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78EF1" w14:textId="77777777" w:rsidR="00567CD6" w:rsidRPr="00276539" w:rsidRDefault="00000000">
      <w:pPr>
        <w:spacing w:after="0" w:line="259" w:lineRule="auto"/>
        <w:ind w:left="295" w:right="0"/>
        <w:jc w:val="left"/>
        <w:rPr>
          <w:rFonts w:ascii="Verdana" w:eastAsia="Verdana" w:hAnsi="Verdana" w:cs="Verdana"/>
          <w:sz w:val="20"/>
          <w:szCs w:val="20"/>
        </w:rPr>
      </w:pPr>
      <w:r w:rsidRPr="00276539">
        <w:rPr>
          <w:rFonts w:ascii="Verdana" w:eastAsia="Verdana" w:hAnsi="Verdana" w:cs="Verdana"/>
          <w:b/>
          <w:sz w:val="20"/>
          <w:szCs w:val="20"/>
        </w:rPr>
        <w:t xml:space="preserve">UNIT-II </w:t>
      </w:r>
    </w:p>
    <w:p w14:paraId="4EE3B8C6" w14:textId="77777777" w:rsidR="00567CD6" w:rsidRPr="00276539" w:rsidRDefault="00000000">
      <w:pPr>
        <w:spacing w:after="164" w:line="259" w:lineRule="auto"/>
        <w:ind w:left="1142"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11345C46" w14:textId="77777777" w:rsidR="00567CD6" w:rsidRPr="00276539" w:rsidRDefault="00000000">
      <w:pPr>
        <w:spacing w:after="0" w:line="259" w:lineRule="auto"/>
        <w:ind w:left="320" w:right="0"/>
        <w:jc w:val="center"/>
        <w:rPr>
          <w:rFonts w:ascii="Verdana" w:eastAsia="Verdana" w:hAnsi="Verdana" w:cs="Verdana"/>
          <w:sz w:val="20"/>
          <w:szCs w:val="20"/>
        </w:rPr>
      </w:pPr>
      <w:r w:rsidRPr="00276539">
        <w:rPr>
          <w:rFonts w:ascii="Verdana" w:eastAsia="Verdana" w:hAnsi="Verdana" w:cs="Verdana"/>
          <w:b/>
          <w:sz w:val="20"/>
          <w:szCs w:val="20"/>
        </w:rPr>
        <w:t xml:space="preserve">Divide and Conquer </w:t>
      </w:r>
    </w:p>
    <w:p w14:paraId="20C4A2D4" w14:textId="77777777" w:rsidR="00567CD6" w:rsidRPr="00276539" w:rsidRDefault="00000000">
      <w:pPr>
        <w:spacing w:after="0" w:line="259" w:lineRule="auto"/>
        <w:ind w:left="385" w:right="0"/>
        <w:jc w:val="center"/>
        <w:rPr>
          <w:rFonts w:ascii="Verdana" w:eastAsia="Verdana" w:hAnsi="Verdana" w:cs="Verdana"/>
          <w:sz w:val="20"/>
          <w:szCs w:val="20"/>
        </w:rPr>
      </w:pPr>
      <w:r w:rsidRPr="00276539">
        <w:rPr>
          <w:rFonts w:ascii="Verdana" w:eastAsia="Verdana" w:hAnsi="Verdana" w:cs="Verdana"/>
          <w:b/>
          <w:sz w:val="20"/>
          <w:szCs w:val="20"/>
        </w:rPr>
        <w:t xml:space="preserve"> </w:t>
      </w:r>
    </w:p>
    <w:p w14:paraId="32A757BD"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58DDB464" w14:textId="77777777" w:rsidR="00567CD6" w:rsidRPr="00276539" w:rsidRDefault="00000000">
      <w:pPr>
        <w:pStyle w:val="Heading1"/>
        <w:ind w:left="535" w:right="450" w:firstLine="540"/>
        <w:rPr>
          <w:color w:val="auto"/>
        </w:rPr>
      </w:pPr>
      <w:r w:rsidRPr="00276539">
        <w:rPr>
          <w:color w:val="auto"/>
        </w:rPr>
        <w:t xml:space="preserve">General Method </w:t>
      </w:r>
    </w:p>
    <w:p w14:paraId="4C5E4C26"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589C3641"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Divide and conquer is a design strategy which is well known to breaking down efficiency barriers. When the method applies, it often leads to a large improvement in time complexity. For example, from O (n</w:t>
      </w:r>
      <w:r w:rsidRPr="00276539">
        <w:rPr>
          <w:rFonts w:ascii="Verdana" w:eastAsia="Verdana" w:hAnsi="Verdana" w:cs="Verdana"/>
          <w:sz w:val="20"/>
          <w:szCs w:val="20"/>
          <w:vertAlign w:val="superscript"/>
        </w:rPr>
        <w:t>2</w:t>
      </w:r>
      <w:r w:rsidRPr="00276539">
        <w:rPr>
          <w:rFonts w:ascii="Verdana" w:eastAsia="Verdana" w:hAnsi="Verdana" w:cs="Verdana"/>
          <w:sz w:val="20"/>
          <w:szCs w:val="20"/>
        </w:rPr>
        <w:t xml:space="preserve">) to O (n log n) to sort the elements. </w:t>
      </w:r>
    </w:p>
    <w:p w14:paraId="7BDA3D64"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E72271A"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Divide and conquer strategy is as follows: divide the problem instance into two or more smaller instances of the same problem, solve the smaller instances recursively, and assemble the solutions to form a solution of the original instance. The recursion stops when an instance is reached which is too small to divide. When dividing the instance, one can either use whatever division comes most easily to hand or invest time in making the division carefully so that the assembly is simplified. </w:t>
      </w:r>
    </w:p>
    <w:p w14:paraId="7C53015C"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7681C70"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Divide and conquer algorithm consists of two parts: </w:t>
      </w:r>
    </w:p>
    <w:p w14:paraId="1017AB77"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7199F3C" w14:textId="77777777" w:rsidR="00567CD6" w:rsidRPr="00276539" w:rsidRDefault="00000000">
      <w:pPr>
        <w:ind w:left="1846" w:right="13" w:hanging="1532"/>
        <w:rPr>
          <w:rFonts w:ascii="Verdana" w:eastAsia="Verdana" w:hAnsi="Verdana" w:cs="Verdana"/>
          <w:sz w:val="20"/>
          <w:szCs w:val="20"/>
        </w:rPr>
      </w:pPr>
      <w:proofErr w:type="gramStart"/>
      <w:r w:rsidRPr="00276539">
        <w:rPr>
          <w:rFonts w:ascii="Verdana" w:eastAsia="Verdana" w:hAnsi="Verdana" w:cs="Verdana"/>
          <w:sz w:val="20"/>
          <w:szCs w:val="20"/>
        </w:rPr>
        <w:t>Divide :</w:t>
      </w:r>
      <w:proofErr w:type="gramEnd"/>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sz w:val="20"/>
          <w:szCs w:val="20"/>
          <w:highlight w:val="yellow"/>
        </w:rPr>
        <w:t>Divide the problem into a number of sub problems. The sub problems are solved recursively.</w:t>
      </w:r>
      <w:r w:rsidRPr="00276539">
        <w:rPr>
          <w:rFonts w:ascii="Verdana" w:eastAsia="Verdana" w:hAnsi="Verdana" w:cs="Verdana"/>
          <w:sz w:val="20"/>
          <w:szCs w:val="20"/>
        </w:rPr>
        <w:t xml:space="preserve"> </w:t>
      </w:r>
    </w:p>
    <w:p w14:paraId="2CFECB0B" w14:textId="77777777" w:rsidR="00567CD6" w:rsidRPr="00276539" w:rsidRDefault="00000000">
      <w:pPr>
        <w:spacing w:after="3" w:line="252" w:lineRule="auto"/>
        <w:ind w:left="210" w:right="0"/>
        <w:jc w:val="center"/>
        <w:rPr>
          <w:rFonts w:ascii="Verdana" w:eastAsia="Verdana" w:hAnsi="Verdana" w:cs="Verdana"/>
          <w:sz w:val="20"/>
          <w:szCs w:val="20"/>
        </w:rPr>
      </w:pPr>
      <w:proofErr w:type="gramStart"/>
      <w:r w:rsidRPr="00276539">
        <w:rPr>
          <w:rFonts w:ascii="Verdana" w:eastAsia="Verdana" w:hAnsi="Verdana" w:cs="Verdana"/>
          <w:sz w:val="20"/>
          <w:szCs w:val="20"/>
        </w:rPr>
        <w:t>Conquer  :</w:t>
      </w:r>
      <w:proofErr w:type="gramEnd"/>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sz w:val="20"/>
          <w:szCs w:val="20"/>
          <w:highlight w:val="yellow"/>
        </w:rPr>
        <w:t>The solution to the original problem is then formed from the solutions to the sub problems (patching together the answers).</w:t>
      </w:r>
      <w:r w:rsidRPr="00276539">
        <w:rPr>
          <w:rFonts w:ascii="Verdana" w:eastAsia="Verdana" w:hAnsi="Verdana" w:cs="Verdana"/>
          <w:sz w:val="20"/>
          <w:szCs w:val="20"/>
        </w:rPr>
        <w:t xml:space="preserve"> </w:t>
      </w:r>
    </w:p>
    <w:p w14:paraId="45C01D6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6356317" w14:textId="77777777" w:rsidR="00567CD6" w:rsidRPr="00276539" w:rsidRDefault="00000000">
      <w:pPr>
        <w:spacing w:after="34"/>
        <w:ind w:left="314" w:right="13"/>
        <w:rPr>
          <w:rFonts w:ascii="Verdana" w:eastAsia="Verdana" w:hAnsi="Verdana" w:cs="Verdana"/>
          <w:sz w:val="20"/>
          <w:szCs w:val="20"/>
        </w:rPr>
      </w:pPr>
      <w:r w:rsidRPr="00276539">
        <w:rPr>
          <w:rFonts w:ascii="Verdana" w:eastAsia="Verdana" w:hAnsi="Verdana" w:cs="Verdana"/>
          <w:sz w:val="20"/>
          <w:szCs w:val="20"/>
        </w:rPr>
        <w:t xml:space="preserve">Traditionally, routines in which the text contains at least two recursive calls are called divide and conquer algorithms, while routines whose text contains only one recursive call are not. Divide–and–conquer is a very powerful use of recursion. </w:t>
      </w:r>
    </w:p>
    <w:p w14:paraId="792765A9" w14:textId="77777777" w:rsidR="00567CD6" w:rsidRPr="00276539" w:rsidRDefault="00000000">
      <w:pPr>
        <w:spacing w:after="124"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773EB6B" w14:textId="77777777" w:rsidR="00567CD6" w:rsidRPr="00276539" w:rsidRDefault="00000000">
      <w:pPr>
        <w:pStyle w:val="Heading1"/>
        <w:ind w:left="535" w:right="450" w:firstLine="540"/>
        <w:rPr>
          <w:color w:val="auto"/>
        </w:rPr>
      </w:pPr>
      <w:r w:rsidRPr="00276539">
        <w:rPr>
          <w:color w:val="auto"/>
        </w:rPr>
        <w:t xml:space="preserve">Control Abstraction of Divide and Conquer </w:t>
      </w:r>
    </w:p>
    <w:p w14:paraId="351B5EC9"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761002AF"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A control abstraction is a procedure whose flow of control is clear but whose primary operations are specified by other procedures whose precise meanings are left undefined. The control abstraction for divide and conquer technique is DANDC(P), where P is the problem to be solved. </w:t>
      </w:r>
    </w:p>
    <w:p w14:paraId="5F43E038"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9FDACDE" w14:textId="77777777" w:rsidR="00567CD6" w:rsidRPr="00276539" w:rsidRDefault="00000000">
      <w:pPr>
        <w:pStyle w:val="Heading1"/>
        <w:ind w:left="310" w:right="450" w:firstLine="540"/>
        <w:rPr>
          <w:color w:val="auto"/>
        </w:rPr>
      </w:pPr>
      <w:r w:rsidRPr="00276539">
        <w:rPr>
          <w:color w:val="auto"/>
        </w:rPr>
        <w:t xml:space="preserve">DANDC </w:t>
      </w:r>
      <w:r w:rsidRPr="00276539">
        <w:rPr>
          <w:b w:val="0"/>
          <w:color w:val="auto"/>
        </w:rPr>
        <w:t xml:space="preserve">(P) </w:t>
      </w:r>
    </w:p>
    <w:p w14:paraId="23DDA966" w14:textId="77777777" w:rsidR="00567CD6" w:rsidRPr="00276539" w:rsidRDefault="00000000">
      <w:pPr>
        <w:ind w:left="1034" w:right="4855" w:hanging="720"/>
        <w:rPr>
          <w:rFonts w:ascii="Verdana" w:eastAsia="Verdana" w:hAnsi="Verdana" w:cs="Verdana"/>
          <w:sz w:val="20"/>
          <w:szCs w:val="20"/>
        </w:rPr>
      </w:pPr>
      <w:proofErr w:type="gramStart"/>
      <w:r w:rsidRPr="00276539">
        <w:rPr>
          <w:rFonts w:ascii="Verdana" w:eastAsia="Verdana" w:hAnsi="Verdana" w:cs="Verdana"/>
          <w:sz w:val="20"/>
          <w:szCs w:val="20"/>
        </w:rPr>
        <w:t>{ if</w:t>
      </w:r>
      <w:proofErr w:type="gramEnd"/>
      <w:r w:rsidRPr="00276539">
        <w:rPr>
          <w:rFonts w:ascii="Verdana" w:eastAsia="Verdana" w:hAnsi="Verdana" w:cs="Verdana"/>
          <w:sz w:val="20"/>
          <w:szCs w:val="20"/>
        </w:rPr>
        <w:t xml:space="preserve"> SMALL (P) then return S (p); </w:t>
      </w:r>
    </w:p>
    <w:p w14:paraId="09B8855A" w14:textId="77777777" w:rsidR="00567CD6" w:rsidRPr="00276539" w:rsidRDefault="00000000">
      <w:pPr>
        <w:ind w:left="1020" w:right="13"/>
        <w:rPr>
          <w:rFonts w:ascii="Verdana" w:eastAsia="Verdana" w:hAnsi="Verdana" w:cs="Verdana"/>
          <w:sz w:val="20"/>
          <w:szCs w:val="20"/>
        </w:rPr>
      </w:pPr>
      <w:r w:rsidRPr="00276539">
        <w:rPr>
          <w:rFonts w:ascii="Verdana" w:eastAsia="Verdana" w:hAnsi="Verdana" w:cs="Verdana"/>
          <w:sz w:val="20"/>
          <w:szCs w:val="20"/>
        </w:rPr>
        <w:t xml:space="preserve">else </w:t>
      </w:r>
    </w:p>
    <w:p w14:paraId="06E07244" w14:textId="77777777" w:rsidR="00567CD6" w:rsidRPr="00276539" w:rsidRDefault="00000000">
      <w:pPr>
        <w:spacing w:after="3" w:line="245" w:lineRule="auto"/>
        <w:ind w:left="1735" w:right="2212" w:hanging="730"/>
        <w:jc w:val="left"/>
        <w:rPr>
          <w:rFonts w:ascii="Verdana" w:eastAsia="Verdana" w:hAnsi="Verdana" w:cs="Verdana"/>
          <w:sz w:val="20"/>
          <w:szCs w:val="20"/>
        </w:rPr>
      </w:pPr>
      <w:proofErr w:type="gramStart"/>
      <w:r w:rsidRPr="00276539">
        <w:rPr>
          <w:rFonts w:ascii="Verdana" w:eastAsia="Verdana" w:hAnsi="Verdana" w:cs="Verdana"/>
          <w:sz w:val="20"/>
          <w:szCs w:val="20"/>
        </w:rPr>
        <w:t>{ divide</w:t>
      </w:r>
      <w:proofErr w:type="gramEnd"/>
      <w:r w:rsidRPr="00276539">
        <w:rPr>
          <w:rFonts w:ascii="Verdana" w:eastAsia="Verdana" w:hAnsi="Verdana" w:cs="Verdana"/>
          <w:sz w:val="20"/>
          <w:szCs w:val="20"/>
        </w:rPr>
        <w:t xml:space="preserve"> p into smaller instances p</w:t>
      </w:r>
      <w:r w:rsidRPr="00276539">
        <w:rPr>
          <w:rFonts w:ascii="Verdana" w:eastAsia="Verdana" w:hAnsi="Verdana" w:cs="Verdana"/>
          <w:sz w:val="20"/>
          <w:szCs w:val="20"/>
          <w:vertAlign w:val="subscript"/>
        </w:rPr>
        <w:t>1</w:t>
      </w:r>
      <w:r w:rsidRPr="00276539">
        <w:rPr>
          <w:rFonts w:ascii="Verdana" w:eastAsia="Verdana" w:hAnsi="Verdana" w:cs="Verdana"/>
          <w:sz w:val="20"/>
          <w:szCs w:val="20"/>
        </w:rPr>
        <w:t>, p</w:t>
      </w:r>
      <w:r w:rsidRPr="00276539">
        <w:rPr>
          <w:rFonts w:ascii="Verdana" w:eastAsia="Verdana" w:hAnsi="Verdana" w:cs="Verdana"/>
          <w:sz w:val="20"/>
          <w:szCs w:val="20"/>
          <w:vertAlign w:val="subscript"/>
        </w:rPr>
        <w:t>2</w:t>
      </w:r>
      <w:r w:rsidRPr="00276539">
        <w:rPr>
          <w:rFonts w:ascii="Verdana" w:eastAsia="Verdana" w:hAnsi="Verdana" w:cs="Verdana"/>
          <w:sz w:val="20"/>
          <w:szCs w:val="20"/>
        </w:rPr>
        <w:t>, …. P</w:t>
      </w:r>
      <w:r w:rsidRPr="00276539">
        <w:rPr>
          <w:rFonts w:ascii="Verdana" w:eastAsia="Verdana" w:hAnsi="Verdana" w:cs="Verdana"/>
          <w:sz w:val="20"/>
          <w:szCs w:val="20"/>
          <w:vertAlign w:val="subscript"/>
        </w:rPr>
        <w:t>k</w:t>
      </w:r>
      <w:r w:rsidRPr="00276539">
        <w:rPr>
          <w:rFonts w:ascii="Verdana" w:eastAsia="Verdana" w:hAnsi="Verdana" w:cs="Verdana"/>
          <w:sz w:val="20"/>
          <w:szCs w:val="20"/>
        </w:rPr>
        <w:t xml:space="preserve">, k </w:t>
      </w:r>
      <w:r w:rsidRPr="00276539">
        <w:rPr>
          <w:rFonts w:ascii="Verdana" w:eastAsia="Verdana" w:hAnsi="Verdana" w:cs="Verdana"/>
          <w:sz w:val="20"/>
          <w:szCs w:val="20"/>
        </w:rPr>
        <w:t xml:space="preserve"> 1; apply DANDC to each of these sub </w:t>
      </w:r>
      <w:proofErr w:type="gramStart"/>
      <w:r w:rsidRPr="00276539">
        <w:rPr>
          <w:rFonts w:ascii="Verdana" w:eastAsia="Verdana" w:hAnsi="Verdana" w:cs="Verdana"/>
          <w:sz w:val="20"/>
          <w:szCs w:val="20"/>
        </w:rPr>
        <w:t>problems;</w:t>
      </w:r>
      <w:proofErr w:type="gramEnd"/>
      <w:r w:rsidRPr="00276539">
        <w:rPr>
          <w:rFonts w:ascii="Verdana" w:eastAsia="Verdana" w:hAnsi="Verdana" w:cs="Verdana"/>
          <w:sz w:val="20"/>
          <w:szCs w:val="20"/>
        </w:rPr>
        <w:t xml:space="preserve"> </w:t>
      </w:r>
    </w:p>
    <w:p w14:paraId="6B8C4064" w14:textId="77777777" w:rsidR="00567CD6" w:rsidRPr="00276539" w:rsidRDefault="00000000">
      <w:pPr>
        <w:ind w:left="1740" w:right="13"/>
        <w:rPr>
          <w:rFonts w:ascii="Verdana" w:eastAsia="Verdana" w:hAnsi="Verdana" w:cs="Verdana"/>
          <w:sz w:val="20"/>
          <w:szCs w:val="20"/>
        </w:rPr>
      </w:pPr>
      <w:r w:rsidRPr="00276539">
        <w:rPr>
          <w:rFonts w:ascii="Verdana" w:eastAsia="Verdana" w:hAnsi="Verdana" w:cs="Verdana"/>
          <w:sz w:val="20"/>
          <w:szCs w:val="20"/>
        </w:rPr>
        <w:t>return (COMBINE (DANDC (p</w:t>
      </w:r>
      <w:r w:rsidRPr="00276539">
        <w:rPr>
          <w:rFonts w:ascii="Verdana" w:eastAsia="Verdana" w:hAnsi="Verdana" w:cs="Verdana"/>
          <w:sz w:val="20"/>
          <w:szCs w:val="20"/>
          <w:vertAlign w:val="subscript"/>
        </w:rPr>
        <w:t>1</w:t>
      </w:r>
      <w:proofErr w:type="gramStart"/>
      <w:r w:rsidRPr="00276539">
        <w:rPr>
          <w:rFonts w:ascii="Verdana" w:eastAsia="Verdana" w:hAnsi="Verdana" w:cs="Verdana"/>
          <w:sz w:val="20"/>
          <w:szCs w:val="20"/>
        </w:rPr>
        <w:t>) ,</w:t>
      </w:r>
      <w:proofErr w:type="gramEnd"/>
      <w:r w:rsidRPr="00276539">
        <w:rPr>
          <w:rFonts w:ascii="Verdana" w:eastAsia="Verdana" w:hAnsi="Verdana" w:cs="Verdana"/>
          <w:sz w:val="20"/>
          <w:szCs w:val="20"/>
        </w:rPr>
        <w:t xml:space="preserve"> DANDC (p</w:t>
      </w:r>
      <w:r w:rsidRPr="00276539">
        <w:rPr>
          <w:rFonts w:ascii="Verdana" w:eastAsia="Verdana" w:hAnsi="Verdana" w:cs="Verdana"/>
          <w:sz w:val="20"/>
          <w:szCs w:val="20"/>
          <w:vertAlign w:val="subscript"/>
        </w:rPr>
        <w:t>2</w:t>
      </w:r>
      <w:r w:rsidRPr="00276539">
        <w:rPr>
          <w:rFonts w:ascii="Verdana" w:eastAsia="Verdana" w:hAnsi="Verdana" w:cs="Verdana"/>
          <w:sz w:val="20"/>
          <w:szCs w:val="20"/>
        </w:rPr>
        <w:t>),…., DANDC (p</w:t>
      </w:r>
      <w:r w:rsidRPr="00276539">
        <w:rPr>
          <w:rFonts w:ascii="Verdana" w:eastAsia="Verdana" w:hAnsi="Verdana" w:cs="Verdana"/>
          <w:sz w:val="20"/>
          <w:szCs w:val="20"/>
          <w:vertAlign w:val="subscript"/>
        </w:rPr>
        <w:t>k</w:t>
      </w:r>
      <w:r w:rsidRPr="00276539">
        <w:rPr>
          <w:rFonts w:ascii="Verdana" w:eastAsia="Verdana" w:hAnsi="Verdana" w:cs="Verdana"/>
          <w:sz w:val="20"/>
          <w:szCs w:val="20"/>
        </w:rPr>
        <w:t xml:space="preserve">)); </w:t>
      </w:r>
    </w:p>
    <w:p w14:paraId="7E8F242D" w14:textId="77777777" w:rsidR="00567CD6" w:rsidRPr="00276539" w:rsidRDefault="00000000">
      <w:pPr>
        <w:ind w:left="1020" w:right="13"/>
        <w:rPr>
          <w:rFonts w:ascii="Verdana" w:eastAsia="Verdana" w:hAnsi="Verdana" w:cs="Verdana"/>
          <w:sz w:val="20"/>
          <w:szCs w:val="20"/>
        </w:rPr>
      </w:pPr>
      <w:r w:rsidRPr="00276539">
        <w:rPr>
          <w:rFonts w:ascii="Verdana" w:eastAsia="Verdana" w:hAnsi="Verdana" w:cs="Verdana"/>
          <w:sz w:val="20"/>
          <w:szCs w:val="20"/>
        </w:rPr>
        <w:t xml:space="preserve">} </w:t>
      </w:r>
    </w:p>
    <w:p w14:paraId="546BC942"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4614CD01" w14:textId="77777777" w:rsidR="00567CD6" w:rsidRPr="00276539" w:rsidRDefault="00000000">
      <w:pPr>
        <w:spacing w:after="179"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7098C03"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SMALL (P) is a Boolean valued function which determines whether the input size is small enough so that the answer can be computed without splitting. If this is so function ‘S’ is invoked otherwise, the problem ‘p’ into smaller sub problems. These sub problems p</w:t>
      </w:r>
      <w:r w:rsidRPr="00276539">
        <w:rPr>
          <w:rFonts w:ascii="Verdana" w:eastAsia="Verdana" w:hAnsi="Verdana" w:cs="Verdana"/>
          <w:sz w:val="20"/>
          <w:szCs w:val="20"/>
          <w:vertAlign w:val="subscript"/>
        </w:rPr>
        <w:t>1</w:t>
      </w:r>
      <w:r w:rsidRPr="00276539">
        <w:rPr>
          <w:rFonts w:ascii="Verdana" w:eastAsia="Verdana" w:hAnsi="Verdana" w:cs="Verdana"/>
          <w:sz w:val="20"/>
          <w:szCs w:val="20"/>
        </w:rPr>
        <w:t>, p</w:t>
      </w:r>
      <w:r w:rsidRPr="00276539">
        <w:rPr>
          <w:rFonts w:ascii="Verdana" w:eastAsia="Verdana" w:hAnsi="Verdana" w:cs="Verdana"/>
          <w:sz w:val="20"/>
          <w:szCs w:val="20"/>
          <w:vertAlign w:val="subscript"/>
        </w:rPr>
        <w:t>2</w:t>
      </w:r>
      <w:r w:rsidRPr="00276539">
        <w:rPr>
          <w:rFonts w:ascii="Verdana" w:eastAsia="Verdana" w:hAnsi="Verdana" w:cs="Verdana"/>
          <w:sz w:val="20"/>
          <w:szCs w:val="20"/>
        </w:rPr>
        <w:t xml:space="preserve">, </w:t>
      </w:r>
      <w:proofErr w:type="gramStart"/>
      <w:r w:rsidRPr="00276539">
        <w:rPr>
          <w:rFonts w:ascii="Verdana" w:eastAsia="Verdana" w:hAnsi="Verdana" w:cs="Verdana"/>
          <w:sz w:val="20"/>
          <w:szCs w:val="20"/>
        </w:rPr>
        <w:t>. . . ,</w:t>
      </w:r>
      <w:proofErr w:type="gramEnd"/>
      <w:r w:rsidRPr="00276539">
        <w:rPr>
          <w:rFonts w:ascii="Verdana" w:eastAsia="Verdana" w:hAnsi="Verdana" w:cs="Verdana"/>
          <w:sz w:val="20"/>
          <w:szCs w:val="20"/>
        </w:rPr>
        <w:t xml:space="preserve"> p</w:t>
      </w:r>
      <w:r w:rsidRPr="00276539">
        <w:rPr>
          <w:rFonts w:ascii="Verdana" w:eastAsia="Verdana" w:hAnsi="Verdana" w:cs="Verdana"/>
          <w:sz w:val="20"/>
          <w:szCs w:val="20"/>
          <w:vertAlign w:val="subscript"/>
        </w:rPr>
        <w:t>k</w:t>
      </w:r>
      <w:r w:rsidRPr="00276539">
        <w:rPr>
          <w:rFonts w:ascii="Verdana" w:eastAsia="Verdana" w:hAnsi="Verdana" w:cs="Verdana"/>
          <w:sz w:val="20"/>
          <w:szCs w:val="20"/>
        </w:rPr>
        <w:t xml:space="preserve"> are solved by recursive application of DANDC. </w:t>
      </w:r>
    </w:p>
    <w:p w14:paraId="344D111A"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B95ED43"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1BBDC83"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If the sizes of the two sub problems are approximately </w:t>
      </w:r>
      <w:proofErr w:type="gramStart"/>
      <w:r w:rsidRPr="00276539">
        <w:rPr>
          <w:rFonts w:ascii="Verdana" w:eastAsia="Verdana" w:hAnsi="Verdana" w:cs="Verdana"/>
          <w:sz w:val="20"/>
          <w:szCs w:val="20"/>
        </w:rPr>
        <w:t>equal</w:t>
      </w:r>
      <w:proofErr w:type="gramEnd"/>
      <w:r w:rsidRPr="00276539">
        <w:rPr>
          <w:rFonts w:ascii="Verdana" w:eastAsia="Verdana" w:hAnsi="Verdana" w:cs="Verdana"/>
          <w:sz w:val="20"/>
          <w:szCs w:val="20"/>
        </w:rPr>
        <w:t xml:space="preserve"> then the computing time of DANDC is: </w:t>
      </w:r>
    </w:p>
    <w:p w14:paraId="6F0757C4" w14:textId="77777777" w:rsidR="00567CD6" w:rsidRPr="00276539" w:rsidRDefault="00000000">
      <w:pPr>
        <w:spacing w:after="245"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7BEF3AA" w14:textId="77777777" w:rsidR="00567CD6" w:rsidRPr="00276539" w:rsidRDefault="00000000">
      <w:pPr>
        <w:tabs>
          <w:tab w:val="center" w:pos="2516"/>
          <w:tab w:val="center" w:pos="4887"/>
        </w:tabs>
        <w:ind w:left="0" w:right="0"/>
        <w:jc w:val="left"/>
        <w:rPr>
          <w:rFonts w:ascii="Verdana" w:eastAsia="Verdana" w:hAnsi="Verdana" w:cs="Verdana"/>
          <w:sz w:val="20"/>
          <w:szCs w:val="20"/>
        </w:rPr>
      </w:pPr>
      <w:r w:rsidRPr="00276539">
        <w:rPr>
          <w:rFonts w:ascii="Verdana" w:eastAsia="Verdana" w:hAnsi="Verdana" w:cs="Verdana"/>
          <w:sz w:val="20"/>
          <w:szCs w:val="20"/>
        </w:rPr>
        <w:lastRenderedPageBreak/>
        <w:tab/>
      </w:r>
      <w:proofErr w:type="gramStart"/>
      <w:r w:rsidRPr="00276539">
        <w:rPr>
          <w:rFonts w:ascii="Verdana" w:eastAsia="Verdana" w:hAnsi="Verdana" w:cs="Verdana"/>
          <w:sz w:val="20"/>
          <w:szCs w:val="20"/>
        </w:rPr>
        <w:t>  g</w:t>
      </w:r>
      <w:proofErr w:type="gramEnd"/>
      <w:r w:rsidRPr="00276539">
        <w:rPr>
          <w:rFonts w:ascii="Verdana" w:eastAsia="Verdana" w:hAnsi="Verdana" w:cs="Verdana"/>
          <w:sz w:val="20"/>
          <w:szCs w:val="20"/>
        </w:rPr>
        <w:t xml:space="preserve"> (n) </w:t>
      </w:r>
      <w:r w:rsidRPr="00276539">
        <w:rPr>
          <w:rFonts w:ascii="Verdana" w:eastAsia="Verdana" w:hAnsi="Verdana" w:cs="Verdana"/>
          <w:sz w:val="20"/>
          <w:szCs w:val="20"/>
        </w:rPr>
        <w:tab/>
        <w:t xml:space="preserve">n small </w:t>
      </w:r>
    </w:p>
    <w:p w14:paraId="4396852B" w14:textId="77777777" w:rsidR="00567CD6" w:rsidRPr="00276539" w:rsidRDefault="00000000">
      <w:pPr>
        <w:ind w:left="1056" w:right="13"/>
        <w:rPr>
          <w:rFonts w:ascii="Verdana" w:eastAsia="Verdana" w:hAnsi="Verdana" w:cs="Verdana"/>
          <w:sz w:val="20"/>
          <w:szCs w:val="20"/>
        </w:rPr>
      </w:pPr>
      <w:proofErr w:type="gramStart"/>
      <w:r w:rsidRPr="00276539">
        <w:rPr>
          <w:rFonts w:ascii="Verdana" w:eastAsia="Verdana" w:hAnsi="Verdana" w:cs="Verdana"/>
          <w:sz w:val="20"/>
          <w:szCs w:val="20"/>
        </w:rPr>
        <w:t>T  (</w:t>
      </w:r>
      <w:proofErr w:type="gramEnd"/>
      <w:r w:rsidRPr="00276539">
        <w:rPr>
          <w:rFonts w:ascii="Verdana" w:eastAsia="Verdana" w:hAnsi="Verdana" w:cs="Verdana"/>
          <w:sz w:val="20"/>
          <w:szCs w:val="20"/>
        </w:rPr>
        <w:t xml:space="preserve">n) = </w:t>
      </w:r>
      <w:r w:rsidRPr="00276539">
        <w:rPr>
          <w:rFonts w:ascii="Verdana" w:eastAsia="Verdana" w:hAnsi="Verdana" w:cs="Verdana"/>
          <w:sz w:val="20"/>
          <w:szCs w:val="20"/>
        </w:rPr>
        <w:t xml:space="preserve"> </w:t>
      </w:r>
    </w:p>
    <w:p w14:paraId="007F963F" w14:textId="77777777" w:rsidR="00567CD6" w:rsidRPr="00276539" w:rsidRDefault="00000000">
      <w:pPr>
        <w:tabs>
          <w:tab w:val="center" w:pos="3032"/>
          <w:tab w:val="center" w:pos="5030"/>
        </w:tabs>
        <w:ind w:left="0" w:right="0"/>
        <w:jc w:val="left"/>
        <w:rPr>
          <w:rFonts w:ascii="Verdana" w:eastAsia="Verdana" w:hAnsi="Verdana" w:cs="Verdana"/>
          <w:sz w:val="20"/>
          <w:szCs w:val="20"/>
        </w:rPr>
      </w:pPr>
      <w:r w:rsidRPr="00276539">
        <w:rPr>
          <w:rFonts w:ascii="Verdana" w:eastAsia="Verdana" w:hAnsi="Verdana" w:cs="Verdana"/>
          <w:sz w:val="20"/>
          <w:szCs w:val="20"/>
        </w:rPr>
        <w:tab/>
      </w:r>
      <w:r w:rsidRPr="00276539">
        <w:rPr>
          <w:rFonts w:ascii="Verdana" w:eastAsia="Verdana" w:hAnsi="Verdana" w:cs="Verdana"/>
          <w:sz w:val="20"/>
          <w:szCs w:val="20"/>
          <w:vertAlign w:val="subscript"/>
        </w:rPr>
        <w:t xml:space="preserve"> </w:t>
      </w:r>
      <w:r w:rsidRPr="00276539">
        <w:rPr>
          <w:rFonts w:ascii="Verdana" w:eastAsia="Verdana" w:hAnsi="Verdana" w:cs="Verdana"/>
          <w:sz w:val="20"/>
          <w:szCs w:val="20"/>
        </w:rPr>
        <w:t>2 T(n/2)</w:t>
      </w:r>
      <w:r w:rsidRPr="00276539">
        <w:rPr>
          <w:rFonts w:ascii="Verdana" w:eastAsia="Verdana" w:hAnsi="Verdana" w:cs="Verdana"/>
          <w:sz w:val="20"/>
          <w:szCs w:val="20"/>
        </w:rPr>
        <w:t xml:space="preserve"> f (n) </w:t>
      </w:r>
      <w:r w:rsidRPr="00276539">
        <w:rPr>
          <w:rFonts w:ascii="Verdana" w:eastAsia="Verdana" w:hAnsi="Verdana" w:cs="Verdana"/>
          <w:sz w:val="20"/>
          <w:szCs w:val="20"/>
        </w:rPr>
        <w:tab/>
        <w:t xml:space="preserve">otherwise </w:t>
      </w:r>
      <w:r w:rsidRPr="00276539">
        <w:rPr>
          <w:noProof/>
        </w:rPr>
        <w:drawing>
          <wp:anchor distT="0" distB="0" distL="0" distR="0" simplePos="0" relativeHeight="251658240" behindDoc="1" locked="0" layoutInCell="1" hidden="0" allowOverlap="1" wp14:anchorId="52DD5183" wp14:editId="0F8CFD7D">
            <wp:simplePos x="0" y="0"/>
            <wp:positionH relativeFrom="column">
              <wp:posOffset>1368247</wp:posOffset>
            </wp:positionH>
            <wp:positionV relativeFrom="paragraph">
              <wp:posOffset>7446</wp:posOffset>
            </wp:positionV>
            <wp:extent cx="62484" cy="156972"/>
            <wp:effectExtent l="0" t="0" r="0" b="0"/>
            <wp:wrapNone/>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2484" cy="156972"/>
                    </a:xfrm>
                    <a:prstGeom prst="rect">
                      <a:avLst/>
                    </a:prstGeom>
                    <a:ln/>
                  </pic:spPr>
                </pic:pic>
              </a:graphicData>
            </a:graphic>
          </wp:anchor>
        </w:drawing>
      </w:r>
    </w:p>
    <w:p w14:paraId="39B39746" w14:textId="77777777" w:rsidR="00567CD6" w:rsidRPr="00276539" w:rsidRDefault="00000000">
      <w:pPr>
        <w:spacing w:after="181"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9BF2E99" w14:textId="77777777" w:rsidR="00567CD6" w:rsidRPr="00276539" w:rsidRDefault="00000000">
      <w:pPr>
        <w:ind w:left="1082" w:right="954" w:hanging="768"/>
        <w:rPr>
          <w:rFonts w:ascii="Verdana" w:eastAsia="Verdana" w:hAnsi="Verdana" w:cs="Verdana"/>
          <w:sz w:val="20"/>
          <w:szCs w:val="20"/>
        </w:rPr>
      </w:pPr>
      <w:r w:rsidRPr="00276539">
        <w:rPr>
          <w:rFonts w:ascii="Verdana" w:eastAsia="Verdana" w:hAnsi="Verdana" w:cs="Verdana"/>
          <w:sz w:val="20"/>
          <w:szCs w:val="20"/>
        </w:rPr>
        <w:t xml:space="preserve">Where, T (n) is the time for DANDC on ‘n’ inputs g (n) is the time to complete the answer directly for small inputs and </w:t>
      </w:r>
    </w:p>
    <w:p w14:paraId="766B8489" w14:textId="77777777" w:rsidR="00567CD6" w:rsidRPr="00276539" w:rsidRDefault="00000000">
      <w:pPr>
        <w:spacing w:after="31"/>
        <w:ind w:left="1140" w:right="13"/>
        <w:rPr>
          <w:rFonts w:ascii="Verdana" w:eastAsia="Verdana" w:hAnsi="Verdana" w:cs="Verdana"/>
          <w:sz w:val="20"/>
          <w:szCs w:val="20"/>
        </w:rPr>
      </w:pPr>
      <w:r w:rsidRPr="00276539">
        <w:rPr>
          <w:rFonts w:ascii="Verdana" w:eastAsia="Verdana" w:hAnsi="Verdana" w:cs="Verdana"/>
          <w:sz w:val="20"/>
          <w:szCs w:val="20"/>
        </w:rPr>
        <w:t xml:space="preserve">f (n) is the time for Divide and Combine </w:t>
      </w:r>
    </w:p>
    <w:p w14:paraId="15C87DA0" w14:textId="77777777" w:rsidR="00567CD6" w:rsidRPr="00276539" w:rsidRDefault="00000000">
      <w:pPr>
        <w:spacing w:after="143"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7880E5C" w14:textId="77777777" w:rsidR="00567CD6" w:rsidRPr="00276539" w:rsidRDefault="00000000">
      <w:pPr>
        <w:spacing w:after="143" w:line="259" w:lineRule="auto"/>
        <w:ind w:left="0" w:right="0"/>
        <w:jc w:val="left"/>
        <w:rPr>
          <w:rFonts w:ascii="Verdana" w:eastAsia="Verdana" w:hAnsi="Verdana" w:cs="Verdana"/>
          <w:b/>
          <w:sz w:val="20"/>
          <w:szCs w:val="20"/>
        </w:rPr>
      </w:pPr>
      <w:r w:rsidRPr="00276539">
        <w:rPr>
          <w:rFonts w:ascii="Verdana" w:eastAsia="Verdana" w:hAnsi="Verdana" w:cs="Verdana"/>
          <w:b/>
          <w:sz w:val="20"/>
          <w:szCs w:val="20"/>
        </w:rPr>
        <w:t>BINARY SEARCH:</w:t>
      </w:r>
    </w:p>
    <w:p w14:paraId="499BB1D8" w14:textId="77777777" w:rsidR="00567CD6" w:rsidRPr="00276539" w:rsidRDefault="00000000">
      <w:pPr>
        <w:spacing w:after="143" w:line="259" w:lineRule="auto"/>
        <w:ind w:left="0" w:right="0"/>
        <w:jc w:val="left"/>
        <w:rPr>
          <w:rFonts w:ascii="Verdana" w:eastAsia="Verdana" w:hAnsi="Verdana" w:cs="Verdana"/>
          <w:sz w:val="20"/>
          <w:szCs w:val="20"/>
          <w:highlight w:val="white"/>
        </w:rPr>
      </w:pPr>
      <w:r w:rsidRPr="00276539">
        <w:rPr>
          <w:rFonts w:ascii="Verdana" w:eastAsia="Verdana" w:hAnsi="Verdana" w:cs="Verdana"/>
          <w:sz w:val="20"/>
          <w:szCs w:val="20"/>
          <w:highlight w:val="white"/>
        </w:rPr>
        <w:t>The binary search method is more efficient than the linear search method. The array must be sorted for binary search, which is not necessary for linear search. Binary search Binary search is a search strategy based on </w:t>
      </w:r>
      <w:hyperlink r:id="rId8">
        <w:r w:rsidRPr="00276539">
          <w:rPr>
            <w:rFonts w:ascii="Verdana" w:eastAsia="Verdana" w:hAnsi="Verdana" w:cs="Verdana"/>
            <w:sz w:val="20"/>
            <w:szCs w:val="20"/>
            <w:highlight w:val="white"/>
            <w:u w:val="single"/>
          </w:rPr>
          <w:t>divide and conquer</w:t>
        </w:r>
      </w:hyperlink>
      <w:r w:rsidRPr="00276539">
        <w:rPr>
          <w:rFonts w:ascii="Verdana" w:eastAsia="Verdana" w:hAnsi="Verdana" w:cs="Verdana"/>
          <w:sz w:val="20"/>
          <w:szCs w:val="20"/>
          <w:highlight w:val="white"/>
        </w:rPr>
        <w:t xml:space="preserve">. The method divides the list into two halves at each step and checks weather the element to be searched is on the top or lower side of the array. If the element </w:t>
      </w:r>
      <w:proofErr w:type="gramStart"/>
      <w:r w:rsidRPr="00276539">
        <w:rPr>
          <w:rFonts w:ascii="Verdana" w:eastAsia="Verdana" w:hAnsi="Verdana" w:cs="Verdana"/>
          <w:sz w:val="20"/>
          <w:szCs w:val="20"/>
          <w:highlight w:val="white"/>
        </w:rPr>
        <w:t>is located in</w:t>
      </w:r>
      <w:proofErr w:type="gramEnd"/>
      <w:r w:rsidRPr="00276539">
        <w:rPr>
          <w:rFonts w:ascii="Verdana" w:eastAsia="Verdana" w:hAnsi="Verdana" w:cs="Verdana"/>
          <w:sz w:val="20"/>
          <w:szCs w:val="20"/>
          <w:highlight w:val="white"/>
        </w:rPr>
        <w:t xml:space="preserve"> the </w:t>
      </w:r>
      <w:proofErr w:type="spellStart"/>
      <w:r w:rsidRPr="00276539">
        <w:rPr>
          <w:rFonts w:ascii="Verdana" w:eastAsia="Verdana" w:hAnsi="Verdana" w:cs="Verdana"/>
          <w:sz w:val="20"/>
          <w:szCs w:val="20"/>
          <w:highlight w:val="white"/>
        </w:rPr>
        <w:t>center</w:t>
      </w:r>
      <w:proofErr w:type="spellEnd"/>
      <w:r w:rsidRPr="00276539">
        <w:rPr>
          <w:rFonts w:ascii="Verdana" w:eastAsia="Verdana" w:hAnsi="Verdana" w:cs="Verdana"/>
          <w:sz w:val="20"/>
          <w:szCs w:val="20"/>
          <w:highlight w:val="white"/>
        </w:rPr>
        <w:t>, the algorithm returns.</w:t>
      </w:r>
    </w:p>
    <w:p w14:paraId="75027DD0"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Let us assign minimum and maximum index of the array to variables </w:t>
      </w:r>
      <w:r w:rsidRPr="00276539">
        <w:rPr>
          <w:rFonts w:ascii="Verdana" w:eastAsia="Verdana" w:hAnsi="Verdana" w:cs="Verdana"/>
          <w:i/>
          <w:sz w:val="20"/>
          <w:szCs w:val="20"/>
        </w:rPr>
        <w:t>low</w:t>
      </w:r>
      <w:r w:rsidRPr="00276539">
        <w:rPr>
          <w:rFonts w:ascii="Verdana" w:eastAsia="Verdana" w:hAnsi="Verdana" w:cs="Verdana"/>
          <w:sz w:val="20"/>
          <w:szCs w:val="20"/>
        </w:rPr>
        <w:t> and </w:t>
      </w:r>
      <w:r w:rsidRPr="00276539">
        <w:rPr>
          <w:rFonts w:ascii="Verdana" w:eastAsia="Verdana" w:hAnsi="Verdana" w:cs="Verdana"/>
          <w:i/>
          <w:sz w:val="20"/>
          <w:szCs w:val="20"/>
        </w:rPr>
        <w:t>high</w:t>
      </w:r>
      <w:r w:rsidRPr="00276539">
        <w:rPr>
          <w:rFonts w:ascii="Verdana" w:eastAsia="Verdana" w:hAnsi="Verdana" w:cs="Verdana"/>
          <w:sz w:val="20"/>
          <w:szCs w:val="20"/>
        </w:rPr>
        <w:t>, respectively. The middle index is computed as (low + high)/2.</w:t>
      </w:r>
    </w:p>
    <w:p w14:paraId="7BA1864D"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In every iteration, the algorithm compares the middle element of the array with a key to be searched. Initial range of search is </w:t>
      </w:r>
      <w:proofErr w:type="gramStart"/>
      <w:r w:rsidRPr="00276539">
        <w:rPr>
          <w:rFonts w:ascii="Verdana" w:eastAsia="Verdana" w:hAnsi="Verdana" w:cs="Verdana"/>
          <w:sz w:val="20"/>
          <w:szCs w:val="20"/>
        </w:rPr>
        <w:t>A[</w:t>
      </w:r>
      <w:proofErr w:type="gramEnd"/>
      <w:r w:rsidRPr="00276539">
        <w:rPr>
          <w:rFonts w:ascii="Verdana" w:eastAsia="Verdana" w:hAnsi="Verdana" w:cs="Verdana"/>
          <w:sz w:val="20"/>
          <w:szCs w:val="20"/>
        </w:rPr>
        <w:t>0] to A[n – 1]. When the key is compared with A [</w:t>
      </w:r>
      <w:r w:rsidRPr="00276539">
        <w:rPr>
          <w:rFonts w:ascii="Verdana" w:eastAsia="Verdana" w:hAnsi="Verdana" w:cs="Verdana"/>
          <w:i/>
          <w:sz w:val="20"/>
          <w:szCs w:val="20"/>
        </w:rPr>
        <w:t>mid</w:t>
      </w:r>
      <w:r w:rsidRPr="00276539">
        <w:rPr>
          <w:rFonts w:ascii="Verdana" w:eastAsia="Verdana" w:hAnsi="Verdana" w:cs="Verdana"/>
          <w:sz w:val="20"/>
          <w:szCs w:val="20"/>
        </w:rPr>
        <w:t xml:space="preserve">], there are three </w:t>
      </w:r>
      <w:proofErr w:type="gramStart"/>
      <w:r w:rsidRPr="00276539">
        <w:rPr>
          <w:rFonts w:ascii="Verdana" w:eastAsia="Verdana" w:hAnsi="Verdana" w:cs="Verdana"/>
          <w:sz w:val="20"/>
          <w:szCs w:val="20"/>
        </w:rPr>
        <w:t>possibilities :</w:t>
      </w:r>
      <w:proofErr w:type="gramEnd"/>
    </w:p>
    <w:p w14:paraId="7EAA2DFB" w14:textId="77777777" w:rsidR="00567CD6" w:rsidRPr="00276539" w:rsidRDefault="00000000">
      <w:pPr>
        <w:numPr>
          <w:ilvl w:val="0"/>
          <w:numId w:val="14"/>
        </w:numPr>
        <w:shd w:val="clear" w:color="auto" w:fill="FFFFFF"/>
        <w:spacing w:after="0" w:line="240" w:lineRule="auto"/>
        <w:ind w:left="1170" w:right="0"/>
        <w:jc w:val="left"/>
        <w:rPr>
          <w:rFonts w:ascii="Verdana" w:eastAsia="Verdana" w:hAnsi="Verdana" w:cs="Verdana"/>
          <w:sz w:val="20"/>
          <w:szCs w:val="20"/>
        </w:rPr>
      </w:pPr>
      <w:r w:rsidRPr="00276539">
        <w:rPr>
          <w:rFonts w:ascii="Verdana" w:eastAsia="Verdana" w:hAnsi="Verdana" w:cs="Verdana"/>
          <w:sz w:val="20"/>
          <w:szCs w:val="20"/>
        </w:rPr>
        <w:t>The array is already sorted, so if key &lt; A[mid] then key cannot be present in the bottom half of the array. Search space of problem will be reduced by setting the </w:t>
      </w:r>
      <w:r w:rsidRPr="00276539">
        <w:rPr>
          <w:rFonts w:ascii="Verdana" w:eastAsia="Verdana" w:hAnsi="Verdana" w:cs="Verdana"/>
          <w:i/>
          <w:sz w:val="20"/>
          <w:szCs w:val="20"/>
        </w:rPr>
        <w:t>high</w:t>
      </w:r>
      <w:r w:rsidRPr="00276539">
        <w:rPr>
          <w:rFonts w:ascii="Verdana" w:eastAsia="Verdana" w:hAnsi="Verdana" w:cs="Verdana"/>
          <w:sz w:val="20"/>
          <w:szCs w:val="20"/>
        </w:rPr>
        <w:t> index to (mid – 1). New search range would be A[</w:t>
      </w:r>
      <w:r w:rsidRPr="00276539">
        <w:rPr>
          <w:rFonts w:ascii="Verdana" w:eastAsia="Verdana" w:hAnsi="Verdana" w:cs="Verdana"/>
          <w:i/>
          <w:sz w:val="20"/>
          <w:szCs w:val="20"/>
        </w:rPr>
        <w:t>low</w:t>
      </w:r>
      <w:r w:rsidRPr="00276539">
        <w:rPr>
          <w:rFonts w:ascii="Verdana" w:eastAsia="Verdana" w:hAnsi="Verdana" w:cs="Verdana"/>
          <w:sz w:val="20"/>
          <w:szCs w:val="20"/>
        </w:rPr>
        <w:t xml:space="preserve">] to </w:t>
      </w:r>
      <w:proofErr w:type="gramStart"/>
      <w:r w:rsidRPr="00276539">
        <w:rPr>
          <w:rFonts w:ascii="Verdana" w:eastAsia="Verdana" w:hAnsi="Verdana" w:cs="Verdana"/>
          <w:sz w:val="20"/>
          <w:szCs w:val="20"/>
        </w:rPr>
        <w:t>A[</w:t>
      </w:r>
      <w:proofErr w:type="gramEnd"/>
      <w:r w:rsidRPr="00276539">
        <w:rPr>
          <w:rFonts w:ascii="Verdana" w:eastAsia="Verdana" w:hAnsi="Verdana" w:cs="Verdana"/>
          <w:i/>
          <w:sz w:val="20"/>
          <w:szCs w:val="20"/>
        </w:rPr>
        <w:t>mid</w:t>
      </w:r>
      <w:r w:rsidRPr="00276539">
        <w:rPr>
          <w:rFonts w:ascii="Verdana" w:eastAsia="Verdana" w:hAnsi="Verdana" w:cs="Verdana"/>
          <w:sz w:val="20"/>
          <w:szCs w:val="20"/>
        </w:rPr>
        <w:t> – 1].</w:t>
      </w:r>
    </w:p>
    <w:p w14:paraId="61B2F9AE" w14:textId="77777777" w:rsidR="00567CD6" w:rsidRPr="00276539" w:rsidRDefault="00000000">
      <w:pPr>
        <w:numPr>
          <w:ilvl w:val="0"/>
          <w:numId w:val="14"/>
        </w:numPr>
        <w:shd w:val="clear" w:color="auto" w:fill="FFFFFF"/>
        <w:spacing w:after="0" w:line="240" w:lineRule="auto"/>
        <w:ind w:left="1170" w:right="0"/>
        <w:jc w:val="left"/>
        <w:rPr>
          <w:rFonts w:ascii="Verdana" w:eastAsia="Verdana" w:hAnsi="Verdana" w:cs="Verdana"/>
          <w:sz w:val="20"/>
          <w:szCs w:val="20"/>
        </w:rPr>
      </w:pPr>
      <w:r w:rsidRPr="00276539">
        <w:rPr>
          <w:rFonts w:ascii="Verdana" w:eastAsia="Verdana" w:hAnsi="Verdana" w:cs="Verdana"/>
          <w:sz w:val="20"/>
          <w:szCs w:val="20"/>
        </w:rPr>
        <w:t>If key &gt; A[</w:t>
      </w:r>
      <w:r w:rsidRPr="00276539">
        <w:rPr>
          <w:rFonts w:ascii="Verdana" w:eastAsia="Verdana" w:hAnsi="Verdana" w:cs="Verdana"/>
          <w:i/>
          <w:sz w:val="20"/>
          <w:szCs w:val="20"/>
        </w:rPr>
        <w:t>mid</w:t>
      </w:r>
      <w:r w:rsidRPr="00276539">
        <w:rPr>
          <w:rFonts w:ascii="Verdana" w:eastAsia="Verdana" w:hAnsi="Verdana" w:cs="Verdana"/>
          <w:sz w:val="20"/>
          <w:szCs w:val="20"/>
        </w:rPr>
        <w:t>] then the key cannot be present in the upper half of the array. Search space of problem will be reduced by moving the </w:t>
      </w:r>
      <w:r w:rsidRPr="00276539">
        <w:rPr>
          <w:rFonts w:ascii="Verdana" w:eastAsia="Verdana" w:hAnsi="Verdana" w:cs="Verdana"/>
          <w:i/>
          <w:sz w:val="20"/>
          <w:szCs w:val="20"/>
        </w:rPr>
        <w:t>low</w:t>
      </w:r>
      <w:r w:rsidRPr="00276539">
        <w:rPr>
          <w:rFonts w:ascii="Verdana" w:eastAsia="Verdana" w:hAnsi="Verdana" w:cs="Verdana"/>
          <w:sz w:val="20"/>
          <w:szCs w:val="20"/>
        </w:rPr>
        <w:t xml:space="preserve"> index to (mid + 1). New search range would be </w:t>
      </w:r>
      <w:proofErr w:type="gramStart"/>
      <w:r w:rsidRPr="00276539">
        <w:rPr>
          <w:rFonts w:ascii="Verdana" w:eastAsia="Verdana" w:hAnsi="Verdana" w:cs="Verdana"/>
          <w:sz w:val="20"/>
          <w:szCs w:val="20"/>
        </w:rPr>
        <w:t>A[</w:t>
      </w:r>
      <w:proofErr w:type="gramEnd"/>
      <w:r w:rsidRPr="00276539">
        <w:rPr>
          <w:rFonts w:ascii="Verdana" w:eastAsia="Verdana" w:hAnsi="Verdana" w:cs="Verdana"/>
          <w:i/>
          <w:sz w:val="20"/>
          <w:szCs w:val="20"/>
        </w:rPr>
        <w:t>mid</w:t>
      </w:r>
      <w:r w:rsidRPr="00276539">
        <w:rPr>
          <w:rFonts w:ascii="Verdana" w:eastAsia="Verdana" w:hAnsi="Verdana" w:cs="Verdana"/>
          <w:sz w:val="20"/>
          <w:szCs w:val="20"/>
        </w:rPr>
        <w:t> + 1] to A[</w:t>
      </w:r>
      <w:r w:rsidRPr="00276539">
        <w:rPr>
          <w:rFonts w:ascii="Verdana" w:eastAsia="Verdana" w:hAnsi="Verdana" w:cs="Verdana"/>
          <w:i/>
          <w:sz w:val="20"/>
          <w:szCs w:val="20"/>
        </w:rPr>
        <w:t>high</w:t>
      </w:r>
      <w:r w:rsidRPr="00276539">
        <w:rPr>
          <w:rFonts w:ascii="Verdana" w:eastAsia="Verdana" w:hAnsi="Verdana" w:cs="Verdana"/>
          <w:sz w:val="20"/>
          <w:szCs w:val="20"/>
        </w:rPr>
        <w:t>]</w:t>
      </w:r>
    </w:p>
    <w:p w14:paraId="2A218006" w14:textId="77777777" w:rsidR="00567CD6" w:rsidRPr="00276539" w:rsidRDefault="00000000">
      <w:pPr>
        <w:numPr>
          <w:ilvl w:val="0"/>
          <w:numId w:val="14"/>
        </w:numPr>
        <w:shd w:val="clear" w:color="auto" w:fill="FFFFFF"/>
        <w:spacing w:after="0" w:line="240" w:lineRule="auto"/>
        <w:ind w:left="1170" w:right="0"/>
        <w:jc w:val="left"/>
        <w:rPr>
          <w:rFonts w:ascii="Verdana" w:eastAsia="Verdana" w:hAnsi="Verdana" w:cs="Verdana"/>
          <w:sz w:val="20"/>
          <w:szCs w:val="20"/>
        </w:rPr>
      </w:pPr>
      <w:r w:rsidRPr="00276539">
        <w:rPr>
          <w:rFonts w:ascii="Verdana" w:eastAsia="Verdana" w:hAnsi="Verdana" w:cs="Verdana"/>
          <w:sz w:val="20"/>
          <w:szCs w:val="20"/>
        </w:rPr>
        <w:t>If key = A[</w:t>
      </w:r>
      <w:r w:rsidRPr="00276539">
        <w:rPr>
          <w:rFonts w:ascii="Verdana" w:eastAsia="Verdana" w:hAnsi="Verdana" w:cs="Verdana"/>
          <w:i/>
          <w:sz w:val="20"/>
          <w:szCs w:val="20"/>
        </w:rPr>
        <w:t>mid</w:t>
      </w:r>
      <w:r w:rsidRPr="00276539">
        <w:rPr>
          <w:rFonts w:ascii="Verdana" w:eastAsia="Verdana" w:hAnsi="Verdana" w:cs="Verdana"/>
          <w:sz w:val="20"/>
          <w:szCs w:val="20"/>
        </w:rPr>
        <w:t>], the search is successful and algorithm halts.</w:t>
      </w:r>
    </w:p>
    <w:p w14:paraId="62392AAA"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This process is repeated till index </w:t>
      </w:r>
      <w:r w:rsidRPr="00276539">
        <w:rPr>
          <w:rFonts w:ascii="Verdana" w:eastAsia="Verdana" w:hAnsi="Verdana" w:cs="Verdana"/>
          <w:i/>
          <w:sz w:val="20"/>
          <w:szCs w:val="20"/>
        </w:rPr>
        <w:t>low</w:t>
      </w:r>
      <w:r w:rsidRPr="00276539">
        <w:rPr>
          <w:rFonts w:ascii="Verdana" w:eastAsia="Verdana" w:hAnsi="Verdana" w:cs="Verdana"/>
          <w:sz w:val="20"/>
          <w:szCs w:val="20"/>
        </w:rPr>
        <w:t> is less than </w:t>
      </w:r>
      <w:r w:rsidRPr="00276539">
        <w:rPr>
          <w:rFonts w:ascii="Verdana" w:eastAsia="Verdana" w:hAnsi="Verdana" w:cs="Verdana"/>
          <w:i/>
          <w:sz w:val="20"/>
          <w:szCs w:val="20"/>
        </w:rPr>
        <w:t>high</w:t>
      </w:r>
      <w:r w:rsidRPr="00276539">
        <w:rPr>
          <w:rFonts w:ascii="Verdana" w:eastAsia="Verdana" w:hAnsi="Verdana" w:cs="Verdana"/>
          <w:sz w:val="20"/>
          <w:szCs w:val="20"/>
        </w:rPr>
        <w:t> or element is found.</w:t>
      </w:r>
    </w:p>
    <w:p w14:paraId="46269659"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Algorithm for Binary Search</w:t>
      </w:r>
    </w:p>
    <w:p w14:paraId="51629EF6"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b/>
          <w:sz w:val="20"/>
          <w:szCs w:val="20"/>
          <w:shd w:val="clear" w:color="auto" w:fill="333333"/>
        </w:rPr>
        <w:t xml:space="preserve">Algorithm </w:t>
      </w:r>
      <w:r w:rsidRPr="00276539">
        <w:rPr>
          <w:rFonts w:ascii="Verdana" w:eastAsia="Verdana" w:hAnsi="Verdana" w:cs="Verdana"/>
          <w:sz w:val="20"/>
          <w:szCs w:val="20"/>
          <w:shd w:val="clear" w:color="auto" w:fill="333333"/>
        </w:rPr>
        <w:t>BINARY_</w:t>
      </w:r>
      <w:proofErr w:type="gramStart"/>
      <w:r w:rsidRPr="00276539">
        <w:rPr>
          <w:rFonts w:ascii="Verdana" w:eastAsia="Verdana" w:hAnsi="Verdana" w:cs="Verdana"/>
          <w:sz w:val="20"/>
          <w:szCs w:val="20"/>
          <w:shd w:val="clear" w:color="auto" w:fill="333333"/>
        </w:rPr>
        <w:t>SEARCH(</w:t>
      </w:r>
      <w:proofErr w:type="gramEnd"/>
      <w:r w:rsidRPr="00276539">
        <w:rPr>
          <w:rFonts w:ascii="Verdana" w:eastAsia="Verdana" w:hAnsi="Verdana" w:cs="Verdana"/>
          <w:sz w:val="20"/>
          <w:szCs w:val="20"/>
          <w:shd w:val="clear" w:color="auto" w:fill="333333"/>
        </w:rPr>
        <w:t>A, Key)</w:t>
      </w:r>
    </w:p>
    <w:p w14:paraId="4F7919E9"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proofErr w:type="gramStart"/>
      <w:r w:rsidRPr="00276539">
        <w:rPr>
          <w:rFonts w:ascii="Verdana" w:eastAsia="Verdana" w:hAnsi="Verdana" w:cs="Verdana"/>
          <w:sz w:val="20"/>
          <w:szCs w:val="20"/>
          <w:shd w:val="clear" w:color="auto" w:fill="333333"/>
        </w:rPr>
        <w:t>Description :</w:t>
      </w:r>
      <w:proofErr w:type="gramEnd"/>
      <w:r w:rsidRPr="00276539">
        <w:rPr>
          <w:rFonts w:ascii="Verdana" w:eastAsia="Verdana" w:hAnsi="Verdana" w:cs="Verdana"/>
          <w:sz w:val="20"/>
          <w:szCs w:val="20"/>
          <w:shd w:val="clear" w:color="auto" w:fill="333333"/>
        </w:rPr>
        <w:t xml:space="preserve"> Perform a binary search on array A</w:t>
      </w:r>
    </w:p>
    <w:p w14:paraId="73E3D19D"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proofErr w:type="gramStart"/>
      <w:r w:rsidRPr="00276539">
        <w:rPr>
          <w:rFonts w:ascii="Verdana" w:eastAsia="Verdana" w:hAnsi="Verdana" w:cs="Verdana"/>
          <w:sz w:val="20"/>
          <w:szCs w:val="20"/>
          <w:shd w:val="clear" w:color="auto" w:fill="333333"/>
        </w:rPr>
        <w:t>Input :</w:t>
      </w:r>
      <w:proofErr w:type="gramEnd"/>
      <w:r w:rsidRPr="00276539">
        <w:rPr>
          <w:rFonts w:ascii="Verdana" w:eastAsia="Verdana" w:hAnsi="Verdana" w:cs="Verdana"/>
          <w:sz w:val="20"/>
          <w:szCs w:val="20"/>
          <w:shd w:val="clear" w:color="auto" w:fill="333333"/>
        </w:rPr>
        <w:t xml:space="preserve"> Sorted array A of size n and Key to be searched</w:t>
      </w:r>
    </w:p>
    <w:p w14:paraId="05ED694D"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proofErr w:type="gramStart"/>
      <w:r w:rsidRPr="00276539">
        <w:rPr>
          <w:rFonts w:ascii="Verdana" w:eastAsia="Verdana" w:hAnsi="Verdana" w:cs="Verdana"/>
          <w:sz w:val="20"/>
          <w:szCs w:val="20"/>
          <w:shd w:val="clear" w:color="auto" w:fill="333333"/>
        </w:rPr>
        <w:t>Output :</w:t>
      </w:r>
      <w:proofErr w:type="gramEnd"/>
      <w:r w:rsidRPr="00276539">
        <w:rPr>
          <w:rFonts w:ascii="Verdana" w:eastAsia="Verdana" w:hAnsi="Verdana" w:cs="Verdana"/>
          <w:sz w:val="20"/>
          <w:szCs w:val="20"/>
          <w:shd w:val="clear" w:color="auto" w:fill="333333"/>
        </w:rPr>
        <w:t xml:space="preserve"> Success / Failure</w:t>
      </w:r>
    </w:p>
    <w:p w14:paraId="7FED6CC9" w14:textId="77777777" w:rsidR="00567CD6" w:rsidRPr="00276539" w:rsidRDefault="00567CD6"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p>
    <w:p w14:paraId="5273559A"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low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1</w:t>
      </w:r>
    </w:p>
    <w:p w14:paraId="2DA7D514"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high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n</w:t>
      </w:r>
    </w:p>
    <w:p w14:paraId="1AA63BD5"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b/>
          <w:sz w:val="20"/>
          <w:szCs w:val="20"/>
          <w:shd w:val="clear" w:color="auto" w:fill="333333"/>
        </w:rPr>
        <w:t xml:space="preserve">while </w:t>
      </w:r>
      <w:r w:rsidRPr="00276539">
        <w:rPr>
          <w:rFonts w:ascii="Verdana" w:eastAsia="Verdana" w:hAnsi="Verdana" w:cs="Verdana"/>
          <w:sz w:val="20"/>
          <w:szCs w:val="20"/>
          <w:shd w:val="clear" w:color="auto" w:fill="333333"/>
        </w:rPr>
        <w:t xml:space="preserve">low &lt; high </w:t>
      </w:r>
      <w:r w:rsidRPr="00276539">
        <w:rPr>
          <w:rFonts w:ascii="Verdana" w:eastAsia="Verdana" w:hAnsi="Verdana" w:cs="Verdana"/>
          <w:b/>
          <w:sz w:val="20"/>
          <w:szCs w:val="20"/>
          <w:shd w:val="clear" w:color="auto" w:fill="333333"/>
        </w:rPr>
        <w:t>do</w:t>
      </w:r>
    </w:p>
    <w:p w14:paraId="76520C81"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mid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(low + high) / 2</w:t>
      </w:r>
      <w:r w:rsidRPr="00276539">
        <w:rPr>
          <w:rFonts w:ascii="Verdana" w:eastAsia="Verdana" w:hAnsi="Verdana" w:cs="Verdana"/>
          <w:sz w:val="20"/>
          <w:szCs w:val="20"/>
          <w:shd w:val="clear" w:color="auto" w:fill="333333"/>
        </w:rPr>
        <w:tab/>
      </w:r>
    </w:p>
    <w:p w14:paraId="44B69E8F"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if </w:t>
      </w:r>
      <w:r w:rsidRPr="00276539">
        <w:rPr>
          <w:rFonts w:ascii="Verdana" w:eastAsia="Verdana" w:hAnsi="Verdana" w:cs="Verdana"/>
          <w:sz w:val="20"/>
          <w:szCs w:val="20"/>
          <w:shd w:val="clear" w:color="auto" w:fill="333333"/>
        </w:rPr>
        <w:t xml:space="preserve">A[mid] == key </w:t>
      </w:r>
      <w:r w:rsidRPr="00276539">
        <w:rPr>
          <w:rFonts w:ascii="Verdana" w:eastAsia="Verdana" w:hAnsi="Verdana" w:cs="Verdana"/>
          <w:b/>
          <w:sz w:val="20"/>
          <w:szCs w:val="20"/>
          <w:shd w:val="clear" w:color="auto" w:fill="333333"/>
        </w:rPr>
        <w:t>then</w:t>
      </w:r>
    </w:p>
    <w:p w14:paraId="2CEDAACB"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return mid</w:t>
      </w:r>
    </w:p>
    <w:p w14:paraId="34BDF53B"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else if </w:t>
      </w:r>
      <w:r w:rsidRPr="00276539">
        <w:rPr>
          <w:rFonts w:ascii="Verdana" w:eastAsia="Verdana" w:hAnsi="Verdana" w:cs="Verdana"/>
          <w:sz w:val="20"/>
          <w:szCs w:val="20"/>
          <w:shd w:val="clear" w:color="auto" w:fill="333333"/>
        </w:rPr>
        <w:t xml:space="preserve">A[mid] &lt; key </w:t>
      </w:r>
      <w:r w:rsidRPr="00276539">
        <w:rPr>
          <w:rFonts w:ascii="Verdana" w:eastAsia="Verdana" w:hAnsi="Verdana" w:cs="Verdana"/>
          <w:b/>
          <w:sz w:val="20"/>
          <w:szCs w:val="20"/>
          <w:shd w:val="clear" w:color="auto" w:fill="333333"/>
        </w:rPr>
        <w:t>then</w:t>
      </w:r>
    </w:p>
    <w:p w14:paraId="767596D9"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low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mid + 1</w:t>
      </w:r>
      <w:r w:rsidRPr="00276539">
        <w:rPr>
          <w:rFonts w:ascii="Verdana" w:eastAsia="Verdana" w:hAnsi="Verdana" w:cs="Verdana"/>
          <w:sz w:val="20"/>
          <w:szCs w:val="20"/>
          <w:shd w:val="clear" w:color="auto" w:fill="333333"/>
        </w:rPr>
        <w:tab/>
      </w:r>
    </w:p>
    <w:p w14:paraId="1828E870"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b/>
          <w:sz w:val="20"/>
          <w:szCs w:val="20"/>
          <w:shd w:val="clear" w:color="auto" w:fill="333333"/>
        </w:rPr>
        <w:t xml:space="preserve">    else</w:t>
      </w:r>
    </w:p>
    <w:p w14:paraId="7469CFD9"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high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mid – 1</w:t>
      </w:r>
    </w:p>
    <w:p w14:paraId="1A57BCC2"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b/>
          <w:sz w:val="20"/>
          <w:szCs w:val="20"/>
          <w:shd w:val="clear" w:color="auto" w:fill="333333"/>
        </w:rPr>
      </w:pPr>
      <w:r w:rsidRPr="00276539">
        <w:rPr>
          <w:rFonts w:ascii="Verdana" w:eastAsia="Verdana" w:hAnsi="Verdana" w:cs="Verdana"/>
          <w:b/>
          <w:sz w:val="20"/>
          <w:szCs w:val="20"/>
          <w:shd w:val="clear" w:color="auto" w:fill="333333"/>
        </w:rPr>
        <w:t xml:space="preserve">    end</w:t>
      </w:r>
    </w:p>
    <w:p w14:paraId="32F11AF2"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b/>
          <w:sz w:val="20"/>
          <w:szCs w:val="20"/>
          <w:shd w:val="clear" w:color="auto" w:fill="333333"/>
        </w:rPr>
      </w:pPr>
      <w:r w:rsidRPr="00276539">
        <w:rPr>
          <w:rFonts w:ascii="Verdana" w:eastAsia="Verdana" w:hAnsi="Verdana" w:cs="Verdana"/>
          <w:b/>
          <w:sz w:val="20"/>
          <w:szCs w:val="20"/>
          <w:shd w:val="clear" w:color="auto" w:fill="333333"/>
        </w:rPr>
        <w:t>end</w:t>
      </w:r>
    </w:p>
    <w:p w14:paraId="66A37FCB" w14:textId="77777777" w:rsidR="00567CD6" w:rsidRPr="00276539" w:rsidRDefault="00000000" w:rsidP="009F6FC4">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shd w:val="clear" w:color="auto" w:fill="333333"/>
        </w:rPr>
        <w:t xml:space="preserve">return </w:t>
      </w:r>
      <w:r w:rsidRPr="00276539">
        <w:rPr>
          <w:rFonts w:ascii="Verdana" w:eastAsia="Verdana" w:hAnsi="Verdana" w:cs="Verdana"/>
          <w:sz w:val="20"/>
          <w:szCs w:val="20"/>
          <w:shd w:val="clear" w:color="auto" w:fill="333333"/>
        </w:rPr>
        <w:t>0</w:t>
      </w:r>
    </w:p>
    <w:p w14:paraId="296A6C55" w14:textId="77777777" w:rsidR="00567CD6" w:rsidRPr="00276539" w:rsidRDefault="00000000" w:rsidP="009F6FC4">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highlight w:val="yellow"/>
        </w:rPr>
        <w:t>Binary search reduces search space by half in every iteration.</w:t>
      </w:r>
      <w:r w:rsidRPr="00276539">
        <w:rPr>
          <w:rFonts w:ascii="Verdana" w:eastAsia="Verdana" w:hAnsi="Verdana" w:cs="Verdana"/>
          <w:sz w:val="20"/>
          <w:szCs w:val="20"/>
        </w:rPr>
        <w:t xml:space="preserve"> In a linear search, the search space was reduced by one only.</w:t>
      </w:r>
    </w:p>
    <w:p w14:paraId="72CACDB2" w14:textId="77777777" w:rsidR="00567CD6" w:rsidRPr="00276539" w:rsidRDefault="00000000" w:rsidP="009F6FC4">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If there are n elements in an array, binary search, and linear search </w:t>
      </w:r>
      <w:proofErr w:type="gramStart"/>
      <w:r w:rsidRPr="00276539">
        <w:rPr>
          <w:rFonts w:ascii="Verdana" w:eastAsia="Verdana" w:hAnsi="Verdana" w:cs="Verdana"/>
          <w:sz w:val="20"/>
          <w:szCs w:val="20"/>
        </w:rPr>
        <w:t>have to</w:t>
      </w:r>
      <w:proofErr w:type="gramEnd"/>
      <w:r w:rsidRPr="00276539">
        <w:rPr>
          <w:rFonts w:ascii="Verdana" w:eastAsia="Verdana" w:hAnsi="Verdana" w:cs="Verdana"/>
          <w:sz w:val="20"/>
          <w:szCs w:val="20"/>
        </w:rPr>
        <w:t xml:space="preserve"> search among (n / 2) and (n – 1) elements respectively in the second iteration. In the third iteration, the binary search </w:t>
      </w:r>
      <w:proofErr w:type="gramStart"/>
      <w:r w:rsidRPr="00276539">
        <w:rPr>
          <w:rFonts w:ascii="Verdana" w:eastAsia="Verdana" w:hAnsi="Verdana" w:cs="Verdana"/>
          <w:sz w:val="20"/>
          <w:szCs w:val="20"/>
        </w:rPr>
        <w:t>has to</w:t>
      </w:r>
      <w:proofErr w:type="gramEnd"/>
      <w:r w:rsidRPr="00276539">
        <w:rPr>
          <w:rFonts w:ascii="Verdana" w:eastAsia="Verdana" w:hAnsi="Verdana" w:cs="Verdana"/>
          <w:sz w:val="20"/>
          <w:szCs w:val="20"/>
        </w:rPr>
        <w:t xml:space="preserve"> scan only (n / 4) elements, whereas linear search has </w:t>
      </w:r>
      <w:r w:rsidRPr="00276539">
        <w:rPr>
          <w:rFonts w:ascii="Verdana" w:eastAsia="Verdana" w:hAnsi="Verdana" w:cs="Verdana"/>
          <w:sz w:val="20"/>
          <w:szCs w:val="20"/>
        </w:rPr>
        <w:lastRenderedPageBreak/>
        <w:t>to scan (n – 2) elements. This shows that a binary search would hit the bottom very quickly.</w:t>
      </w:r>
    </w:p>
    <w:p w14:paraId="6942172E"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Complexity Analysis of Binary Search</w:t>
      </w:r>
    </w:p>
    <w:p w14:paraId="278020BF" w14:textId="77777777" w:rsidR="00567CD6" w:rsidRPr="00276539" w:rsidRDefault="00000000">
      <w:pPr>
        <w:pStyle w:val="Heading3"/>
        <w:shd w:val="clear" w:color="auto" w:fill="FFFFFF"/>
        <w:spacing w:before="225" w:after="210"/>
        <w:rPr>
          <w:rFonts w:ascii="Verdana" w:eastAsia="Verdana" w:hAnsi="Verdana" w:cs="Verdana"/>
          <w:color w:val="auto"/>
          <w:sz w:val="20"/>
          <w:szCs w:val="20"/>
        </w:rPr>
      </w:pPr>
      <w:r w:rsidRPr="00276539">
        <w:rPr>
          <w:rFonts w:ascii="Verdana" w:eastAsia="Verdana" w:hAnsi="Verdana" w:cs="Verdana"/>
          <w:color w:val="auto"/>
          <w:sz w:val="20"/>
          <w:szCs w:val="20"/>
        </w:rPr>
        <w:t>Best Case:</w:t>
      </w:r>
    </w:p>
    <w:p w14:paraId="7974FB7A"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In binary search, the key is initially compared to </w:t>
      </w:r>
      <w:r w:rsidRPr="00276539">
        <w:rPr>
          <w:rFonts w:ascii="Verdana" w:eastAsia="Verdana" w:hAnsi="Verdana" w:cs="Verdana"/>
          <w:sz w:val="20"/>
          <w:szCs w:val="20"/>
          <w:highlight w:val="yellow"/>
        </w:rPr>
        <w:t>the array’s middle element</w:t>
      </w:r>
      <w:r w:rsidRPr="00276539">
        <w:rPr>
          <w:rFonts w:ascii="Verdana" w:eastAsia="Verdana" w:hAnsi="Verdana" w:cs="Verdana"/>
          <w:sz w:val="20"/>
          <w:szCs w:val="20"/>
        </w:rPr>
        <w:t xml:space="preserve">. If the key is in the </w:t>
      </w:r>
      <w:proofErr w:type="spellStart"/>
      <w:r w:rsidRPr="00276539">
        <w:rPr>
          <w:rFonts w:ascii="Verdana" w:eastAsia="Verdana" w:hAnsi="Verdana" w:cs="Verdana"/>
          <w:sz w:val="20"/>
          <w:szCs w:val="20"/>
        </w:rPr>
        <w:t>center</w:t>
      </w:r>
      <w:proofErr w:type="spellEnd"/>
      <w:r w:rsidRPr="00276539">
        <w:rPr>
          <w:rFonts w:ascii="Verdana" w:eastAsia="Verdana" w:hAnsi="Verdana" w:cs="Verdana"/>
          <w:sz w:val="20"/>
          <w:szCs w:val="20"/>
        </w:rPr>
        <w:t xml:space="preserve"> of the array, the algorithm only does one comparison, regardless of the size of the array. As a result, the algorithm’s best-case running time is </w:t>
      </w:r>
      <w:r w:rsidRPr="00276539">
        <w:rPr>
          <w:rFonts w:ascii="Verdana" w:eastAsia="Verdana" w:hAnsi="Verdana" w:cs="Verdana"/>
          <w:sz w:val="20"/>
          <w:szCs w:val="20"/>
          <w:highlight w:val="yellow"/>
        </w:rPr>
        <w:t>T(n) = 1.</w:t>
      </w:r>
    </w:p>
    <w:p w14:paraId="17E06B16" w14:textId="77777777" w:rsidR="00567CD6" w:rsidRPr="00276539" w:rsidRDefault="00000000">
      <w:pPr>
        <w:pStyle w:val="Heading3"/>
        <w:shd w:val="clear" w:color="auto" w:fill="FFFFFF"/>
        <w:spacing w:before="225" w:after="210"/>
        <w:rPr>
          <w:rFonts w:ascii="Verdana" w:eastAsia="Verdana" w:hAnsi="Verdana" w:cs="Verdana"/>
          <w:color w:val="auto"/>
          <w:sz w:val="20"/>
          <w:szCs w:val="20"/>
        </w:rPr>
      </w:pPr>
      <w:r w:rsidRPr="00276539">
        <w:rPr>
          <w:rFonts w:ascii="Verdana" w:eastAsia="Verdana" w:hAnsi="Verdana" w:cs="Verdana"/>
          <w:color w:val="auto"/>
          <w:sz w:val="20"/>
          <w:szCs w:val="20"/>
        </w:rPr>
        <w:t>Worst Case:</w:t>
      </w:r>
    </w:p>
    <w:p w14:paraId="1778F6E6"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Every iteration, the binary search </w:t>
      </w:r>
      <w:proofErr w:type="spellStart"/>
      <w:r w:rsidRPr="00276539">
        <w:rPr>
          <w:rFonts w:ascii="Verdana" w:eastAsia="Verdana" w:hAnsi="Verdana" w:cs="Verdana"/>
          <w:sz w:val="20"/>
          <w:szCs w:val="20"/>
        </w:rPr>
        <w:t>search</w:t>
      </w:r>
      <w:proofErr w:type="spellEnd"/>
      <w:r w:rsidRPr="00276539">
        <w:rPr>
          <w:rFonts w:ascii="Verdana" w:eastAsia="Verdana" w:hAnsi="Verdana" w:cs="Verdana"/>
          <w:sz w:val="20"/>
          <w:szCs w:val="20"/>
        </w:rPr>
        <w:t xml:space="preserve"> space is decreased by half, allowing for maximum </w:t>
      </w:r>
      <w:r w:rsidRPr="00276539">
        <w:rPr>
          <w:rFonts w:ascii="Verdana" w:eastAsia="Verdana" w:hAnsi="Verdana" w:cs="Verdana"/>
          <w:sz w:val="20"/>
          <w:szCs w:val="20"/>
          <w:highlight w:val="yellow"/>
        </w:rPr>
        <w:t>log2n array divisions.</w:t>
      </w:r>
      <w:r w:rsidRPr="00276539">
        <w:rPr>
          <w:rFonts w:ascii="Verdana" w:eastAsia="Verdana" w:hAnsi="Verdana" w:cs="Verdana"/>
          <w:sz w:val="20"/>
          <w:szCs w:val="20"/>
        </w:rPr>
        <w:t xml:space="preserve">  If the key is at the leaf of the tree or it is not present at all, then the algorithm does log2n comparisons, which is maximum.   </w:t>
      </w:r>
      <w:r w:rsidRPr="00276539">
        <w:rPr>
          <w:rFonts w:ascii="Verdana" w:eastAsia="Verdana" w:hAnsi="Verdana" w:cs="Verdana"/>
          <w:sz w:val="20"/>
          <w:szCs w:val="20"/>
          <w:highlight w:val="yellow"/>
        </w:rPr>
        <w:t xml:space="preserve">The number of comparisons increases in logarithmic proportion to the amount of the input. As a result, the algorithm’s worst-case running time would be T(n) = </w:t>
      </w:r>
      <w:proofErr w:type="gramStart"/>
      <w:r w:rsidRPr="00276539">
        <w:rPr>
          <w:rFonts w:ascii="Verdana" w:eastAsia="Verdana" w:hAnsi="Verdana" w:cs="Verdana"/>
          <w:sz w:val="20"/>
          <w:szCs w:val="20"/>
          <w:highlight w:val="yellow"/>
        </w:rPr>
        <w:t>O(</w:t>
      </w:r>
      <w:proofErr w:type="gramEnd"/>
      <w:r w:rsidRPr="00276539">
        <w:rPr>
          <w:rFonts w:ascii="Verdana" w:eastAsia="Verdana" w:hAnsi="Verdana" w:cs="Verdana"/>
          <w:sz w:val="20"/>
          <w:szCs w:val="20"/>
          <w:highlight w:val="yellow"/>
        </w:rPr>
        <w:t>log2 n).</w:t>
      </w:r>
    </w:p>
    <w:p w14:paraId="16A4891C"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The problem size is reduced by a factor of two after each iteration, and the method does one comparison. Recurrence of binary search can be written </w:t>
      </w:r>
      <w:r w:rsidRPr="00276539">
        <w:rPr>
          <w:rFonts w:ascii="Verdana" w:eastAsia="Verdana" w:hAnsi="Verdana" w:cs="Verdana"/>
          <w:sz w:val="20"/>
          <w:szCs w:val="20"/>
          <w:highlight w:val="yellow"/>
        </w:rPr>
        <w:t>as T(n) = T(n/2) + 1.</w:t>
      </w:r>
      <w:r w:rsidRPr="00276539">
        <w:rPr>
          <w:rFonts w:ascii="Verdana" w:eastAsia="Verdana" w:hAnsi="Verdana" w:cs="Verdana"/>
          <w:sz w:val="20"/>
          <w:szCs w:val="20"/>
        </w:rPr>
        <w:t xml:space="preserve"> Solution to this recurrence leads to same running time, i.e. O(log2n). Detail derivation is discussed here:</w:t>
      </w:r>
    </w:p>
    <w:p w14:paraId="412CA973"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In every iteration, the binary search does one comparison and creates a new problem of size n/2. </w:t>
      </w:r>
      <w:proofErr w:type="gramStart"/>
      <w:r w:rsidRPr="00276539">
        <w:rPr>
          <w:rFonts w:ascii="Verdana" w:eastAsia="Verdana" w:hAnsi="Verdana" w:cs="Verdana"/>
          <w:sz w:val="20"/>
          <w:szCs w:val="20"/>
        </w:rPr>
        <w:t>So</w:t>
      </w:r>
      <w:proofErr w:type="gramEnd"/>
      <w:r w:rsidRPr="00276539">
        <w:rPr>
          <w:rFonts w:ascii="Verdana" w:eastAsia="Verdana" w:hAnsi="Verdana" w:cs="Verdana"/>
          <w:sz w:val="20"/>
          <w:szCs w:val="20"/>
        </w:rPr>
        <w:t xml:space="preserve"> recurrence equation of binary search is given as,</w:t>
      </w:r>
    </w:p>
    <w:p w14:paraId="696D760B"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T(n/2) + 1, if n &gt; 1</w:t>
      </w:r>
    </w:p>
    <w:p w14:paraId="275678F6"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1, if n = 1</w:t>
      </w:r>
    </w:p>
    <w:p w14:paraId="3B6B3D99"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Only one comparison is needed when there is only one element in the array. That’s the trivial case. This is the boundary condition for recurrence. Let us solve this by iterative approach,</w:t>
      </w:r>
    </w:p>
    <w:p w14:paraId="1C26F452"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 (n) = T(n/2) + 1 </w:t>
      </w:r>
      <w:proofErr w:type="gramStart"/>
      <w:r w:rsidRPr="00276539">
        <w:rPr>
          <w:rFonts w:ascii="Verdana" w:eastAsia="Verdana" w:hAnsi="Verdana" w:cs="Verdana"/>
          <w:b/>
          <w:sz w:val="20"/>
          <w:szCs w:val="20"/>
        </w:rPr>
        <w:t>…(</w:t>
      </w:r>
      <w:proofErr w:type="gramEnd"/>
      <w:r w:rsidRPr="00276539">
        <w:rPr>
          <w:rFonts w:ascii="Verdana" w:eastAsia="Verdana" w:hAnsi="Verdana" w:cs="Verdana"/>
          <w:b/>
          <w:sz w:val="20"/>
          <w:szCs w:val="20"/>
        </w:rPr>
        <w:t>1)</w:t>
      </w:r>
    </w:p>
    <w:p w14:paraId="1D77AA2F"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Substitute n by n/2 in Equation (1) to find T(n/2)</w:t>
      </w:r>
    </w:p>
    <w:p w14:paraId="12C88FFD"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T(n/2) = T(n/4) + 1 </w:t>
      </w:r>
      <w:proofErr w:type="gramStart"/>
      <w:r w:rsidRPr="00276539">
        <w:rPr>
          <w:rFonts w:ascii="Verdana" w:eastAsia="Verdana" w:hAnsi="Verdana" w:cs="Verdana"/>
          <w:b/>
          <w:sz w:val="20"/>
          <w:szCs w:val="20"/>
        </w:rPr>
        <w:t>…(</w:t>
      </w:r>
      <w:proofErr w:type="gramEnd"/>
      <w:r w:rsidRPr="00276539">
        <w:rPr>
          <w:rFonts w:ascii="Verdana" w:eastAsia="Verdana" w:hAnsi="Verdana" w:cs="Verdana"/>
          <w:b/>
          <w:sz w:val="20"/>
          <w:szCs w:val="20"/>
        </w:rPr>
        <w:t>2)</w:t>
      </w:r>
    </w:p>
    <w:p w14:paraId="33489841"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Substitute value of T(n/2) in Equation (1),</w:t>
      </w:r>
    </w:p>
    <w:p w14:paraId="0305CA10"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T(n/2</w:t>
      </w:r>
      <w:r w:rsidRPr="00276539">
        <w:rPr>
          <w:rFonts w:ascii="Verdana" w:eastAsia="Verdana" w:hAnsi="Verdana" w:cs="Verdana"/>
          <w:sz w:val="20"/>
          <w:szCs w:val="20"/>
          <w:vertAlign w:val="superscript"/>
        </w:rPr>
        <w:t>2</w:t>
      </w:r>
      <w:r w:rsidRPr="00276539">
        <w:rPr>
          <w:rFonts w:ascii="Verdana" w:eastAsia="Verdana" w:hAnsi="Verdana" w:cs="Verdana"/>
          <w:sz w:val="20"/>
          <w:szCs w:val="20"/>
        </w:rPr>
        <w:t>) + 1 </w:t>
      </w:r>
      <w:proofErr w:type="gramStart"/>
      <w:r w:rsidRPr="00276539">
        <w:rPr>
          <w:rFonts w:ascii="Verdana" w:eastAsia="Verdana" w:hAnsi="Verdana" w:cs="Verdana"/>
          <w:b/>
          <w:sz w:val="20"/>
          <w:szCs w:val="20"/>
        </w:rPr>
        <w:t>…(</w:t>
      </w:r>
      <w:proofErr w:type="gramEnd"/>
      <w:r w:rsidRPr="00276539">
        <w:rPr>
          <w:rFonts w:ascii="Verdana" w:eastAsia="Verdana" w:hAnsi="Verdana" w:cs="Verdana"/>
          <w:b/>
          <w:sz w:val="20"/>
          <w:szCs w:val="20"/>
        </w:rPr>
        <w:t>3)</w:t>
      </w:r>
    </w:p>
    <w:p w14:paraId="10257021"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Substitute n by n/2 in Equation (2) to find T(n/4),</w:t>
      </w:r>
    </w:p>
    <w:p w14:paraId="074B4AD5"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T(n/4) = T(n/8) + 1</w:t>
      </w:r>
    </w:p>
    <w:p w14:paraId="6E827144"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Substitute value of T(n/4) in Equation (3),</w:t>
      </w:r>
    </w:p>
    <w:p w14:paraId="1D403E22"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w:t>
      </w:r>
      <w:proofErr w:type="gramStart"/>
      <w:r w:rsidRPr="00276539">
        <w:rPr>
          <w:rFonts w:ascii="Verdana" w:eastAsia="Verdana" w:hAnsi="Verdana" w:cs="Verdana"/>
          <w:sz w:val="20"/>
          <w:szCs w:val="20"/>
        </w:rPr>
        <w:t>n)  =</w:t>
      </w:r>
      <w:proofErr w:type="gramEnd"/>
      <w:r w:rsidRPr="00276539">
        <w:rPr>
          <w:rFonts w:ascii="Verdana" w:eastAsia="Verdana" w:hAnsi="Verdana" w:cs="Verdana"/>
          <w:sz w:val="20"/>
          <w:szCs w:val="20"/>
        </w:rPr>
        <w:t xml:space="preserve"> T(n/2</w:t>
      </w:r>
      <w:r w:rsidRPr="00276539">
        <w:rPr>
          <w:rFonts w:ascii="Verdana" w:eastAsia="Verdana" w:hAnsi="Verdana" w:cs="Verdana"/>
          <w:sz w:val="20"/>
          <w:szCs w:val="20"/>
          <w:vertAlign w:val="superscript"/>
        </w:rPr>
        <w:t>3</w:t>
      </w:r>
      <w:r w:rsidRPr="00276539">
        <w:rPr>
          <w:rFonts w:ascii="Verdana" w:eastAsia="Verdana" w:hAnsi="Verdana" w:cs="Verdana"/>
          <w:sz w:val="20"/>
          <w:szCs w:val="20"/>
        </w:rPr>
        <w:t>)  + 3</w:t>
      </w:r>
    </w:p>
    <w:p w14:paraId="449C5EB7"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w:t>
      </w:r>
    </w:p>
    <w:p w14:paraId="3DEA6D72"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w:t>
      </w:r>
    </w:p>
    <w:p w14:paraId="65757585"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After k iterations,</w:t>
      </w:r>
    </w:p>
    <w:p w14:paraId="662A579D"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w:t>
      </w:r>
      <w:proofErr w:type="gramStart"/>
      <w:r w:rsidRPr="00276539">
        <w:rPr>
          <w:rFonts w:ascii="Verdana" w:eastAsia="Verdana" w:hAnsi="Verdana" w:cs="Verdana"/>
          <w:sz w:val="20"/>
          <w:szCs w:val="20"/>
        </w:rPr>
        <w:t xml:space="preserve">n)   </w:t>
      </w:r>
      <w:proofErr w:type="gramEnd"/>
      <w:r w:rsidRPr="00276539">
        <w:rPr>
          <w:rFonts w:ascii="Verdana" w:eastAsia="Verdana" w:hAnsi="Verdana" w:cs="Verdana"/>
          <w:sz w:val="20"/>
          <w:szCs w:val="20"/>
        </w:rPr>
        <w:t>=   T(</w:t>
      </w:r>
      <w:proofErr w:type="spellStart"/>
      <w:r w:rsidRPr="00276539">
        <w:rPr>
          <w:rFonts w:ascii="Verdana" w:eastAsia="Verdana" w:hAnsi="Verdana" w:cs="Verdana"/>
          <w:sz w:val="20"/>
          <w:szCs w:val="20"/>
        </w:rPr>
        <w:t>n</w:t>
      </w:r>
      <w:r w:rsidRPr="00276539">
        <w:rPr>
          <w:rFonts w:ascii="Verdana" w:eastAsia="Verdana" w:hAnsi="Verdana" w:cs="Verdana"/>
          <w:sz w:val="20"/>
          <w:szCs w:val="20"/>
          <w:vertAlign w:val="superscript"/>
        </w:rPr>
        <w:t>k</w:t>
      </w:r>
      <w:proofErr w:type="spellEnd"/>
      <w:r w:rsidRPr="00276539">
        <w:rPr>
          <w:rFonts w:ascii="Verdana" w:eastAsia="Verdana" w:hAnsi="Verdana" w:cs="Verdana"/>
          <w:sz w:val="20"/>
          <w:szCs w:val="20"/>
        </w:rPr>
        <w:t>) + k</w:t>
      </w:r>
    </w:p>
    <w:p w14:paraId="01701C3F"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Binary tree created by binary search can have maximum height log</w:t>
      </w:r>
      <w:r w:rsidRPr="00276539">
        <w:rPr>
          <w:rFonts w:ascii="Verdana" w:eastAsia="Verdana" w:hAnsi="Verdana" w:cs="Verdana"/>
          <w:sz w:val="20"/>
          <w:szCs w:val="20"/>
          <w:vertAlign w:val="subscript"/>
        </w:rPr>
        <w:t>2</w:t>
      </w:r>
      <w:r w:rsidRPr="00276539">
        <w:rPr>
          <w:rFonts w:ascii="Verdana" w:eastAsia="Verdana" w:hAnsi="Verdana" w:cs="Verdana"/>
          <w:sz w:val="20"/>
          <w:szCs w:val="20"/>
        </w:rPr>
        <w:t>n</w:t>
      </w:r>
    </w:p>
    <w:p w14:paraId="44F85A2E"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So, k = log</w:t>
      </w:r>
      <w:r w:rsidRPr="00276539">
        <w:rPr>
          <w:rFonts w:ascii="Verdana" w:eastAsia="Verdana" w:hAnsi="Verdana" w:cs="Verdana"/>
          <w:sz w:val="20"/>
          <w:szCs w:val="20"/>
          <w:vertAlign w:val="subscript"/>
        </w:rPr>
        <w:t>2</w:t>
      </w:r>
      <w:r w:rsidRPr="00276539">
        <w:rPr>
          <w:rFonts w:ascii="Verdana" w:eastAsia="Verdana" w:hAnsi="Verdana" w:cs="Verdana"/>
          <w:sz w:val="20"/>
          <w:szCs w:val="20"/>
        </w:rPr>
        <w:t xml:space="preserve">n </w:t>
      </w:r>
      <w:r w:rsidRPr="00276539">
        <w:rPr>
          <w:rFonts w:ascii="Cambria Math" w:eastAsia="Cambria Math" w:hAnsi="Cambria Math" w:cs="Cambria Math"/>
          <w:sz w:val="20"/>
          <w:szCs w:val="20"/>
        </w:rPr>
        <w:t>⇒</w:t>
      </w:r>
      <w:r w:rsidRPr="00276539">
        <w:rPr>
          <w:rFonts w:ascii="Verdana" w:eastAsia="Verdana" w:hAnsi="Verdana" w:cs="Verdana"/>
          <w:sz w:val="20"/>
          <w:szCs w:val="20"/>
        </w:rPr>
        <w:t xml:space="preserve"> n = 2</w:t>
      </w:r>
      <w:r w:rsidRPr="00276539">
        <w:rPr>
          <w:rFonts w:ascii="Verdana" w:eastAsia="Verdana" w:hAnsi="Verdana" w:cs="Verdana"/>
          <w:sz w:val="20"/>
          <w:szCs w:val="20"/>
          <w:vertAlign w:val="superscript"/>
        </w:rPr>
        <w:t>k</w:t>
      </w:r>
    </w:p>
    <w:p w14:paraId="06A86085"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T(2</w:t>
      </w:r>
      <w:r w:rsidRPr="00276539">
        <w:rPr>
          <w:rFonts w:ascii="Verdana" w:eastAsia="Verdana" w:hAnsi="Verdana" w:cs="Verdana"/>
          <w:sz w:val="20"/>
          <w:szCs w:val="20"/>
          <w:vertAlign w:val="superscript"/>
        </w:rPr>
        <w:t>k</w:t>
      </w:r>
      <w:r w:rsidRPr="00276539">
        <w:rPr>
          <w:rFonts w:ascii="Verdana" w:eastAsia="Verdana" w:hAnsi="Verdana" w:cs="Verdana"/>
          <w:sz w:val="20"/>
          <w:szCs w:val="20"/>
        </w:rPr>
        <w:t>/2</w:t>
      </w:r>
      <w:proofErr w:type="gramStart"/>
      <w:r w:rsidRPr="00276539">
        <w:rPr>
          <w:rFonts w:ascii="Verdana" w:eastAsia="Verdana" w:hAnsi="Verdana" w:cs="Verdana"/>
          <w:sz w:val="20"/>
          <w:szCs w:val="20"/>
          <w:vertAlign w:val="superscript"/>
        </w:rPr>
        <w:t>k</w:t>
      </w:r>
      <w:r w:rsidRPr="00276539">
        <w:rPr>
          <w:rFonts w:ascii="Verdana" w:eastAsia="Verdana" w:hAnsi="Verdana" w:cs="Verdana"/>
          <w:sz w:val="20"/>
          <w:szCs w:val="20"/>
        </w:rPr>
        <w:t>)  +</w:t>
      </w:r>
      <w:proofErr w:type="gramEnd"/>
      <w:r w:rsidRPr="00276539">
        <w:rPr>
          <w:rFonts w:ascii="Verdana" w:eastAsia="Verdana" w:hAnsi="Verdana" w:cs="Verdana"/>
          <w:sz w:val="20"/>
          <w:szCs w:val="20"/>
        </w:rPr>
        <w:t xml:space="preserve"> k</w:t>
      </w:r>
    </w:p>
    <w:p w14:paraId="048B8A0A"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lastRenderedPageBreak/>
        <w:t xml:space="preserve">= </w:t>
      </w: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1) + k</w:t>
      </w:r>
    </w:p>
    <w:p w14:paraId="783B4C30"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From base case of recurrence,</w:t>
      </w:r>
    </w:p>
    <w:p w14:paraId="15E6D43D"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1 + k = 1 + log</w:t>
      </w:r>
      <w:r w:rsidRPr="00276539">
        <w:rPr>
          <w:rFonts w:ascii="Verdana" w:eastAsia="Verdana" w:hAnsi="Verdana" w:cs="Verdana"/>
          <w:sz w:val="20"/>
          <w:szCs w:val="20"/>
          <w:vertAlign w:val="subscript"/>
        </w:rPr>
        <w:t>2</w:t>
      </w:r>
      <w:r w:rsidRPr="00276539">
        <w:rPr>
          <w:rFonts w:ascii="Verdana" w:eastAsia="Verdana" w:hAnsi="Verdana" w:cs="Verdana"/>
          <w:sz w:val="20"/>
          <w:szCs w:val="20"/>
        </w:rPr>
        <w:t>n</w:t>
      </w:r>
    </w:p>
    <w:p w14:paraId="5368D2F1"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O(log</w:t>
      </w:r>
      <w:r w:rsidRPr="00276539">
        <w:rPr>
          <w:rFonts w:ascii="Verdana" w:eastAsia="Verdana" w:hAnsi="Verdana" w:cs="Verdana"/>
          <w:sz w:val="20"/>
          <w:szCs w:val="20"/>
          <w:vertAlign w:val="subscript"/>
        </w:rPr>
        <w:t>2</w:t>
      </w:r>
      <w:r w:rsidRPr="00276539">
        <w:rPr>
          <w:rFonts w:ascii="Verdana" w:eastAsia="Verdana" w:hAnsi="Verdana" w:cs="Verdana"/>
          <w:sz w:val="20"/>
          <w:szCs w:val="20"/>
        </w:rPr>
        <w:t>n)</w:t>
      </w:r>
    </w:p>
    <w:p w14:paraId="77715CE3" w14:textId="77777777" w:rsidR="00567CD6" w:rsidRPr="00276539" w:rsidRDefault="00000000">
      <w:pPr>
        <w:pStyle w:val="Heading3"/>
        <w:shd w:val="clear" w:color="auto" w:fill="FFFFFF"/>
        <w:spacing w:before="225" w:after="210"/>
        <w:rPr>
          <w:rFonts w:ascii="Verdana" w:eastAsia="Verdana" w:hAnsi="Verdana" w:cs="Verdana"/>
          <w:color w:val="auto"/>
          <w:sz w:val="20"/>
          <w:szCs w:val="20"/>
        </w:rPr>
      </w:pPr>
      <w:r w:rsidRPr="00276539">
        <w:rPr>
          <w:rFonts w:ascii="Verdana" w:eastAsia="Verdana" w:hAnsi="Verdana" w:cs="Verdana"/>
          <w:color w:val="auto"/>
          <w:sz w:val="20"/>
          <w:szCs w:val="20"/>
        </w:rPr>
        <w:t>Average Case:</w:t>
      </w:r>
    </w:p>
    <w:p w14:paraId="53055B89"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The average case for binary search occurs when the key element is neither in the middle nor at the leaf level of the search tree. On average, it does half of the log</w:t>
      </w:r>
      <w:r w:rsidRPr="00276539">
        <w:rPr>
          <w:rFonts w:ascii="Verdana" w:eastAsia="Verdana" w:hAnsi="Verdana" w:cs="Verdana"/>
          <w:sz w:val="20"/>
          <w:szCs w:val="20"/>
          <w:vertAlign w:val="subscript"/>
        </w:rPr>
        <w:t>2 </w:t>
      </w:r>
      <w:r w:rsidRPr="00276539">
        <w:rPr>
          <w:rFonts w:ascii="Verdana" w:eastAsia="Verdana" w:hAnsi="Verdana" w:cs="Verdana"/>
          <w:sz w:val="20"/>
          <w:szCs w:val="20"/>
        </w:rPr>
        <w:t xml:space="preserve">n comparisons, which will turn out as T (n) </w:t>
      </w:r>
      <w:proofErr w:type="gramStart"/>
      <w:r w:rsidRPr="00276539">
        <w:rPr>
          <w:rFonts w:ascii="Verdana" w:eastAsia="Verdana" w:hAnsi="Verdana" w:cs="Verdana"/>
          <w:sz w:val="20"/>
          <w:szCs w:val="20"/>
        </w:rPr>
        <w:t>=  O</w:t>
      </w:r>
      <w:proofErr w:type="gramEnd"/>
      <w:r w:rsidRPr="00276539">
        <w:rPr>
          <w:rFonts w:ascii="Verdana" w:eastAsia="Verdana" w:hAnsi="Verdana" w:cs="Verdana"/>
          <w:sz w:val="20"/>
          <w:szCs w:val="20"/>
        </w:rPr>
        <w:t>(log</w:t>
      </w:r>
      <w:r w:rsidRPr="00276539">
        <w:rPr>
          <w:rFonts w:ascii="Verdana" w:eastAsia="Verdana" w:hAnsi="Verdana" w:cs="Verdana"/>
          <w:sz w:val="20"/>
          <w:szCs w:val="20"/>
          <w:vertAlign w:val="subscript"/>
        </w:rPr>
        <w:t>2</w:t>
      </w:r>
      <w:r w:rsidRPr="00276539">
        <w:rPr>
          <w:rFonts w:ascii="Verdana" w:eastAsia="Verdana" w:hAnsi="Verdana" w:cs="Verdana"/>
          <w:sz w:val="20"/>
          <w:szCs w:val="20"/>
        </w:rPr>
        <w:t> n).</w:t>
      </w:r>
    </w:p>
    <w:p w14:paraId="0F958657"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The complexity of linear search and binary search for all three cases is compared in the following table.</w:t>
      </w:r>
    </w:p>
    <w:tbl>
      <w:tblPr>
        <w:tblStyle w:val="a"/>
        <w:tblW w:w="8450" w:type="dxa"/>
        <w:tblLayout w:type="fixed"/>
        <w:tblLook w:val="0400" w:firstRow="0" w:lastRow="0" w:firstColumn="0" w:lastColumn="0" w:noHBand="0" w:noVBand="1"/>
      </w:tblPr>
      <w:tblGrid>
        <w:gridCol w:w="2260"/>
        <w:gridCol w:w="1774"/>
        <w:gridCol w:w="2388"/>
        <w:gridCol w:w="2028"/>
      </w:tblGrid>
      <w:tr w:rsidR="00276539" w:rsidRPr="00276539" w14:paraId="218DFA30" w14:textId="77777777">
        <w:tc>
          <w:tcPr>
            <w:tcW w:w="2260"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764F7CD6"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sz w:val="20"/>
                <w:szCs w:val="20"/>
              </w:rPr>
              <w:t> </w:t>
            </w:r>
          </w:p>
        </w:tc>
        <w:tc>
          <w:tcPr>
            <w:tcW w:w="1774"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627517A6"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b/>
                <w:sz w:val="20"/>
                <w:szCs w:val="20"/>
              </w:rPr>
              <w:t>Best case</w:t>
            </w:r>
          </w:p>
        </w:tc>
        <w:tc>
          <w:tcPr>
            <w:tcW w:w="2388"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41192986"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b/>
                <w:sz w:val="20"/>
                <w:szCs w:val="20"/>
              </w:rPr>
              <w:t>Average case</w:t>
            </w:r>
          </w:p>
        </w:tc>
        <w:tc>
          <w:tcPr>
            <w:tcW w:w="2028"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7D5ADAEF"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b/>
                <w:sz w:val="20"/>
                <w:szCs w:val="20"/>
              </w:rPr>
              <w:t>Worst case</w:t>
            </w:r>
          </w:p>
        </w:tc>
      </w:tr>
      <w:tr w:rsidR="00276539" w:rsidRPr="00276539" w14:paraId="354DE6E5" w14:textId="77777777">
        <w:tc>
          <w:tcPr>
            <w:tcW w:w="2260"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5EC3C48C"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sz w:val="20"/>
                <w:szCs w:val="20"/>
              </w:rPr>
              <w:t>Binary Search</w:t>
            </w:r>
          </w:p>
        </w:tc>
        <w:tc>
          <w:tcPr>
            <w:tcW w:w="1774"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17582925" w14:textId="77777777" w:rsidR="00567CD6" w:rsidRPr="00276539" w:rsidRDefault="00000000">
            <w:pPr>
              <w:jc w:val="center"/>
              <w:rPr>
                <w:rFonts w:ascii="Verdana" w:eastAsia="Verdana" w:hAnsi="Verdana" w:cs="Verdana"/>
                <w:sz w:val="20"/>
                <w:szCs w:val="20"/>
              </w:rPr>
            </w:pPr>
            <w:proofErr w:type="gramStart"/>
            <w:r w:rsidRPr="00276539">
              <w:rPr>
                <w:rFonts w:ascii="Verdana" w:eastAsia="Verdana" w:hAnsi="Verdana" w:cs="Verdana"/>
                <w:sz w:val="20"/>
                <w:szCs w:val="20"/>
              </w:rPr>
              <w:t>O(</w:t>
            </w:r>
            <w:proofErr w:type="gramEnd"/>
            <w:r w:rsidRPr="00276539">
              <w:rPr>
                <w:rFonts w:ascii="Verdana" w:eastAsia="Verdana" w:hAnsi="Verdana" w:cs="Verdana"/>
                <w:sz w:val="20"/>
                <w:szCs w:val="20"/>
              </w:rPr>
              <w:t>1)</w:t>
            </w:r>
          </w:p>
        </w:tc>
        <w:tc>
          <w:tcPr>
            <w:tcW w:w="2388"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2C2F34B4"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sz w:val="20"/>
                <w:szCs w:val="20"/>
              </w:rPr>
              <w:t>O(log</w:t>
            </w:r>
            <w:r w:rsidRPr="00276539">
              <w:rPr>
                <w:rFonts w:ascii="Verdana" w:eastAsia="Verdana" w:hAnsi="Verdana" w:cs="Verdana"/>
                <w:sz w:val="20"/>
                <w:szCs w:val="20"/>
                <w:vertAlign w:val="subscript"/>
              </w:rPr>
              <w:t>2</w:t>
            </w:r>
            <w:r w:rsidRPr="00276539">
              <w:rPr>
                <w:rFonts w:ascii="Verdana" w:eastAsia="Verdana" w:hAnsi="Verdana" w:cs="Verdana"/>
                <w:sz w:val="20"/>
                <w:szCs w:val="20"/>
              </w:rPr>
              <w:t>n)</w:t>
            </w:r>
          </w:p>
        </w:tc>
        <w:tc>
          <w:tcPr>
            <w:tcW w:w="2028"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2A05A313"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sz w:val="20"/>
                <w:szCs w:val="20"/>
              </w:rPr>
              <w:t>O(log</w:t>
            </w:r>
            <w:r w:rsidRPr="00276539">
              <w:rPr>
                <w:rFonts w:ascii="Verdana" w:eastAsia="Verdana" w:hAnsi="Verdana" w:cs="Verdana"/>
                <w:sz w:val="20"/>
                <w:szCs w:val="20"/>
                <w:vertAlign w:val="subscript"/>
              </w:rPr>
              <w:t>2</w:t>
            </w:r>
            <w:r w:rsidRPr="00276539">
              <w:rPr>
                <w:rFonts w:ascii="Verdana" w:eastAsia="Verdana" w:hAnsi="Verdana" w:cs="Verdana"/>
                <w:sz w:val="20"/>
                <w:szCs w:val="20"/>
              </w:rPr>
              <w:t>n)</w:t>
            </w:r>
          </w:p>
        </w:tc>
      </w:tr>
      <w:tr w:rsidR="00276539" w:rsidRPr="00276539" w14:paraId="4C20B333" w14:textId="77777777">
        <w:tc>
          <w:tcPr>
            <w:tcW w:w="2260"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089FB49D"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sz w:val="20"/>
                <w:szCs w:val="20"/>
              </w:rPr>
              <w:t>Linear Search</w:t>
            </w:r>
          </w:p>
        </w:tc>
        <w:tc>
          <w:tcPr>
            <w:tcW w:w="1774"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71E0A135" w14:textId="77777777" w:rsidR="00567CD6" w:rsidRPr="00276539" w:rsidRDefault="00000000">
            <w:pPr>
              <w:jc w:val="center"/>
              <w:rPr>
                <w:rFonts w:ascii="Verdana" w:eastAsia="Verdana" w:hAnsi="Verdana" w:cs="Verdana"/>
                <w:sz w:val="20"/>
                <w:szCs w:val="20"/>
              </w:rPr>
            </w:pPr>
            <w:proofErr w:type="gramStart"/>
            <w:r w:rsidRPr="00276539">
              <w:rPr>
                <w:rFonts w:ascii="Verdana" w:eastAsia="Verdana" w:hAnsi="Verdana" w:cs="Verdana"/>
                <w:sz w:val="20"/>
                <w:szCs w:val="20"/>
              </w:rPr>
              <w:t>O(</w:t>
            </w:r>
            <w:proofErr w:type="gramEnd"/>
            <w:r w:rsidRPr="00276539">
              <w:rPr>
                <w:rFonts w:ascii="Verdana" w:eastAsia="Verdana" w:hAnsi="Verdana" w:cs="Verdana"/>
                <w:sz w:val="20"/>
                <w:szCs w:val="20"/>
              </w:rPr>
              <w:t>1)</w:t>
            </w:r>
          </w:p>
        </w:tc>
        <w:tc>
          <w:tcPr>
            <w:tcW w:w="2388"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5195549B"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sz w:val="20"/>
                <w:szCs w:val="20"/>
              </w:rPr>
              <w:t>O(n)</w:t>
            </w:r>
          </w:p>
        </w:tc>
        <w:tc>
          <w:tcPr>
            <w:tcW w:w="2028" w:type="dxa"/>
            <w:tcBorders>
              <w:top w:val="single" w:sz="6" w:space="0" w:color="000000"/>
              <w:left w:val="single" w:sz="6" w:space="0" w:color="000000"/>
              <w:bottom w:val="single" w:sz="6" w:space="0" w:color="F1F1F1"/>
              <w:right w:val="single" w:sz="6" w:space="0" w:color="000000"/>
            </w:tcBorders>
            <w:tcMar>
              <w:top w:w="75" w:type="dxa"/>
              <w:left w:w="75" w:type="dxa"/>
              <w:bottom w:w="75" w:type="dxa"/>
              <w:right w:w="75" w:type="dxa"/>
            </w:tcMar>
            <w:vAlign w:val="center"/>
          </w:tcPr>
          <w:p w14:paraId="68DB9CF1" w14:textId="77777777" w:rsidR="00567CD6" w:rsidRPr="00276539" w:rsidRDefault="00000000">
            <w:pPr>
              <w:jc w:val="center"/>
              <w:rPr>
                <w:rFonts w:ascii="Verdana" w:eastAsia="Verdana" w:hAnsi="Verdana" w:cs="Verdana"/>
                <w:sz w:val="20"/>
                <w:szCs w:val="20"/>
              </w:rPr>
            </w:pPr>
            <w:r w:rsidRPr="00276539">
              <w:rPr>
                <w:rFonts w:ascii="Verdana" w:eastAsia="Verdana" w:hAnsi="Verdana" w:cs="Verdana"/>
                <w:sz w:val="20"/>
                <w:szCs w:val="20"/>
              </w:rPr>
              <w:t>O(n)</w:t>
            </w:r>
          </w:p>
        </w:tc>
      </w:tr>
    </w:tbl>
    <w:p w14:paraId="1D8789B7"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Example of Binary Search</w:t>
      </w:r>
    </w:p>
    <w:p w14:paraId="73BAF151"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Example: Find element 33 from array A {11, 22, 33, 44, 55, 66, 77, 88} using binary search.</w:t>
      </w:r>
    </w:p>
    <w:p w14:paraId="65C8A756"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Solution:</w:t>
      </w:r>
    </w:p>
    <w:p w14:paraId="5DC87245"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The array is already sorted, so we can directly apply binary search on A. Here Key = 33.</w:t>
      </w:r>
    </w:p>
    <w:p w14:paraId="6DD4ADB6"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Iteration 1: </w:t>
      </w:r>
      <w:r w:rsidRPr="00276539">
        <w:rPr>
          <w:rFonts w:ascii="Verdana" w:eastAsia="Verdana" w:hAnsi="Verdana" w:cs="Verdana"/>
          <w:sz w:val="20"/>
          <w:szCs w:val="20"/>
        </w:rPr>
        <w:t>Initial search space</w:t>
      </w:r>
    </w:p>
    <w:p w14:paraId="1319077F" w14:textId="77777777" w:rsidR="00567CD6" w:rsidRPr="00276539" w:rsidRDefault="00000000">
      <w:pPr>
        <w:rPr>
          <w:rFonts w:ascii="Verdana" w:eastAsia="Verdana" w:hAnsi="Verdana" w:cs="Verdana"/>
          <w:sz w:val="20"/>
          <w:szCs w:val="20"/>
        </w:rPr>
      </w:pPr>
      <w:r w:rsidRPr="00276539">
        <w:rPr>
          <w:rFonts w:ascii="Verdana" w:eastAsia="Verdana" w:hAnsi="Verdana" w:cs="Verdana"/>
          <w:noProof/>
          <w:sz w:val="20"/>
          <w:szCs w:val="20"/>
        </w:rPr>
        <mc:AlternateContent>
          <mc:Choice Requires="wps">
            <w:drawing>
              <wp:inline distT="0" distB="0" distL="0" distR="0" wp14:anchorId="2EE5514B" wp14:editId="2E6C7C85">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4800" cy="304800"/>
                <wp:effectExtent b="0" l="0" r="0" t="0"/>
                <wp:docPr id="20" name="image74.png"/>
                <a:graphic>
                  <a:graphicData uri="http://schemas.openxmlformats.org/drawingml/2006/picture">
                    <pic:pic>
                      <pic:nvPicPr>
                        <pic:cNvPr id="0" name="image74.png"/>
                        <pic:cNvPicPr preferRelativeResize="0"/>
                      </pic:nvPicPr>
                      <pic:blipFill>
                        <a:blip r:embed="rId44"/>
                        <a:srcRect b="0" l="0" r="0" t="0"/>
                        <a:stretch>
                          <a:fillRect/>
                        </a:stretch>
                      </pic:blipFill>
                      <pic:spPr>
                        <a:xfrm>
                          <a:off x="0" y="0"/>
                          <a:ext cx="304800" cy="304800"/>
                        </a:xfrm>
                        <a:prstGeom prst="rect"/>
                        <a:ln/>
                      </pic:spPr>
                    </pic:pic>
                  </a:graphicData>
                </a:graphic>
              </wp:inline>
            </w:drawing>
          </mc:Fallback>
        </mc:AlternateContent>
      </w:r>
      <w:r w:rsidRPr="00276539">
        <w:rPr>
          <w:rFonts w:ascii="Verdana" w:eastAsia="Verdana" w:hAnsi="Verdana" w:cs="Verdana"/>
          <w:noProof/>
          <w:sz w:val="20"/>
          <w:szCs w:val="20"/>
        </w:rPr>
        <w:drawing>
          <wp:inline distT="0" distB="0" distL="0" distR="0" wp14:anchorId="12F1BEBB" wp14:editId="5F2EB930">
            <wp:extent cx="5709920" cy="2084070"/>
            <wp:effectExtent l="0" t="0" r="0" b="0"/>
            <wp:docPr id="4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5"/>
                    <a:srcRect/>
                    <a:stretch>
                      <a:fillRect/>
                    </a:stretch>
                  </pic:blipFill>
                  <pic:spPr>
                    <a:xfrm>
                      <a:off x="0" y="0"/>
                      <a:ext cx="5709920" cy="2084070"/>
                    </a:xfrm>
                    <a:prstGeom prst="rect">
                      <a:avLst/>
                    </a:prstGeom>
                    <a:ln/>
                  </pic:spPr>
                </pic:pic>
              </a:graphicData>
            </a:graphic>
          </wp:inline>
        </w:drawing>
      </w:r>
    </w:p>
    <w:p w14:paraId="424147A9" w14:textId="77777777" w:rsidR="00567CD6" w:rsidRPr="00276539" w:rsidRDefault="00000000">
      <w:pPr>
        <w:shd w:val="clear" w:color="auto" w:fill="FFFFFF"/>
        <w:rPr>
          <w:rFonts w:ascii="Verdana" w:eastAsia="Verdana" w:hAnsi="Verdana" w:cs="Verdana"/>
          <w:sz w:val="20"/>
          <w:szCs w:val="20"/>
        </w:rPr>
      </w:pPr>
      <w:r w:rsidRPr="00276539">
        <w:rPr>
          <w:rFonts w:ascii="Verdana" w:eastAsia="Verdana" w:hAnsi="Verdana" w:cs="Verdana"/>
          <w:sz w:val="20"/>
          <w:szCs w:val="20"/>
        </w:rPr>
        <w:t xml:space="preserve">                                 Binary Search – Step 1</w:t>
      </w:r>
    </w:p>
    <w:p w14:paraId="5D6704E5"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low = 1, high = 8,</w:t>
      </w:r>
    </w:p>
    <w:p w14:paraId="5433B19D"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mid = low + high) / 2 = (1 + 8)/ 2 </w:t>
      </w:r>
      <w:proofErr w:type="gramStart"/>
      <w:r w:rsidRPr="00276539">
        <w:rPr>
          <w:rFonts w:ascii="Verdana" w:eastAsia="Verdana" w:hAnsi="Verdana" w:cs="Verdana"/>
          <w:sz w:val="20"/>
          <w:szCs w:val="20"/>
        </w:rPr>
        <w:t>=  9</w:t>
      </w:r>
      <w:proofErr w:type="gramEnd"/>
      <w:r w:rsidRPr="00276539">
        <w:rPr>
          <w:rFonts w:ascii="Verdana" w:eastAsia="Verdana" w:hAnsi="Verdana" w:cs="Verdana"/>
          <w:sz w:val="20"/>
          <w:szCs w:val="20"/>
        </w:rPr>
        <w:t>/2  =  4</w:t>
      </w:r>
    </w:p>
    <w:p w14:paraId="5E31A781"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A[mid] = </w:t>
      </w:r>
      <w:proofErr w:type="gramStart"/>
      <w:r w:rsidRPr="00276539">
        <w:rPr>
          <w:rFonts w:ascii="Verdana" w:eastAsia="Verdana" w:hAnsi="Verdana" w:cs="Verdana"/>
          <w:sz w:val="20"/>
          <w:szCs w:val="20"/>
        </w:rPr>
        <w:t>A[</w:t>
      </w:r>
      <w:proofErr w:type="gramEnd"/>
      <w:r w:rsidRPr="00276539">
        <w:rPr>
          <w:rFonts w:ascii="Verdana" w:eastAsia="Verdana" w:hAnsi="Verdana" w:cs="Verdana"/>
          <w:sz w:val="20"/>
          <w:szCs w:val="20"/>
        </w:rPr>
        <w:t>4] = 44</w:t>
      </w:r>
    </w:p>
    <w:p w14:paraId="31F3E70A"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As Key &lt; </w:t>
      </w:r>
      <w:proofErr w:type="gramStart"/>
      <w:r w:rsidRPr="00276539">
        <w:rPr>
          <w:rFonts w:ascii="Verdana" w:eastAsia="Verdana" w:hAnsi="Verdana" w:cs="Verdana"/>
          <w:sz w:val="20"/>
          <w:szCs w:val="20"/>
        </w:rPr>
        <w:t>A[</w:t>
      </w:r>
      <w:proofErr w:type="gramEnd"/>
      <w:r w:rsidRPr="00276539">
        <w:rPr>
          <w:rFonts w:ascii="Verdana" w:eastAsia="Verdana" w:hAnsi="Verdana" w:cs="Verdana"/>
          <w:sz w:val="20"/>
          <w:szCs w:val="20"/>
        </w:rPr>
        <w:t>4], update high</w:t>
      </w:r>
    </w:p>
    <w:p w14:paraId="74F3490A"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high = mid – 1 = 4 – 1 = 3</w:t>
      </w:r>
    </w:p>
    <w:p w14:paraId="3445FFBE"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Iteration </w:t>
      </w:r>
      <w:proofErr w:type="gramStart"/>
      <w:r w:rsidRPr="00276539">
        <w:rPr>
          <w:rFonts w:ascii="Verdana" w:eastAsia="Verdana" w:hAnsi="Verdana" w:cs="Verdana"/>
          <w:b/>
          <w:sz w:val="20"/>
          <w:szCs w:val="20"/>
        </w:rPr>
        <w:t>2 :</w:t>
      </w:r>
      <w:proofErr w:type="gramEnd"/>
      <w:r w:rsidRPr="00276539">
        <w:rPr>
          <w:rFonts w:ascii="Verdana" w:eastAsia="Verdana" w:hAnsi="Verdana" w:cs="Verdana"/>
          <w:b/>
          <w:sz w:val="20"/>
          <w:szCs w:val="20"/>
        </w:rPr>
        <w:t> </w:t>
      </w:r>
      <w:r w:rsidRPr="00276539">
        <w:rPr>
          <w:rFonts w:ascii="Verdana" w:eastAsia="Verdana" w:hAnsi="Verdana" w:cs="Verdana"/>
          <w:sz w:val="20"/>
          <w:szCs w:val="20"/>
        </w:rPr>
        <w:t>New search space</w:t>
      </w:r>
    </w:p>
    <w:p w14:paraId="7C70E048"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noProof/>
          <w:sz w:val="20"/>
          <w:szCs w:val="20"/>
        </w:rPr>
        <w:lastRenderedPageBreak/>
        <w:drawing>
          <wp:inline distT="0" distB="0" distL="0" distR="0" wp14:anchorId="1E835B8E" wp14:editId="305C0664">
            <wp:extent cx="2667608" cy="2134086"/>
            <wp:effectExtent l="0" t="0" r="0" b="0"/>
            <wp:docPr id="4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6"/>
                    <a:srcRect/>
                    <a:stretch>
                      <a:fillRect/>
                    </a:stretch>
                  </pic:blipFill>
                  <pic:spPr>
                    <a:xfrm>
                      <a:off x="0" y="0"/>
                      <a:ext cx="2667608" cy="2134086"/>
                    </a:xfrm>
                    <a:prstGeom prst="rect">
                      <a:avLst/>
                    </a:prstGeom>
                    <a:ln/>
                  </pic:spPr>
                </pic:pic>
              </a:graphicData>
            </a:graphic>
          </wp:inline>
        </w:drawing>
      </w:r>
    </w:p>
    <w:p w14:paraId="11591635" w14:textId="77777777" w:rsidR="00567CD6" w:rsidRPr="00276539" w:rsidRDefault="00567CD6">
      <w:pPr>
        <w:shd w:val="clear" w:color="auto" w:fill="FFFFFF"/>
        <w:rPr>
          <w:rFonts w:ascii="Verdana" w:eastAsia="Verdana" w:hAnsi="Verdana" w:cs="Verdana"/>
          <w:sz w:val="20"/>
          <w:szCs w:val="20"/>
        </w:rPr>
      </w:pPr>
    </w:p>
    <w:p w14:paraId="21B5A009"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low = 1, high = 3,</w:t>
      </w:r>
    </w:p>
    <w:p w14:paraId="4FC93643"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mid = (low + high) / 2 = (1 + 3)/ 2= 4/2 = 2</w:t>
      </w:r>
    </w:p>
    <w:p w14:paraId="75337CA2"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A[mid] = </w:t>
      </w:r>
      <w:proofErr w:type="gramStart"/>
      <w:r w:rsidRPr="00276539">
        <w:rPr>
          <w:rFonts w:ascii="Verdana" w:eastAsia="Verdana" w:hAnsi="Verdana" w:cs="Verdana"/>
          <w:sz w:val="20"/>
          <w:szCs w:val="20"/>
        </w:rPr>
        <w:t>A[</w:t>
      </w:r>
      <w:proofErr w:type="gramEnd"/>
      <w:r w:rsidRPr="00276539">
        <w:rPr>
          <w:rFonts w:ascii="Verdana" w:eastAsia="Verdana" w:hAnsi="Verdana" w:cs="Verdana"/>
          <w:sz w:val="20"/>
          <w:szCs w:val="20"/>
        </w:rPr>
        <w:t>2] = 22</w:t>
      </w:r>
    </w:p>
    <w:p w14:paraId="534139F4"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As Key &gt; </w:t>
      </w:r>
      <w:proofErr w:type="gramStart"/>
      <w:r w:rsidRPr="00276539">
        <w:rPr>
          <w:rFonts w:ascii="Verdana" w:eastAsia="Verdana" w:hAnsi="Verdana" w:cs="Verdana"/>
          <w:sz w:val="20"/>
          <w:szCs w:val="20"/>
        </w:rPr>
        <w:t>A[</w:t>
      </w:r>
      <w:proofErr w:type="gramEnd"/>
      <w:r w:rsidRPr="00276539">
        <w:rPr>
          <w:rFonts w:ascii="Verdana" w:eastAsia="Verdana" w:hAnsi="Verdana" w:cs="Verdana"/>
          <w:sz w:val="20"/>
          <w:szCs w:val="20"/>
        </w:rPr>
        <w:t>2], update low</w:t>
      </w:r>
    </w:p>
    <w:p w14:paraId="08591D16"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low = mid + 1= 2 + 1 = 3</w:t>
      </w:r>
    </w:p>
    <w:p w14:paraId="5DBD877E"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Iteration </w:t>
      </w:r>
      <w:proofErr w:type="gramStart"/>
      <w:r w:rsidRPr="00276539">
        <w:rPr>
          <w:rFonts w:ascii="Verdana" w:eastAsia="Verdana" w:hAnsi="Verdana" w:cs="Verdana"/>
          <w:b/>
          <w:sz w:val="20"/>
          <w:szCs w:val="20"/>
        </w:rPr>
        <w:t>3 :</w:t>
      </w:r>
      <w:proofErr w:type="gramEnd"/>
      <w:r w:rsidRPr="00276539">
        <w:rPr>
          <w:rFonts w:ascii="Verdana" w:eastAsia="Verdana" w:hAnsi="Verdana" w:cs="Verdana"/>
          <w:b/>
          <w:sz w:val="20"/>
          <w:szCs w:val="20"/>
        </w:rPr>
        <w:t> </w:t>
      </w:r>
      <w:r w:rsidRPr="00276539">
        <w:rPr>
          <w:rFonts w:ascii="Verdana" w:eastAsia="Verdana" w:hAnsi="Verdana" w:cs="Verdana"/>
          <w:sz w:val="20"/>
          <w:szCs w:val="20"/>
        </w:rPr>
        <w:t>New search space</w:t>
      </w:r>
    </w:p>
    <w:p w14:paraId="4B03D6F2"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noProof/>
        </w:rPr>
        <w:drawing>
          <wp:anchor distT="0" distB="0" distL="114300" distR="114300" simplePos="0" relativeHeight="251659264" behindDoc="0" locked="0" layoutInCell="1" hidden="0" allowOverlap="1" wp14:anchorId="556DFFD2" wp14:editId="77FBFECA">
            <wp:simplePos x="0" y="0"/>
            <wp:positionH relativeFrom="column">
              <wp:posOffset>1</wp:posOffset>
            </wp:positionH>
            <wp:positionV relativeFrom="paragraph">
              <wp:posOffset>0</wp:posOffset>
            </wp:positionV>
            <wp:extent cx="2095500" cy="819150"/>
            <wp:effectExtent l="0" t="0" r="0" b="0"/>
            <wp:wrapSquare wrapText="bothSides" distT="0" distB="0" distL="114300" distR="11430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2095500" cy="819150"/>
                    </a:xfrm>
                    <a:prstGeom prst="rect">
                      <a:avLst/>
                    </a:prstGeom>
                    <a:ln/>
                  </pic:spPr>
                </pic:pic>
              </a:graphicData>
            </a:graphic>
          </wp:anchor>
        </w:drawing>
      </w:r>
    </w:p>
    <w:p w14:paraId="6D59EA83" w14:textId="77777777" w:rsidR="00567CD6" w:rsidRPr="00276539" w:rsidRDefault="00567CD6">
      <w:pPr>
        <w:ind w:left="0"/>
      </w:pPr>
    </w:p>
    <w:p w14:paraId="2D86934F"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br/>
      </w:r>
    </w:p>
    <w:p w14:paraId="1ECE10F2"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low = 3, high = 3,</w:t>
      </w:r>
    </w:p>
    <w:p w14:paraId="626CE62F"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mid = (low + high) / 2 = (3 + 3)/ 2= 6/2 = 3</w:t>
      </w:r>
    </w:p>
    <w:p w14:paraId="06C783DA"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A[mid] = </w:t>
      </w:r>
      <w:proofErr w:type="gramStart"/>
      <w:r w:rsidRPr="00276539">
        <w:rPr>
          <w:rFonts w:ascii="Verdana" w:eastAsia="Verdana" w:hAnsi="Verdana" w:cs="Verdana"/>
          <w:sz w:val="20"/>
          <w:szCs w:val="20"/>
        </w:rPr>
        <w:t>A[</w:t>
      </w:r>
      <w:proofErr w:type="gramEnd"/>
      <w:r w:rsidRPr="00276539">
        <w:rPr>
          <w:rFonts w:ascii="Verdana" w:eastAsia="Verdana" w:hAnsi="Verdana" w:cs="Verdana"/>
          <w:sz w:val="20"/>
          <w:szCs w:val="20"/>
        </w:rPr>
        <w:t>3] = 33</w:t>
      </w:r>
    </w:p>
    <w:p w14:paraId="2F19EF74"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Key = </w:t>
      </w:r>
      <w:proofErr w:type="gramStart"/>
      <w:r w:rsidRPr="00276539">
        <w:rPr>
          <w:rFonts w:ascii="Verdana" w:eastAsia="Verdana" w:hAnsi="Verdana" w:cs="Verdana"/>
          <w:sz w:val="20"/>
          <w:szCs w:val="20"/>
        </w:rPr>
        <w:t>A[</w:t>
      </w:r>
      <w:proofErr w:type="gramEnd"/>
      <w:r w:rsidRPr="00276539">
        <w:rPr>
          <w:rFonts w:ascii="Verdana" w:eastAsia="Verdana" w:hAnsi="Verdana" w:cs="Verdana"/>
          <w:sz w:val="20"/>
          <w:szCs w:val="20"/>
        </w:rPr>
        <w:t>3], An element found, so return mid.</w:t>
      </w:r>
    </w:p>
    <w:p w14:paraId="110403E5" w14:textId="77777777" w:rsidR="00567CD6" w:rsidRPr="00276539" w:rsidRDefault="00000000">
      <w:pPr>
        <w:pStyle w:val="Heading1"/>
        <w:shd w:val="clear" w:color="auto" w:fill="FFFFFF"/>
        <w:spacing w:after="150"/>
        <w:rPr>
          <w:color w:val="auto"/>
        </w:rPr>
      </w:pPr>
      <w:r w:rsidRPr="00276539">
        <w:rPr>
          <w:color w:val="auto"/>
        </w:rPr>
        <w:t>Max-Min Problem</w:t>
      </w:r>
    </w:p>
    <w:p w14:paraId="621617FE"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Max-Min problem is to find a maximum and minimum element from the given array. We can effectively solve it using </w:t>
      </w:r>
      <w:hyperlink r:id="rId48">
        <w:r w:rsidRPr="00276539">
          <w:rPr>
            <w:rFonts w:ascii="Verdana" w:eastAsia="Verdana" w:hAnsi="Verdana" w:cs="Verdana"/>
            <w:sz w:val="20"/>
            <w:szCs w:val="20"/>
            <w:u w:val="single"/>
          </w:rPr>
          <w:t>divide and conquer approach</w:t>
        </w:r>
      </w:hyperlink>
      <w:r w:rsidRPr="00276539">
        <w:rPr>
          <w:rFonts w:ascii="Verdana" w:eastAsia="Verdana" w:hAnsi="Verdana" w:cs="Verdana"/>
          <w:sz w:val="20"/>
          <w:szCs w:val="20"/>
        </w:rPr>
        <w:t>.</w:t>
      </w:r>
    </w:p>
    <w:p w14:paraId="04A36722"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In the traditional approach, the maximum and minimum element can be found by comparing each element and updating Max and Min values as and when required. This approach is </w:t>
      </w:r>
      <w:proofErr w:type="gramStart"/>
      <w:r w:rsidRPr="00276539">
        <w:rPr>
          <w:rFonts w:ascii="Verdana" w:eastAsia="Verdana" w:hAnsi="Verdana" w:cs="Verdana"/>
          <w:sz w:val="20"/>
          <w:szCs w:val="20"/>
        </w:rPr>
        <w:t>simple</w:t>
      </w:r>
      <w:proofErr w:type="gramEnd"/>
      <w:r w:rsidRPr="00276539">
        <w:rPr>
          <w:rFonts w:ascii="Verdana" w:eastAsia="Verdana" w:hAnsi="Verdana" w:cs="Verdana"/>
          <w:sz w:val="20"/>
          <w:szCs w:val="20"/>
        </w:rPr>
        <w:t xml:space="preserve"> but it does (n – 1) comparisons for finding max and the same number of comparisons for finding the min. It results in a total of 2(n – 1) comparisons. Using a divide and conquer approach, we can reduce the number of comparisons.</w:t>
      </w:r>
    </w:p>
    <w:p w14:paraId="0BB8407F"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Divide and conquer approach for Max. Min problem works in three stages.</w:t>
      </w:r>
    </w:p>
    <w:p w14:paraId="368F0401" w14:textId="77777777" w:rsidR="00567CD6" w:rsidRPr="00276539" w:rsidRDefault="00000000">
      <w:pPr>
        <w:numPr>
          <w:ilvl w:val="0"/>
          <w:numId w:val="15"/>
        </w:numPr>
        <w:shd w:val="clear" w:color="auto" w:fill="FFFFFF"/>
        <w:spacing w:after="0" w:line="240" w:lineRule="auto"/>
        <w:ind w:left="1170" w:right="0"/>
        <w:jc w:val="left"/>
      </w:pPr>
      <w:r w:rsidRPr="00276539">
        <w:rPr>
          <w:rFonts w:ascii="Verdana" w:eastAsia="Verdana" w:hAnsi="Verdana" w:cs="Verdana"/>
          <w:sz w:val="20"/>
          <w:szCs w:val="20"/>
        </w:rPr>
        <w:t>If a</w:t>
      </w:r>
      <w:r w:rsidRPr="00276539">
        <w:rPr>
          <w:rFonts w:ascii="Verdana" w:eastAsia="Verdana" w:hAnsi="Verdana" w:cs="Verdana"/>
          <w:sz w:val="20"/>
          <w:szCs w:val="20"/>
          <w:vertAlign w:val="subscript"/>
        </w:rPr>
        <w:t>1</w:t>
      </w:r>
      <w:r w:rsidRPr="00276539">
        <w:rPr>
          <w:rFonts w:ascii="Verdana" w:eastAsia="Verdana" w:hAnsi="Verdana" w:cs="Verdana"/>
          <w:sz w:val="20"/>
          <w:szCs w:val="20"/>
        </w:rPr>
        <w:t> is the only element in the array, a</w:t>
      </w:r>
      <w:r w:rsidRPr="00276539">
        <w:rPr>
          <w:rFonts w:ascii="Verdana" w:eastAsia="Verdana" w:hAnsi="Verdana" w:cs="Verdana"/>
          <w:sz w:val="20"/>
          <w:szCs w:val="20"/>
          <w:vertAlign w:val="subscript"/>
        </w:rPr>
        <w:t>1</w:t>
      </w:r>
      <w:r w:rsidRPr="00276539">
        <w:rPr>
          <w:rFonts w:ascii="Verdana" w:eastAsia="Verdana" w:hAnsi="Verdana" w:cs="Verdana"/>
          <w:sz w:val="20"/>
          <w:szCs w:val="20"/>
        </w:rPr>
        <w:t> is the maximum and minimum.</w:t>
      </w:r>
    </w:p>
    <w:p w14:paraId="27997939" w14:textId="77777777" w:rsidR="00567CD6" w:rsidRPr="00276539" w:rsidRDefault="00000000">
      <w:pPr>
        <w:numPr>
          <w:ilvl w:val="0"/>
          <w:numId w:val="16"/>
        </w:numPr>
        <w:shd w:val="clear" w:color="auto" w:fill="FFFFFF"/>
        <w:spacing w:after="0" w:line="240" w:lineRule="auto"/>
        <w:ind w:left="1170" w:right="0"/>
        <w:jc w:val="left"/>
      </w:pPr>
      <w:r w:rsidRPr="00276539">
        <w:rPr>
          <w:rFonts w:ascii="Verdana" w:eastAsia="Verdana" w:hAnsi="Verdana" w:cs="Verdana"/>
          <w:sz w:val="20"/>
          <w:szCs w:val="20"/>
        </w:rPr>
        <w:t>If the array contains only two elements a</w:t>
      </w:r>
      <w:r w:rsidRPr="00276539">
        <w:rPr>
          <w:rFonts w:ascii="Verdana" w:eastAsia="Verdana" w:hAnsi="Verdana" w:cs="Verdana"/>
          <w:sz w:val="20"/>
          <w:szCs w:val="20"/>
          <w:vertAlign w:val="subscript"/>
        </w:rPr>
        <w:t>1</w:t>
      </w:r>
      <w:r w:rsidRPr="00276539">
        <w:rPr>
          <w:rFonts w:ascii="Verdana" w:eastAsia="Verdana" w:hAnsi="Verdana" w:cs="Verdana"/>
          <w:sz w:val="20"/>
          <w:szCs w:val="20"/>
        </w:rPr>
        <w:t> and a</w:t>
      </w:r>
      <w:r w:rsidRPr="00276539">
        <w:rPr>
          <w:rFonts w:ascii="Verdana" w:eastAsia="Verdana" w:hAnsi="Verdana" w:cs="Verdana"/>
          <w:sz w:val="20"/>
          <w:szCs w:val="20"/>
          <w:vertAlign w:val="subscript"/>
        </w:rPr>
        <w:t>2</w:t>
      </w:r>
      <w:r w:rsidRPr="00276539">
        <w:rPr>
          <w:rFonts w:ascii="Verdana" w:eastAsia="Verdana" w:hAnsi="Verdana" w:cs="Verdana"/>
          <w:sz w:val="20"/>
          <w:szCs w:val="20"/>
        </w:rPr>
        <w:t>, then the single comparison between two elements can decide the minimum and maximum of them.</w:t>
      </w:r>
    </w:p>
    <w:p w14:paraId="45CC57E6" w14:textId="77777777" w:rsidR="00567CD6" w:rsidRPr="00276539" w:rsidRDefault="00000000">
      <w:pPr>
        <w:numPr>
          <w:ilvl w:val="0"/>
          <w:numId w:val="1"/>
        </w:numPr>
        <w:shd w:val="clear" w:color="auto" w:fill="FFFFFF"/>
        <w:spacing w:after="0" w:line="240" w:lineRule="auto"/>
        <w:ind w:left="1170" w:right="0"/>
        <w:jc w:val="left"/>
      </w:pPr>
      <w:r w:rsidRPr="00276539">
        <w:rPr>
          <w:rFonts w:ascii="Verdana" w:eastAsia="Verdana" w:hAnsi="Verdana" w:cs="Verdana"/>
          <w:sz w:val="20"/>
          <w:szCs w:val="20"/>
        </w:rPr>
        <w:t xml:space="preserve">If there are more than two elements, the algorithm divides the array from the middle and creates two subproblems. Both subproblems are treated as </w:t>
      </w:r>
      <w:r w:rsidRPr="00276539">
        <w:rPr>
          <w:rFonts w:ascii="Verdana" w:eastAsia="Verdana" w:hAnsi="Verdana" w:cs="Verdana"/>
          <w:sz w:val="20"/>
          <w:szCs w:val="20"/>
        </w:rPr>
        <w:lastRenderedPageBreak/>
        <w:t>an independent problem and the same recursive process is applied to them. This division continues until subproblem size becomes one or two.</w:t>
      </w:r>
    </w:p>
    <w:p w14:paraId="4B54E460"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After solving two subproblems, their minimum and maximum numbers are compared to build the solution of the large problem. This process continues in a bottom-up fashion to build the solution of a parent problem.</w:t>
      </w:r>
    </w:p>
    <w:p w14:paraId="12CA1E34"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Algorithm for Max-Min Problem</w:t>
      </w:r>
    </w:p>
    <w:p w14:paraId="6EF576DF"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b/>
          <w:sz w:val="20"/>
          <w:szCs w:val="20"/>
          <w:shd w:val="clear" w:color="auto" w:fill="333333"/>
        </w:rPr>
        <w:t xml:space="preserve">Algorithm </w:t>
      </w:r>
      <w:r w:rsidRPr="00276539">
        <w:rPr>
          <w:rFonts w:ascii="Verdana" w:eastAsia="Verdana" w:hAnsi="Verdana" w:cs="Verdana"/>
          <w:sz w:val="20"/>
          <w:szCs w:val="20"/>
          <w:shd w:val="clear" w:color="auto" w:fill="333333"/>
        </w:rPr>
        <w:t>DC_MAXMIN (A, low, high)</w:t>
      </w:r>
    </w:p>
    <w:p w14:paraId="59DE3BE0"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proofErr w:type="gramStart"/>
      <w:r w:rsidRPr="00276539">
        <w:rPr>
          <w:rFonts w:ascii="Verdana" w:eastAsia="Verdana" w:hAnsi="Verdana" w:cs="Verdana"/>
          <w:sz w:val="20"/>
          <w:szCs w:val="20"/>
          <w:shd w:val="clear" w:color="auto" w:fill="333333"/>
        </w:rPr>
        <w:t>Description :</w:t>
      </w:r>
      <w:proofErr w:type="gramEnd"/>
      <w:r w:rsidRPr="00276539">
        <w:rPr>
          <w:rFonts w:ascii="Verdana" w:eastAsia="Verdana" w:hAnsi="Verdana" w:cs="Verdana"/>
          <w:sz w:val="20"/>
          <w:szCs w:val="20"/>
          <w:shd w:val="clear" w:color="auto" w:fill="333333"/>
        </w:rPr>
        <w:t xml:space="preserve"> Find minimum and maximum element from array using divide and conquer approach</w:t>
      </w:r>
    </w:p>
    <w:p w14:paraId="3DABEBBF"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proofErr w:type="gramStart"/>
      <w:r w:rsidRPr="00276539">
        <w:rPr>
          <w:rFonts w:ascii="Verdana" w:eastAsia="Verdana" w:hAnsi="Verdana" w:cs="Verdana"/>
          <w:sz w:val="20"/>
          <w:szCs w:val="20"/>
          <w:shd w:val="clear" w:color="auto" w:fill="333333"/>
        </w:rPr>
        <w:t>Input :</w:t>
      </w:r>
      <w:proofErr w:type="gramEnd"/>
      <w:r w:rsidRPr="00276539">
        <w:rPr>
          <w:rFonts w:ascii="Verdana" w:eastAsia="Verdana" w:hAnsi="Verdana" w:cs="Verdana"/>
          <w:sz w:val="20"/>
          <w:szCs w:val="20"/>
          <w:shd w:val="clear" w:color="auto" w:fill="333333"/>
        </w:rPr>
        <w:t xml:space="preserve"> Array A of length n, and indices low = 0 and high = n - 1</w:t>
      </w:r>
    </w:p>
    <w:p w14:paraId="077FE365"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proofErr w:type="gramStart"/>
      <w:r w:rsidRPr="00276539">
        <w:rPr>
          <w:rFonts w:ascii="Verdana" w:eastAsia="Verdana" w:hAnsi="Verdana" w:cs="Verdana"/>
          <w:sz w:val="20"/>
          <w:szCs w:val="20"/>
          <w:shd w:val="clear" w:color="auto" w:fill="333333"/>
        </w:rPr>
        <w:t>Output :</w:t>
      </w:r>
      <w:proofErr w:type="gramEnd"/>
      <w:r w:rsidRPr="00276539">
        <w:rPr>
          <w:rFonts w:ascii="Verdana" w:eastAsia="Verdana" w:hAnsi="Verdana" w:cs="Verdana"/>
          <w:sz w:val="20"/>
          <w:szCs w:val="20"/>
          <w:shd w:val="clear" w:color="auto" w:fill="333333"/>
        </w:rPr>
        <w:t xml:space="preserve"> (min, max) variables holding minimum and maximum element of array</w:t>
      </w:r>
    </w:p>
    <w:p w14:paraId="50434779" w14:textId="77777777" w:rsidR="00567CD6" w:rsidRPr="00276539" w:rsidRDefault="00567CD6">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p>
    <w:p w14:paraId="4019C61F"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b/>
          <w:sz w:val="20"/>
          <w:szCs w:val="20"/>
          <w:shd w:val="clear" w:color="auto" w:fill="333333"/>
        </w:rPr>
        <w:t xml:space="preserve">if </w:t>
      </w:r>
      <w:r w:rsidRPr="00276539">
        <w:rPr>
          <w:rFonts w:ascii="Verdana" w:eastAsia="Verdana" w:hAnsi="Verdana" w:cs="Verdana"/>
          <w:sz w:val="20"/>
          <w:szCs w:val="20"/>
          <w:shd w:val="clear" w:color="auto" w:fill="333333"/>
        </w:rPr>
        <w:t xml:space="preserve">n == 1 </w:t>
      </w:r>
      <w:r w:rsidRPr="00276539">
        <w:rPr>
          <w:rFonts w:ascii="Verdana" w:eastAsia="Verdana" w:hAnsi="Verdana" w:cs="Verdana"/>
          <w:b/>
          <w:sz w:val="20"/>
          <w:szCs w:val="20"/>
          <w:shd w:val="clear" w:color="auto" w:fill="333333"/>
        </w:rPr>
        <w:t>then</w:t>
      </w:r>
    </w:p>
    <w:p w14:paraId="37D272F2"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return </w:t>
      </w:r>
      <w:r w:rsidRPr="00276539">
        <w:rPr>
          <w:rFonts w:ascii="Verdana" w:eastAsia="Verdana" w:hAnsi="Verdana" w:cs="Verdana"/>
          <w:sz w:val="20"/>
          <w:szCs w:val="20"/>
          <w:shd w:val="clear" w:color="auto" w:fill="333333"/>
        </w:rPr>
        <w:t>(</w:t>
      </w:r>
      <w:proofErr w:type="gramStart"/>
      <w:r w:rsidRPr="00276539">
        <w:rPr>
          <w:rFonts w:ascii="Verdana" w:eastAsia="Verdana" w:hAnsi="Verdana" w:cs="Verdana"/>
          <w:sz w:val="20"/>
          <w:szCs w:val="20"/>
          <w:shd w:val="clear" w:color="auto" w:fill="333333"/>
        </w:rPr>
        <w:t>A[</w:t>
      </w:r>
      <w:proofErr w:type="gramEnd"/>
      <w:r w:rsidRPr="00276539">
        <w:rPr>
          <w:rFonts w:ascii="Verdana" w:eastAsia="Verdana" w:hAnsi="Verdana" w:cs="Verdana"/>
          <w:sz w:val="20"/>
          <w:szCs w:val="20"/>
          <w:shd w:val="clear" w:color="auto" w:fill="333333"/>
        </w:rPr>
        <w:t>1], A[1])</w:t>
      </w:r>
    </w:p>
    <w:p w14:paraId="1F908608"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b/>
          <w:sz w:val="20"/>
          <w:szCs w:val="20"/>
          <w:shd w:val="clear" w:color="auto" w:fill="333333"/>
        </w:rPr>
        <w:t xml:space="preserve">else if </w:t>
      </w:r>
      <w:r w:rsidRPr="00276539">
        <w:rPr>
          <w:rFonts w:ascii="Verdana" w:eastAsia="Verdana" w:hAnsi="Verdana" w:cs="Verdana"/>
          <w:sz w:val="20"/>
          <w:szCs w:val="20"/>
          <w:shd w:val="clear" w:color="auto" w:fill="333333"/>
        </w:rPr>
        <w:t xml:space="preserve">n == 2 </w:t>
      </w:r>
      <w:r w:rsidRPr="00276539">
        <w:rPr>
          <w:rFonts w:ascii="Verdana" w:eastAsia="Verdana" w:hAnsi="Verdana" w:cs="Verdana"/>
          <w:b/>
          <w:sz w:val="20"/>
          <w:szCs w:val="20"/>
          <w:shd w:val="clear" w:color="auto" w:fill="333333"/>
        </w:rPr>
        <w:t>then</w:t>
      </w:r>
    </w:p>
    <w:p w14:paraId="0672ABC3"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if </w:t>
      </w:r>
      <w:proofErr w:type="gramStart"/>
      <w:r w:rsidRPr="00276539">
        <w:rPr>
          <w:rFonts w:ascii="Verdana" w:eastAsia="Verdana" w:hAnsi="Verdana" w:cs="Verdana"/>
          <w:sz w:val="20"/>
          <w:szCs w:val="20"/>
          <w:shd w:val="clear" w:color="auto" w:fill="333333"/>
        </w:rPr>
        <w:t>A[</w:t>
      </w:r>
      <w:proofErr w:type="gramEnd"/>
      <w:r w:rsidRPr="00276539">
        <w:rPr>
          <w:rFonts w:ascii="Verdana" w:eastAsia="Verdana" w:hAnsi="Verdana" w:cs="Verdana"/>
          <w:sz w:val="20"/>
          <w:szCs w:val="20"/>
          <w:shd w:val="clear" w:color="auto" w:fill="333333"/>
        </w:rPr>
        <w:t xml:space="preserve">1] &lt; A[2] </w:t>
      </w:r>
      <w:r w:rsidRPr="00276539">
        <w:rPr>
          <w:rFonts w:ascii="Verdana" w:eastAsia="Verdana" w:hAnsi="Verdana" w:cs="Verdana"/>
          <w:b/>
          <w:sz w:val="20"/>
          <w:szCs w:val="20"/>
          <w:shd w:val="clear" w:color="auto" w:fill="333333"/>
        </w:rPr>
        <w:t>then</w:t>
      </w:r>
    </w:p>
    <w:p w14:paraId="78341CEC"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return </w:t>
      </w:r>
      <w:r w:rsidRPr="00276539">
        <w:rPr>
          <w:rFonts w:ascii="Verdana" w:eastAsia="Verdana" w:hAnsi="Verdana" w:cs="Verdana"/>
          <w:sz w:val="20"/>
          <w:szCs w:val="20"/>
          <w:shd w:val="clear" w:color="auto" w:fill="333333"/>
        </w:rPr>
        <w:t>(</w:t>
      </w:r>
      <w:proofErr w:type="gramStart"/>
      <w:r w:rsidRPr="00276539">
        <w:rPr>
          <w:rFonts w:ascii="Verdana" w:eastAsia="Verdana" w:hAnsi="Verdana" w:cs="Verdana"/>
          <w:sz w:val="20"/>
          <w:szCs w:val="20"/>
          <w:shd w:val="clear" w:color="auto" w:fill="333333"/>
        </w:rPr>
        <w:t>A[</w:t>
      </w:r>
      <w:proofErr w:type="gramEnd"/>
      <w:r w:rsidRPr="00276539">
        <w:rPr>
          <w:rFonts w:ascii="Verdana" w:eastAsia="Verdana" w:hAnsi="Verdana" w:cs="Verdana"/>
          <w:sz w:val="20"/>
          <w:szCs w:val="20"/>
          <w:shd w:val="clear" w:color="auto" w:fill="333333"/>
        </w:rPr>
        <w:t>1], A[2])</w:t>
      </w:r>
    </w:p>
    <w:p w14:paraId="024675B6"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else</w:t>
      </w:r>
    </w:p>
    <w:p w14:paraId="641E70DA"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return </w:t>
      </w:r>
      <w:r w:rsidRPr="00276539">
        <w:rPr>
          <w:rFonts w:ascii="Verdana" w:eastAsia="Verdana" w:hAnsi="Verdana" w:cs="Verdana"/>
          <w:sz w:val="20"/>
          <w:szCs w:val="20"/>
          <w:shd w:val="clear" w:color="auto" w:fill="333333"/>
        </w:rPr>
        <w:t>(</w:t>
      </w:r>
      <w:proofErr w:type="gramStart"/>
      <w:r w:rsidRPr="00276539">
        <w:rPr>
          <w:rFonts w:ascii="Verdana" w:eastAsia="Verdana" w:hAnsi="Verdana" w:cs="Verdana"/>
          <w:sz w:val="20"/>
          <w:szCs w:val="20"/>
          <w:shd w:val="clear" w:color="auto" w:fill="333333"/>
        </w:rPr>
        <w:t>A[</w:t>
      </w:r>
      <w:proofErr w:type="gramEnd"/>
      <w:r w:rsidRPr="00276539">
        <w:rPr>
          <w:rFonts w:ascii="Verdana" w:eastAsia="Verdana" w:hAnsi="Verdana" w:cs="Verdana"/>
          <w:sz w:val="20"/>
          <w:szCs w:val="20"/>
          <w:shd w:val="clear" w:color="auto" w:fill="333333"/>
        </w:rPr>
        <w:t>2], A[1])</w:t>
      </w:r>
    </w:p>
    <w:p w14:paraId="7EDC3BB4"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else</w:t>
      </w:r>
      <w:r w:rsidRPr="00276539">
        <w:rPr>
          <w:rFonts w:ascii="Verdana" w:eastAsia="Verdana" w:hAnsi="Verdana" w:cs="Verdana"/>
          <w:sz w:val="20"/>
          <w:szCs w:val="20"/>
          <w:shd w:val="clear" w:color="auto" w:fill="333333"/>
        </w:rPr>
        <w:t xml:space="preserve"> </w:t>
      </w:r>
    </w:p>
    <w:p w14:paraId="61EB576F"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mid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(low + high) / 2</w:t>
      </w:r>
      <w:r w:rsidRPr="00276539">
        <w:rPr>
          <w:rFonts w:ascii="Verdana" w:eastAsia="Verdana" w:hAnsi="Verdana" w:cs="Verdana"/>
          <w:sz w:val="20"/>
          <w:szCs w:val="20"/>
          <w:shd w:val="clear" w:color="auto" w:fill="333333"/>
        </w:rPr>
        <w:tab/>
      </w:r>
      <w:r w:rsidRPr="00276539">
        <w:rPr>
          <w:rFonts w:ascii="Verdana" w:eastAsia="Verdana" w:hAnsi="Verdana" w:cs="Verdana"/>
          <w:sz w:val="20"/>
          <w:szCs w:val="20"/>
          <w:shd w:val="clear" w:color="auto" w:fill="333333"/>
        </w:rPr>
        <w:tab/>
      </w:r>
    </w:p>
    <w:p w14:paraId="1C861EA9"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proofErr w:type="spellStart"/>
      <w:r w:rsidRPr="00276539">
        <w:rPr>
          <w:rFonts w:ascii="Verdana" w:eastAsia="Verdana" w:hAnsi="Verdana" w:cs="Verdana"/>
          <w:sz w:val="20"/>
          <w:szCs w:val="20"/>
          <w:shd w:val="clear" w:color="auto" w:fill="333333"/>
        </w:rPr>
        <w:t>LMin</w:t>
      </w:r>
      <w:proofErr w:type="spellEnd"/>
      <w:r w:rsidRPr="00276539">
        <w:rPr>
          <w:rFonts w:ascii="Verdana" w:eastAsia="Verdana" w:hAnsi="Verdana" w:cs="Verdana"/>
          <w:sz w:val="20"/>
          <w:szCs w:val="20"/>
          <w:shd w:val="clear" w:color="auto" w:fill="333333"/>
        </w:rPr>
        <w:t xml:space="preserve">, </w:t>
      </w:r>
      <w:proofErr w:type="spellStart"/>
      <w:r w:rsidRPr="00276539">
        <w:rPr>
          <w:rFonts w:ascii="Verdana" w:eastAsia="Verdana" w:hAnsi="Verdana" w:cs="Verdana"/>
          <w:sz w:val="20"/>
          <w:szCs w:val="20"/>
          <w:shd w:val="clear" w:color="auto" w:fill="333333"/>
        </w:rPr>
        <w:t>LMax</w:t>
      </w:r>
      <w:proofErr w:type="spellEnd"/>
      <w:r w:rsidRPr="00276539">
        <w:rPr>
          <w:rFonts w:ascii="Verdana" w:eastAsia="Verdana" w:hAnsi="Verdana" w:cs="Verdana"/>
          <w:sz w:val="20"/>
          <w:szCs w:val="20"/>
          <w:shd w:val="clear" w:color="auto" w:fill="333333"/>
        </w:rPr>
        <w:t>] = DC_MAXMIN (A, low, mid)</w:t>
      </w:r>
      <w:r w:rsidRPr="00276539">
        <w:rPr>
          <w:rFonts w:ascii="Verdana" w:eastAsia="Verdana" w:hAnsi="Verdana" w:cs="Verdana"/>
          <w:sz w:val="20"/>
          <w:szCs w:val="20"/>
          <w:shd w:val="clear" w:color="auto" w:fill="333333"/>
        </w:rPr>
        <w:tab/>
      </w:r>
    </w:p>
    <w:p w14:paraId="6052EAFF"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proofErr w:type="spellStart"/>
      <w:r w:rsidRPr="00276539">
        <w:rPr>
          <w:rFonts w:ascii="Verdana" w:eastAsia="Verdana" w:hAnsi="Verdana" w:cs="Verdana"/>
          <w:sz w:val="20"/>
          <w:szCs w:val="20"/>
          <w:shd w:val="clear" w:color="auto" w:fill="333333"/>
        </w:rPr>
        <w:t>RMin</w:t>
      </w:r>
      <w:proofErr w:type="spellEnd"/>
      <w:r w:rsidRPr="00276539">
        <w:rPr>
          <w:rFonts w:ascii="Verdana" w:eastAsia="Verdana" w:hAnsi="Verdana" w:cs="Verdana"/>
          <w:sz w:val="20"/>
          <w:szCs w:val="20"/>
          <w:shd w:val="clear" w:color="auto" w:fill="333333"/>
        </w:rPr>
        <w:t xml:space="preserve">, </w:t>
      </w:r>
      <w:proofErr w:type="spellStart"/>
      <w:r w:rsidRPr="00276539">
        <w:rPr>
          <w:rFonts w:ascii="Verdana" w:eastAsia="Verdana" w:hAnsi="Verdana" w:cs="Verdana"/>
          <w:sz w:val="20"/>
          <w:szCs w:val="20"/>
          <w:shd w:val="clear" w:color="auto" w:fill="333333"/>
        </w:rPr>
        <w:t>RMax</w:t>
      </w:r>
      <w:proofErr w:type="spellEnd"/>
      <w:r w:rsidRPr="00276539">
        <w:rPr>
          <w:rFonts w:ascii="Verdana" w:eastAsia="Verdana" w:hAnsi="Verdana" w:cs="Verdana"/>
          <w:sz w:val="20"/>
          <w:szCs w:val="20"/>
          <w:shd w:val="clear" w:color="auto" w:fill="333333"/>
        </w:rPr>
        <w:t>] = DC_MAXMIN (A, mid + 1, high)</w:t>
      </w:r>
    </w:p>
    <w:p w14:paraId="680E1BEA"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if </w:t>
      </w:r>
      <w:proofErr w:type="spellStart"/>
      <w:r w:rsidRPr="00276539">
        <w:rPr>
          <w:rFonts w:ascii="Verdana" w:eastAsia="Verdana" w:hAnsi="Verdana" w:cs="Verdana"/>
          <w:sz w:val="20"/>
          <w:szCs w:val="20"/>
          <w:shd w:val="clear" w:color="auto" w:fill="333333"/>
        </w:rPr>
        <w:t>LMax</w:t>
      </w:r>
      <w:proofErr w:type="spellEnd"/>
      <w:r w:rsidRPr="00276539">
        <w:rPr>
          <w:rFonts w:ascii="Verdana" w:eastAsia="Verdana" w:hAnsi="Verdana" w:cs="Verdana"/>
          <w:sz w:val="20"/>
          <w:szCs w:val="20"/>
          <w:shd w:val="clear" w:color="auto" w:fill="333333"/>
        </w:rPr>
        <w:t xml:space="preserve"> &gt; </w:t>
      </w:r>
      <w:proofErr w:type="spellStart"/>
      <w:proofErr w:type="gramStart"/>
      <w:r w:rsidRPr="00276539">
        <w:rPr>
          <w:rFonts w:ascii="Verdana" w:eastAsia="Verdana" w:hAnsi="Verdana" w:cs="Verdana"/>
          <w:sz w:val="20"/>
          <w:szCs w:val="20"/>
          <w:shd w:val="clear" w:color="auto" w:fill="333333"/>
        </w:rPr>
        <w:t>RMax</w:t>
      </w:r>
      <w:proofErr w:type="spellEnd"/>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then</w:t>
      </w:r>
      <w:proofErr w:type="gramEnd"/>
    </w:p>
    <w:p w14:paraId="0051D3B4"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 Combine solution</w:t>
      </w:r>
    </w:p>
    <w:p w14:paraId="5E333EE3"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max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w:t>
      </w:r>
      <w:proofErr w:type="spellStart"/>
      <w:r w:rsidRPr="00276539">
        <w:rPr>
          <w:rFonts w:ascii="Verdana" w:eastAsia="Verdana" w:hAnsi="Verdana" w:cs="Verdana"/>
          <w:sz w:val="20"/>
          <w:szCs w:val="20"/>
          <w:shd w:val="clear" w:color="auto" w:fill="333333"/>
        </w:rPr>
        <w:t>LMax</w:t>
      </w:r>
      <w:proofErr w:type="spellEnd"/>
    </w:p>
    <w:p w14:paraId="6F006188"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else</w:t>
      </w:r>
      <w:r w:rsidRPr="00276539">
        <w:rPr>
          <w:rFonts w:ascii="Verdana" w:eastAsia="Verdana" w:hAnsi="Verdana" w:cs="Verdana"/>
          <w:sz w:val="20"/>
          <w:szCs w:val="20"/>
          <w:shd w:val="clear" w:color="auto" w:fill="333333"/>
        </w:rPr>
        <w:t xml:space="preserve"> </w:t>
      </w:r>
    </w:p>
    <w:p w14:paraId="7CAA892D"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max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w:t>
      </w:r>
      <w:proofErr w:type="spellStart"/>
      <w:r w:rsidRPr="00276539">
        <w:rPr>
          <w:rFonts w:ascii="Verdana" w:eastAsia="Verdana" w:hAnsi="Verdana" w:cs="Verdana"/>
          <w:sz w:val="20"/>
          <w:szCs w:val="20"/>
          <w:shd w:val="clear" w:color="auto" w:fill="333333"/>
        </w:rPr>
        <w:t>RMax</w:t>
      </w:r>
      <w:proofErr w:type="spellEnd"/>
    </w:p>
    <w:p w14:paraId="355D7D68"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end</w:t>
      </w:r>
    </w:p>
    <w:p w14:paraId="5EA0D493"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if </w:t>
      </w:r>
      <w:proofErr w:type="spellStart"/>
      <w:r w:rsidRPr="00276539">
        <w:rPr>
          <w:rFonts w:ascii="Verdana" w:eastAsia="Verdana" w:hAnsi="Verdana" w:cs="Verdana"/>
          <w:sz w:val="20"/>
          <w:szCs w:val="20"/>
          <w:shd w:val="clear" w:color="auto" w:fill="333333"/>
        </w:rPr>
        <w:t>LMin</w:t>
      </w:r>
      <w:proofErr w:type="spellEnd"/>
      <w:r w:rsidRPr="00276539">
        <w:rPr>
          <w:rFonts w:ascii="Verdana" w:eastAsia="Verdana" w:hAnsi="Verdana" w:cs="Verdana"/>
          <w:sz w:val="20"/>
          <w:szCs w:val="20"/>
          <w:shd w:val="clear" w:color="auto" w:fill="333333"/>
        </w:rPr>
        <w:t xml:space="preserve"> &lt; </w:t>
      </w:r>
      <w:proofErr w:type="spellStart"/>
      <w:r w:rsidRPr="00276539">
        <w:rPr>
          <w:rFonts w:ascii="Verdana" w:eastAsia="Verdana" w:hAnsi="Verdana" w:cs="Verdana"/>
          <w:sz w:val="20"/>
          <w:szCs w:val="20"/>
          <w:shd w:val="clear" w:color="auto" w:fill="333333"/>
        </w:rPr>
        <w:t>RMin</w:t>
      </w:r>
      <w:proofErr w:type="spellEnd"/>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then</w:t>
      </w:r>
    </w:p>
    <w:p w14:paraId="5B07E46A"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 Combine solution</w:t>
      </w:r>
    </w:p>
    <w:p w14:paraId="58D2AE9E"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min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w:t>
      </w:r>
      <w:proofErr w:type="spellStart"/>
      <w:r w:rsidRPr="00276539">
        <w:rPr>
          <w:rFonts w:ascii="Verdana" w:eastAsia="Verdana" w:hAnsi="Verdana" w:cs="Verdana"/>
          <w:sz w:val="20"/>
          <w:szCs w:val="20"/>
          <w:shd w:val="clear" w:color="auto" w:fill="333333"/>
        </w:rPr>
        <w:t>LMin</w:t>
      </w:r>
      <w:proofErr w:type="spellEnd"/>
    </w:p>
    <w:p w14:paraId="2581C3C2"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else</w:t>
      </w:r>
    </w:p>
    <w:p w14:paraId="7E3FB394"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min </w:t>
      </w:r>
      <w:r w:rsidRPr="00276539">
        <w:rPr>
          <w:rFonts w:ascii="Arial" w:eastAsia="Arial" w:hAnsi="Arial" w:cs="Arial"/>
          <w:sz w:val="20"/>
          <w:szCs w:val="20"/>
          <w:shd w:val="clear" w:color="auto" w:fill="333333"/>
        </w:rPr>
        <w:t>←</w:t>
      </w:r>
      <w:r w:rsidRPr="00276539">
        <w:rPr>
          <w:rFonts w:ascii="Verdana" w:eastAsia="Verdana" w:hAnsi="Verdana" w:cs="Verdana"/>
          <w:sz w:val="20"/>
          <w:szCs w:val="20"/>
          <w:shd w:val="clear" w:color="auto" w:fill="333333"/>
        </w:rPr>
        <w:t xml:space="preserve"> </w:t>
      </w:r>
      <w:proofErr w:type="spellStart"/>
      <w:r w:rsidRPr="00276539">
        <w:rPr>
          <w:rFonts w:ascii="Verdana" w:eastAsia="Verdana" w:hAnsi="Verdana" w:cs="Verdana"/>
          <w:sz w:val="20"/>
          <w:szCs w:val="20"/>
          <w:shd w:val="clear" w:color="auto" w:fill="333333"/>
        </w:rPr>
        <w:t>RMin</w:t>
      </w:r>
      <w:proofErr w:type="spellEnd"/>
    </w:p>
    <w:p w14:paraId="6CD92741"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end</w:t>
      </w:r>
    </w:p>
    <w:p w14:paraId="61C3D76E"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shd w:val="clear" w:color="auto" w:fill="333333"/>
        </w:rPr>
      </w:pPr>
      <w:r w:rsidRPr="00276539">
        <w:rPr>
          <w:rFonts w:ascii="Verdana" w:eastAsia="Verdana" w:hAnsi="Verdana" w:cs="Verdana"/>
          <w:sz w:val="20"/>
          <w:szCs w:val="20"/>
          <w:shd w:val="clear" w:color="auto" w:fill="333333"/>
        </w:rPr>
        <w:t xml:space="preserve">    </w:t>
      </w:r>
      <w:r w:rsidRPr="00276539">
        <w:rPr>
          <w:rFonts w:ascii="Verdana" w:eastAsia="Verdana" w:hAnsi="Verdana" w:cs="Verdana"/>
          <w:b/>
          <w:sz w:val="20"/>
          <w:szCs w:val="20"/>
          <w:shd w:val="clear" w:color="auto" w:fill="333333"/>
        </w:rPr>
        <w:t xml:space="preserve">return </w:t>
      </w:r>
      <w:r w:rsidRPr="00276539">
        <w:rPr>
          <w:rFonts w:ascii="Verdana" w:eastAsia="Verdana" w:hAnsi="Verdana" w:cs="Verdana"/>
          <w:sz w:val="20"/>
          <w:szCs w:val="20"/>
          <w:shd w:val="clear" w:color="auto" w:fill="333333"/>
        </w:rPr>
        <w:t>(min, max)</w:t>
      </w:r>
    </w:p>
    <w:p w14:paraId="312C89AD" w14:textId="77777777" w:rsidR="00567CD6" w:rsidRPr="00276539" w:rsidRDefault="00000000">
      <w:pPr>
        <w:pBdr>
          <w:top w:val="nil"/>
          <w:left w:val="nil"/>
          <w:bottom w:val="nil"/>
          <w:right w:val="nil"/>
          <w:between w:val="nil"/>
        </w:pBd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shd w:val="clear" w:color="auto" w:fill="333333"/>
        </w:rPr>
        <w:t>end</w:t>
      </w:r>
    </w:p>
    <w:p w14:paraId="14AA8F36"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Complexity analysis</w:t>
      </w:r>
    </w:p>
    <w:p w14:paraId="6E44CA87"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The conventional algorithm takes 2(n – 1) comparisons in worst, best and average case.</w:t>
      </w:r>
    </w:p>
    <w:p w14:paraId="601A9AEC"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DC_MAXMIN does two comparisons to determine the minimum and maximum element and creates two problems of size n/2, so the recurrence can be formulated as</w:t>
      </w:r>
    </w:p>
    <w:p w14:paraId="77B62F91"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0, if n = 1</w:t>
      </w:r>
    </w:p>
    <w:p w14:paraId="234BB3BB"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1, if n = 2</w:t>
      </w:r>
    </w:p>
    <w:p w14:paraId="2A3ACFB2"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2T(n/2) + 2, if n &gt; 2</w:t>
      </w:r>
    </w:p>
    <w:p w14:paraId="2D3EB36F"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Let us solve this equation using interactive approach.</w:t>
      </w:r>
    </w:p>
    <w:p w14:paraId="59768602"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2T(n/2) + 2 </w:t>
      </w:r>
      <w:r w:rsidRPr="00276539">
        <w:rPr>
          <w:rFonts w:ascii="Verdana" w:eastAsia="Verdana" w:hAnsi="Verdana" w:cs="Verdana"/>
          <w:b/>
          <w:sz w:val="20"/>
          <w:szCs w:val="20"/>
        </w:rPr>
        <w:t>… (1)</w:t>
      </w:r>
    </w:p>
    <w:p w14:paraId="32FFEF04"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By substituting n by (n / 2) in Equation (1)</w:t>
      </w:r>
    </w:p>
    <w:p w14:paraId="1F8142B3"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T(n/2) = 2T(n/4) + 2</w:t>
      </w:r>
    </w:p>
    <w:p w14:paraId="3CE88320"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Cambria Math" w:eastAsia="Cambria Math" w:hAnsi="Cambria Math" w:cs="Cambria Math"/>
          <w:sz w:val="20"/>
          <w:szCs w:val="20"/>
        </w:rPr>
        <w:lastRenderedPageBreak/>
        <w:t>⇒</w:t>
      </w:r>
      <w:r w:rsidRPr="00276539">
        <w:rPr>
          <w:rFonts w:ascii="Verdana" w:eastAsia="Verdana" w:hAnsi="Verdana" w:cs="Verdana"/>
          <w:sz w:val="20"/>
          <w:szCs w:val="20"/>
        </w:rPr>
        <w:t xml:space="preserve"> T(n) = 2(2T(n/4) + 2) + 2 </w:t>
      </w:r>
    </w:p>
    <w:p w14:paraId="3EFB4202"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proofErr w:type="gramStart"/>
      <w:r w:rsidRPr="00276539">
        <w:rPr>
          <w:rFonts w:ascii="Verdana" w:eastAsia="Verdana" w:hAnsi="Verdana" w:cs="Verdana"/>
          <w:sz w:val="20"/>
          <w:szCs w:val="20"/>
        </w:rPr>
        <w:t>=  4</w:t>
      </w:r>
      <w:proofErr w:type="gramEnd"/>
      <w:r w:rsidRPr="00276539">
        <w:rPr>
          <w:rFonts w:ascii="Verdana" w:eastAsia="Verdana" w:hAnsi="Verdana" w:cs="Verdana"/>
          <w:sz w:val="20"/>
          <w:szCs w:val="20"/>
        </w:rPr>
        <w:t>T(n/4) + 4 + 2 </w:t>
      </w:r>
      <w:r w:rsidRPr="00276539">
        <w:rPr>
          <w:rFonts w:ascii="Verdana" w:eastAsia="Verdana" w:hAnsi="Verdana" w:cs="Verdana"/>
          <w:b/>
          <w:sz w:val="20"/>
          <w:szCs w:val="20"/>
        </w:rPr>
        <w:t>… (2)</w:t>
      </w:r>
    </w:p>
    <w:p w14:paraId="48202955"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By substituting n by n/4 in Equation (1),</w:t>
      </w:r>
    </w:p>
    <w:p w14:paraId="14DE7D38"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T(n/4) = 2T(n/8) + 2</w:t>
      </w:r>
    </w:p>
    <w:p w14:paraId="367690EE"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Substitute it in Equation (1),</w:t>
      </w:r>
    </w:p>
    <w:p w14:paraId="7DA2CE27"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T(n) = 4[2T(n/8) + 2] + 4 + 2</w:t>
      </w:r>
    </w:p>
    <w:p w14:paraId="69CBAA3F"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8T(n/8) + 8 + 4 + 2</w:t>
      </w:r>
    </w:p>
    <w:p w14:paraId="454F2B4C"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2</w:t>
      </w:r>
      <w:r w:rsidRPr="00276539">
        <w:rPr>
          <w:rFonts w:ascii="Verdana" w:eastAsia="Verdana" w:hAnsi="Verdana" w:cs="Verdana"/>
          <w:sz w:val="20"/>
          <w:szCs w:val="20"/>
          <w:vertAlign w:val="superscript"/>
        </w:rPr>
        <w:t>3</w:t>
      </w:r>
      <w:r w:rsidRPr="00276539">
        <w:rPr>
          <w:rFonts w:ascii="Verdana" w:eastAsia="Verdana" w:hAnsi="Verdana" w:cs="Verdana"/>
          <w:sz w:val="20"/>
          <w:szCs w:val="20"/>
        </w:rPr>
        <w:t> T(n/2</w:t>
      </w:r>
      <w:r w:rsidRPr="00276539">
        <w:rPr>
          <w:rFonts w:ascii="Verdana" w:eastAsia="Verdana" w:hAnsi="Verdana" w:cs="Verdana"/>
          <w:sz w:val="20"/>
          <w:szCs w:val="20"/>
          <w:vertAlign w:val="superscript"/>
        </w:rPr>
        <w:t>3</w:t>
      </w:r>
      <w:r w:rsidRPr="00276539">
        <w:rPr>
          <w:rFonts w:ascii="Verdana" w:eastAsia="Verdana" w:hAnsi="Verdana" w:cs="Verdana"/>
          <w:sz w:val="20"/>
          <w:szCs w:val="20"/>
        </w:rPr>
        <w:t>) + 2</w:t>
      </w:r>
      <w:r w:rsidRPr="00276539">
        <w:rPr>
          <w:rFonts w:ascii="Verdana" w:eastAsia="Verdana" w:hAnsi="Verdana" w:cs="Verdana"/>
          <w:sz w:val="20"/>
          <w:szCs w:val="20"/>
          <w:vertAlign w:val="superscript"/>
        </w:rPr>
        <w:t>3</w:t>
      </w:r>
      <w:r w:rsidRPr="00276539">
        <w:rPr>
          <w:rFonts w:ascii="Verdana" w:eastAsia="Verdana" w:hAnsi="Verdana" w:cs="Verdana"/>
          <w:sz w:val="20"/>
          <w:szCs w:val="20"/>
        </w:rPr>
        <w:t> + 2</w:t>
      </w:r>
      <w:r w:rsidRPr="00276539">
        <w:rPr>
          <w:rFonts w:ascii="Verdana" w:eastAsia="Verdana" w:hAnsi="Verdana" w:cs="Verdana"/>
          <w:sz w:val="20"/>
          <w:szCs w:val="20"/>
          <w:vertAlign w:val="superscript"/>
        </w:rPr>
        <w:t>2</w:t>
      </w:r>
      <w:r w:rsidRPr="00276539">
        <w:rPr>
          <w:rFonts w:ascii="Verdana" w:eastAsia="Verdana" w:hAnsi="Verdana" w:cs="Verdana"/>
          <w:sz w:val="20"/>
          <w:szCs w:val="20"/>
        </w:rPr>
        <w:t> + 2</w:t>
      </w:r>
      <w:r w:rsidRPr="00276539">
        <w:rPr>
          <w:rFonts w:ascii="Verdana" w:eastAsia="Verdana" w:hAnsi="Verdana" w:cs="Verdana"/>
          <w:sz w:val="20"/>
          <w:szCs w:val="20"/>
          <w:vertAlign w:val="superscript"/>
        </w:rPr>
        <w:t>1</w:t>
      </w:r>
    </w:p>
    <w:p w14:paraId="093CD87B"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w:t>
      </w:r>
    </w:p>
    <w:p w14:paraId="7E49A04D"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w:t>
      </w:r>
    </w:p>
    <w:p w14:paraId="69979DF6"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After k – 1 </w:t>
      </w:r>
      <w:proofErr w:type="gramStart"/>
      <w:r w:rsidRPr="00276539">
        <w:rPr>
          <w:rFonts w:ascii="Verdana" w:eastAsia="Verdana" w:hAnsi="Verdana" w:cs="Verdana"/>
          <w:sz w:val="20"/>
          <w:szCs w:val="20"/>
        </w:rPr>
        <w:t>iterations</w:t>
      </w:r>
      <w:proofErr w:type="gramEnd"/>
    </w:p>
    <w:p w14:paraId="7893C719"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t can be observed that divide and conquer approach does only </w:t>
      </w:r>
      <w:r w:rsidRPr="00276539">
        <w:rPr>
          <w:rFonts w:ascii="Verdana" w:eastAsia="Verdana" w:hAnsi="Verdana" w:cs="Verdana"/>
          <w:sz w:val="20"/>
          <w:szCs w:val="20"/>
          <w:highlight w:val="yellow"/>
        </w:rPr>
        <w:t>[(3n/2) – 2]</w:t>
      </w:r>
      <w:r w:rsidRPr="00276539">
        <w:rPr>
          <w:rFonts w:ascii="Verdana" w:eastAsia="Verdana" w:hAnsi="Verdana" w:cs="Verdana"/>
          <w:sz w:val="20"/>
          <w:szCs w:val="20"/>
        </w:rPr>
        <w:t xml:space="preserve"> comparisons compared to 2(n – 1) comparisons of the conventional approach. </w:t>
      </w:r>
    </w:p>
    <w:p w14:paraId="5849F707"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For any random pattern, this algorithm takes the same number of comparisons.</w:t>
      </w:r>
    </w:p>
    <w:p w14:paraId="2896A594"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It can be observed that divide and conquer approach does only comparisons compared to 2(n – 1) comparisons of the conventional approach.  For any random pattern, this algorithm takes the same number of comparisons.</w:t>
      </w:r>
    </w:p>
    <w:p w14:paraId="365AF708"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Example</w:t>
      </w:r>
    </w:p>
    <w:p w14:paraId="5AC3C6B2"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Problem: Find max and min from the sequence &lt;33, 11, 44, 55, 66, 22&gt; using divide and conquer approach</w:t>
      </w:r>
    </w:p>
    <w:p w14:paraId="23AA7DDF"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Solution:</w:t>
      </w:r>
    </w:p>
    <w:p w14:paraId="5EAB9A5E"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During the divide step, the algorithm divides the array until it reaches a size of one or two. Once the array size reaches the base case, we may get the maximum and minimum number from each array recursively. This method is continued until </w:t>
      </w:r>
      <w:proofErr w:type="gramStart"/>
      <w:r w:rsidRPr="00276539">
        <w:rPr>
          <w:rFonts w:ascii="Verdana" w:eastAsia="Verdana" w:hAnsi="Verdana" w:cs="Verdana"/>
          <w:sz w:val="20"/>
          <w:szCs w:val="20"/>
        </w:rPr>
        <w:t>all of</w:t>
      </w:r>
      <w:proofErr w:type="gramEnd"/>
      <w:r w:rsidRPr="00276539">
        <w:rPr>
          <w:rFonts w:ascii="Verdana" w:eastAsia="Verdana" w:hAnsi="Verdana" w:cs="Verdana"/>
          <w:sz w:val="20"/>
          <w:szCs w:val="20"/>
        </w:rPr>
        <w:t xml:space="preserve"> the subarrays have been processed. The figure below depicts the complete procedure.</w:t>
      </w:r>
    </w:p>
    <w:p w14:paraId="784DF77D"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i/>
          <w:sz w:val="20"/>
          <w:szCs w:val="20"/>
          <w:highlight w:val="white"/>
        </w:rPr>
        <w:lastRenderedPageBreak/>
        <w:t>Max-min using divide and conquer method</w:t>
      </w:r>
      <w:r w:rsidRPr="00276539">
        <w:rPr>
          <w:rFonts w:ascii="Verdana" w:eastAsia="Verdana" w:hAnsi="Verdana" w:cs="Verdana"/>
          <w:noProof/>
          <w:sz w:val="20"/>
          <w:szCs w:val="20"/>
        </w:rPr>
        <w:drawing>
          <wp:inline distT="0" distB="0" distL="0" distR="0" wp14:anchorId="196A93FB" wp14:editId="28BBBCC2">
            <wp:extent cx="5709920" cy="6555740"/>
            <wp:effectExtent l="0" t="0" r="0" b="0"/>
            <wp:docPr id="5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9"/>
                    <a:srcRect/>
                    <a:stretch>
                      <a:fillRect/>
                    </a:stretch>
                  </pic:blipFill>
                  <pic:spPr>
                    <a:xfrm>
                      <a:off x="0" y="0"/>
                      <a:ext cx="5709920" cy="6555740"/>
                    </a:xfrm>
                    <a:prstGeom prst="rect">
                      <a:avLst/>
                    </a:prstGeom>
                    <a:ln/>
                  </pic:spPr>
                </pic:pic>
              </a:graphicData>
            </a:graphic>
          </wp:inline>
        </w:drawing>
      </w:r>
    </w:p>
    <w:p w14:paraId="621C7377" w14:textId="77777777" w:rsidR="00567CD6" w:rsidRPr="00276539" w:rsidRDefault="00000000">
      <w:pPr>
        <w:rPr>
          <w:rFonts w:ascii="Verdana" w:eastAsia="Verdana" w:hAnsi="Verdana" w:cs="Verdana"/>
          <w:sz w:val="20"/>
          <w:szCs w:val="20"/>
        </w:rPr>
      </w:pPr>
      <w:r w:rsidRPr="00276539">
        <w:rPr>
          <w:rFonts w:ascii="Verdana" w:eastAsia="Verdana" w:hAnsi="Verdana" w:cs="Verdana"/>
          <w:sz w:val="20"/>
          <w:szCs w:val="20"/>
          <w:highlight w:val="white"/>
        </w:rPr>
        <w:t>The orange cell represents the stage of stepwise division. In the conquer stage, the smallest element from the parent arrays is placed in the green cell, while the largest element is stored in the blue cell.</w:t>
      </w:r>
    </w:p>
    <w:p w14:paraId="78867C36" w14:textId="77777777" w:rsidR="00567CD6" w:rsidRPr="00276539" w:rsidRDefault="00567CD6">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p>
    <w:p w14:paraId="5A58179B" w14:textId="77777777" w:rsidR="00567CD6" w:rsidRPr="00276539" w:rsidRDefault="00567CD6">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p>
    <w:p w14:paraId="008E760C" w14:textId="77777777" w:rsidR="00567CD6" w:rsidRPr="00276539" w:rsidRDefault="00567CD6">
      <w:pPr>
        <w:shd w:val="clear" w:color="auto" w:fill="FFFFFF"/>
        <w:rPr>
          <w:rFonts w:ascii="Verdana" w:eastAsia="Verdana" w:hAnsi="Verdana" w:cs="Verdana"/>
          <w:sz w:val="20"/>
          <w:szCs w:val="20"/>
        </w:rPr>
      </w:pPr>
    </w:p>
    <w:p w14:paraId="74534A93" w14:textId="77777777" w:rsidR="00567CD6" w:rsidRPr="00276539" w:rsidRDefault="00567CD6">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p>
    <w:p w14:paraId="3A60EDA7" w14:textId="77777777" w:rsidR="00567CD6" w:rsidRPr="00276539" w:rsidRDefault="00567CD6">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p>
    <w:p w14:paraId="756B8BD8" w14:textId="77777777" w:rsidR="00567CD6" w:rsidRPr="00276539" w:rsidRDefault="00567CD6">
      <w:pPr>
        <w:spacing w:after="143" w:line="259" w:lineRule="auto"/>
        <w:ind w:left="0" w:right="0"/>
        <w:jc w:val="left"/>
        <w:rPr>
          <w:rFonts w:ascii="Verdana" w:eastAsia="Verdana" w:hAnsi="Verdana" w:cs="Verdana"/>
          <w:sz w:val="20"/>
          <w:szCs w:val="20"/>
        </w:rPr>
      </w:pPr>
    </w:p>
    <w:p w14:paraId="39E0D534" w14:textId="77777777" w:rsidR="00567CD6" w:rsidRPr="00276539" w:rsidRDefault="00567CD6">
      <w:pPr>
        <w:spacing w:after="133" w:line="259" w:lineRule="auto"/>
        <w:ind w:left="0" w:right="0"/>
        <w:jc w:val="left"/>
        <w:rPr>
          <w:rFonts w:ascii="Verdana" w:eastAsia="Verdana" w:hAnsi="Verdana" w:cs="Verdana"/>
          <w:sz w:val="20"/>
          <w:szCs w:val="20"/>
        </w:rPr>
      </w:pPr>
    </w:p>
    <w:p w14:paraId="01600FED" w14:textId="77777777" w:rsidR="00567CD6" w:rsidRPr="00276539" w:rsidRDefault="00000000">
      <w:pPr>
        <w:pStyle w:val="Heading1"/>
        <w:ind w:left="535" w:right="450" w:firstLine="540"/>
        <w:rPr>
          <w:color w:val="auto"/>
        </w:rPr>
      </w:pPr>
      <w:r w:rsidRPr="00276539">
        <w:rPr>
          <w:color w:val="auto"/>
        </w:rPr>
        <w:lastRenderedPageBreak/>
        <w:t xml:space="preserve">Merge Sort </w:t>
      </w:r>
    </w:p>
    <w:p w14:paraId="5D4F9704"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51615CD4"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Merge sort algorithm is a classic example of divide and conquer. To sort an array, recursively, sort its left and right halves separately and then merge them. The time complexity of merge mort in the </w:t>
      </w:r>
      <w:r w:rsidRPr="00276539">
        <w:rPr>
          <w:rFonts w:ascii="Verdana" w:eastAsia="Verdana" w:hAnsi="Verdana" w:cs="Verdana"/>
          <w:i/>
          <w:sz w:val="20"/>
          <w:szCs w:val="20"/>
        </w:rPr>
        <w:t xml:space="preserve">best case, worst case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average case </w:t>
      </w:r>
      <w:r w:rsidRPr="00276539">
        <w:rPr>
          <w:rFonts w:ascii="Verdana" w:eastAsia="Verdana" w:hAnsi="Verdana" w:cs="Verdana"/>
          <w:sz w:val="20"/>
          <w:szCs w:val="20"/>
        </w:rPr>
        <w:t xml:space="preserve">is </w:t>
      </w:r>
      <w:proofErr w:type="gramStart"/>
      <w:r w:rsidRPr="00276539">
        <w:rPr>
          <w:rFonts w:ascii="Verdana" w:eastAsia="Verdana" w:hAnsi="Verdana" w:cs="Verdana"/>
          <w:sz w:val="20"/>
          <w:szCs w:val="20"/>
        </w:rPr>
        <w:t>O(</w:t>
      </w:r>
      <w:proofErr w:type="gramEnd"/>
      <w:r w:rsidRPr="00276539">
        <w:rPr>
          <w:rFonts w:ascii="Verdana" w:eastAsia="Verdana" w:hAnsi="Verdana" w:cs="Verdana"/>
          <w:sz w:val="20"/>
          <w:szCs w:val="20"/>
        </w:rPr>
        <w:t xml:space="preserve">n log n) and the number of comparisons used is nearly optimal. </w:t>
      </w:r>
    </w:p>
    <w:p w14:paraId="1F33174C" w14:textId="319A6DB0"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r w:rsidR="00491682">
        <w:rPr>
          <w:rFonts w:ascii="Verdana" w:eastAsia="Verdana" w:hAnsi="Verdana" w:cs="Verdana"/>
          <w:sz w:val="20"/>
          <w:szCs w:val="20"/>
        </w:rPr>
        <w:t>`</w:t>
      </w:r>
    </w:p>
    <w:p w14:paraId="06116FC4"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This strategy is so simple, and so efficient but the problem here is that there seems to be no easy way to merge two adjacent sorted arrays together in place (The result must be </w:t>
      </w:r>
      <w:proofErr w:type="gramStart"/>
      <w:r w:rsidRPr="00276539">
        <w:rPr>
          <w:rFonts w:ascii="Verdana" w:eastAsia="Verdana" w:hAnsi="Verdana" w:cs="Verdana"/>
          <w:sz w:val="20"/>
          <w:szCs w:val="20"/>
        </w:rPr>
        <w:t>build</w:t>
      </w:r>
      <w:proofErr w:type="gramEnd"/>
      <w:r w:rsidRPr="00276539">
        <w:rPr>
          <w:rFonts w:ascii="Verdana" w:eastAsia="Verdana" w:hAnsi="Verdana" w:cs="Verdana"/>
          <w:sz w:val="20"/>
          <w:szCs w:val="20"/>
        </w:rPr>
        <w:t xml:space="preserve"> up in a separate array). </w:t>
      </w:r>
    </w:p>
    <w:p w14:paraId="65F96BAC"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CA48B8A" w14:textId="77777777" w:rsidR="00567CD6" w:rsidRPr="00276539" w:rsidRDefault="00000000">
      <w:pPr>
        <w:ind w:left="0" w:right="13" w:firstLine="300"/>
        <w:rPr>
          <w:rFonts w:ascii="Verdana" w:eastAsia="Verdana" w:hAnsi="Verdana" w:cs="Verdana"/>
          <w:sz w:val="20"/>
          <w:szCs w:val="20"/>
        </w:rPr>
      </w:pPr>
      <w:r w:rsidRPr="00276539">
        <w:rPr>
          <w:rFonts w:ascii="Verdana" w:eastAsia="Verdana" w:hAnsi="Verdana" w:cs="Verdana"/>
          <w:sz w:val="20"/>
          <w:szCs w:val="20"/>
        </w:rPr>
        <w:t xml:space="preserve">The fundamental operation in this algorithm is merging two sorted lists. Because the lists are sorted, this can be done in one pass through the input, if the output is put in a third list.  </w:t>
      </w:r>
    </w:p>
    <w:p w14:paraId="3F89EFBF"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The basic merging algorithm takes two input arrays ‘a’ and ’b’, an output array ‘c’, and three counters, </w:t>
      </w:r>
      <w:r w:rsidRPr="00276539">
        <w:rPr>
          <w:rFonts w:ascii="Verdana" w:eastAsia="Verdana" w:hAnsi="Verdana" w:cs="Verdana"/>
          <w:i/>
          <w:sz w:val="20"/>
          <w:szCs w:val="20"/>
        </w:rPr>
        <w:t xml:space="preserve">a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b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c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which are initially set to the beginning of their respective arrays. The smaller of </w:t>
      </w:r>
      <w:proofErr w:type="gramStart"/>
      <w:r w:rsidRPr="00276539">
        <w:rPr>
          <w:rFonts w:ascii="Verdana" w:eastAsia="Verdana" w:hAnsi="Verdana" w:cs="Verdana"/>
          <w:i/>
          <w:sz w:val="20"/>
          <w:szCs w:val="20"/>
        </w:rPr>
        <w:t>a[</w:t>
      </w:r>
      <w:proofErr w:type="gramEnd"/>
      <w:r w:rsidRPr="00276539">
        <w:rPr>
          <w:rFonts w:ascii="Verdana" w:eastAsia="Verdana" w:hAnsi="Verdana" w:cs="Verdana"/>
          <w:i/>
          <w:sz w:val="20"/>
          <w:szCs w:val="20"/>
        </w:rPr>
        <w:t xml:space="preserve">a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b[b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is copied to the next entry in ‘c’, and the appropriate counters are advanced. When either input list is exhausted, the remainder of the other list is copied to ‘c’. </w:t>
      </w:r>
    </w:p>
    <w:p w14:paraId="29BF3839"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7DCA146"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To illustrate how merge process works. For example, let us consider the array ‘a’ containing 1, 13, 24, 26 and ‘b’ containing 2, 15, 27, 38. First a comparison is done between 1 and 2. 1 is copied to ‘c’. Increment </w:t>
      </w:r>
      <w:r w:rsidRPr="00276539">
        <w:rPr>
          <w:rFonts w:ascii="Verdana" w:eastAsia="Verdana" w:hAnsi="Verdana" w:cs="Verdana"/>
          <w:i/>
          <w:sz w:val="20"/>
          <w:szCs w:val="20"/>
        </w:rPr>
        <w:t xml:space="preserve">a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c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p>
    <w:p w14:paraId="5623C79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35AD6298"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57AC4087" w14:textId="77777777" w:rsidR="00567CD6" w:rsidRPr="00276539" w:rsidRDefault="00000000">
      <w:pPr>
        <w:spacing w:after="60" w:line="259" w:lineRule="auto"/>
        <w:ind w:left="278" w:right="0"/>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146890B2" wp14:editId="0A83B05E">
                <wp:extent cx="5356860" cy="644652"/>
                <wp:effectExtent l="0" t="0" r="0" b="0"/>
                <wp:docPr id="21" name="Group 21"/>
                <wp:cNvGraphicFramePr/>
                <a:graphic xmlns:a="http://schemas.openxmlformats.org/drawingml/2006/main">
                  <a:graphicData uri="http://schemas.microsoft.com/office/word/2010/wordprocessingGroup">
                    <wpg:wgp>
                      <wpg:cNvGrpSpPr/>
                      <wpg:grpSpPr>
                        <a:xfrm>
                          <a:off x="0" y="0"/>
                          <a:ext cx="5356860" cy="644652"/>
                          <a:chOff x="0" y="0"/>
                          <a:chExt cx="5356860" cy="644652"/>
                        </a:xfrm>
                      </wpg:grpSpPr>
                      <pic:pic xmlns:pic="http://schemas.openxmlformats.org/drawingml/2006/picture">
                        <pic:nvPicPr>
                          <pic:cNvPr id="2300" name="Picture 2300"/>
                          <pic:cNvPicPr/>
                        </pic:nvPicPr>
                        <pic:blipFill>
                          <a:blip r:embed="rId50"/>
                          <a:stretch>
                            <a:fillRect/>
                          </a:stretch>
                        </pic:blipFill>
                        <pic:spPr>
                          <a:xfrm>
                            <a:off x="0" y="0"/>
                            <a:ext cx="1237488" cy="644652"/>
                          </a:xfrm>
                          <a:prstGeom prst="rect">
                            <a:avLst/>
                          </a:prstGeom>
                        </pic:spPr>
                      </pic:pic>
                      <wps:wsp>
                        <wps:cNvPr id="1093631211" name="Freeform: Shape 1093631211"/>
                        <wps:cNvSpPr/>
                        <wps:spPr>
                          <a:xfrm>
                            <a:off x="134163" y="28067"/>
                            <a:ext cx="50114" cy="92329"/>
                          </a:xfrm>
                          <a:custGeom>
                            <a:avLst/>
                            <a:gdLst/>
                            <a:ahLst/>
                            <a:cxnLst/>
                            <a:rect l="0" t="0" r="0" b="0"/>
                            <a:pathLst>
                              <a:path w="50114" h="92329">
                                <a:moveTo>
                                  <a:pt x="40843" y="0"/>
                                </a:moveTo>
                                <a:lnTo>
                                  <a:pt x="50114" y="0"/>
                                </a:lnTo>
                                <a:lnTo>
                                  <a:pt x="31699" y="83312"/>
                                </a:lnTo>
                                <a:lnTo>
                                  <a:pt x="49860" y="83312"/>
                                </a:lnTo>
                                <a:lnTo>
                                  <a:pt x="47955" y="92329"/>
                                </a:lnTo>
                                <a:lnTo>
                                  <a:pt x="0" y="92329"/>
                                </a:lnTo>
                                <a:lnTo>
                                  <a:pt x="2007" y="83312"/>
                                </a:lnTo>
                                <a:lnTo>
                                  <a:pt x="20142" y="83312"/>
                                </a:lnTo>
                                <a:lnTo>
                                  <a:pt x="33985" y="20828"/>
                                </a:lnTo>
                                <a:lnTo>
                                  <a:pt x="15697" y="20828"/>
                                </a:lnTo>
                                <a:lnTo>
                                  <a:pt x="17348" y="12954"/>
                                </a:lnTo>
                                <a:cubicBezTo>
                                  <a:pt x="24206" y="12954"/>
                                  <a:pt x="29540" y="11938"/>
                                  <a:pt x="33223" y="9906"/>
                                </a:cubicBezTo>
                                <a:cubicBezTo>
                                  <a:pt x="37033" y="7874"/>
                                  <a:pt x="39573" y="4572"/>
                                  <a:pt x="40843"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785002807" name="Rectangle 1785002807"/>
                        <wps:cNvSpPr/>
                        <wps:spPr>
                          <a:xfrm>
                            <a:off x="202946" y="24564"/>
                            <a:ext cx="59219" cy="163963"/>
                          </a:xfrm>
                          <a:prstGeom prst="rect">
                            <a:avLst/>
                          </a:prstGeom>
                          <a:ln>
                            <a:noFill/>
                          </a:ln>
                        </wps:spPr>
                        <wps:txbx>
                          <w:txbxContent>
                            <w:p w14:paraId="0DD9A43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92302568" name="Freeform: Shape 792302568"/>
                        <wps:cNvSpPr/>
                        <wps:spPr>
                          <a:xfrm>
                            <a:off x="434848" y="26543"/>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9"/>
                                  <a:pt x="13081" y="73152"/>
                                  <a:pt x="17018" y="70104"/>
                                </a:cubicBezTo>
                                <a:cubicBezTo>
                                  <a:pt x="20828" y="67056"/>
                                  <a:pt x="25527" y="63373"/>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2"/>
                                  <a:pt x="30607" y="12319"/>
                                </a:cubicBezTo>
                                <a:cubicBezTo>
                                  <a:pt x="26162" y="13715"/>
                                  <a:pt x="21717" y="15621"/>
                                  <a:pt x="17399" y="18288"/>
                                </a:cubicBezTo>
                                <a:lnTo>
                                  <a:pt x="16764" y="18288"/>
                                </a:lnTo>
                                <a:lnTo>
                                  <a:pt x="19177" y="5715"/>
                                </a:lnTo>
                                <a:cubicBezTo>
                                  <a:pt x="22225" y="4190"/>
                                  <a:pt x="26289" y="2921"/>
                                  <a:pt x="31115" y="1778"/>
                                </a:cubicBezTo>
                                <a:cubicBezTo>
                                  <a:pt x="35941" y="508"/>
                                  <a:pt x="40640" y="0"/>
                                  <a:pt x="45085"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820083302" name="Rectangle 820083302"/>
                        <wps:cNvSpPr/>
                        <wps:spPr>
                          <a:xfrm>
                            <a:off x="510794" y="24564"/>
                            <a:ext cx="59219" cy="163963"/>
                          </a:xfrm>
                          <a:prstGeom prst="rect">
                            <a:avLst/>
                          </a:prstGeom>
                          <a:ln>
                            <a:noFill/>
                          </a:ln>
                        </wps:spPr>
                        <wps:txbx>
                          <w:txbxContent>
                            <w:p w14:paraId="730BFDF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95690133" name="Freeform: Shape 295690133"/>
                        <wps:cNvSpPr/>
                        <wps:spPr>
                          <a:xfrm>
                            <a:off x="737997" y="26543"/>
                            <a:ext cx="70993" cy="95759"/>
                          </a:xfrm>
                          <a:custGeom>
                            <a:avLst/>
                            <a:gdLst/>
                            <a:ahLst/>
                            <a:cxnLst/>
                            <a:rect l="0" t="0" r="0" b="0"/>
                            <a:pathLst>
                              <a:path w="70993" h="95759">
                                <a:moveTo>
                                  <a:pt x="45847" y="0"/>
                                </a:moveTo>
                                <a:cubicBezTo>
                                  <a:pt x="53721" y="0"/>
                                  <a:pt x="59817" y="1524"/>
                                  <a:pt x="64262" y="4826"/>
                                </a:cubicBezTo>
                                <a:cubicBezTo>
                                  <a:pt x="68834" y="8001"/>
                                  <a:pt x="70993" y="12446"/>
                                  <a:pt x="70993" y="18034"/>
                                </a:cubicBezTo>
                                <a:cubicBezTo>
                                  <a:pt x="70993" y="24130"/>
                                  <a:pt x="68834" y="29590"/>
                                  <a:pt x="64516" y="34290"/>
                                </a:cubicBezTo>
                                <a:cubicBezTo>
                                  <a:pt x="60198" y="38989"/>
                                  <a:pt x="54737" y="41910"/>
                                  <a:pt x="48133" y="43180"/>
                                </a:cubicBezTo>
                                <a:lnTo>
                                  <a:pt x="48133" y="43815"/>
                                </a:lnTo>
                                <a:cubicBezTo>
                                  <a:pt x="49657" y="44196"/>
                                  <a:pt x="51435" y="44831"/>
                                  <a:pt x="53340" y="45720"/>
                                </a:cubicBezTo>
                                <a:cubicBezTo>
                                  <a:pt x="55118" y="46609"/>
                                  <a:pt x="56769" y="47625"/>
                                  <a:pt x="58293" y="49022"/>
                                </a:cubicBezTo>
                                <a:cubicBezTo>
                                  <a:pt x="59690" y="50419"/>
                                  <a:pt x="60960" y="52197"/>
                                  <a:pt x="61976" y="54356"/>
                                </a:cubicBezTo>
                                <a:cubicBezTo>
                                  <a:pt x="62992" y="56515"/>
                                  <a:pt x="63500" y="59055"/>
                                  <a:pt x="63500" y="61976"/>
                                </a:cubicBezTo>
                                <a:cubicBezTo>
                                  <a:pt x="63500" y="66421"/>
                                  <a:pt x="62611" y="70739"/>
                                  <a:pt x="60706" y="74930"/>
                                </a:cubicBezTo>
                                <a:cubicBezTo>
                                  <a:pt x="58928" y="79121"/>
                                  <a:pt x="56261" y="82804"/>
                                  <a:pt x="52959" y="85725"/>
                                </a:cubicBezTo>
                                <a:cubicBezTo>
                                  <a:pt x="49530" y="88900"/>
                                  <a:pt x="45593" y="91440"/>
                                  <a:pt x="41021" y="93090"/>
                                </a:cubicBezTo>
                                <a:cubicBezTo>
                                  <a:pt x="36449" y="94869"/>
                                  <a:pt x="31242" y="95759"/>
                                  <a:pt x="25273" y="95759"/>
                                </a:cubicBezTo>
                                <a:cubicBezTo>
                                  <a:pt x="20447" y="95759"/>
                                  <a:pt x="15875" y="95123"/>
                                  <a:pt x="11303" y="93853"/>
                                </a:cubicBezTo>
                                <a:cubicBezTo>
                                  <a:pt x="6858" y="92584"/>
                                  <a:pt x="3048" y="91186"/>
                                  <a:pt x="0" y="89409"/>
                                </a:cubicBezTo>
                                <a:lnTo>
                                  <a:pt x="2794" y="77597"/>
                                </a:lnTo>
                                <a:lnTo>
                                  <a:pt x="3683" y="77597"/>
                                </a:lnTo>
                                <a:cubicBezTo>
                                  <a:pt x="6477" y="79629"/>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5"/>
                                </a:lnTo>
                                <a:cubicBezTo>
                                  <a:pt x="23114" y="4318"/>
                                  <a:pt x="27178" y="3048"/>
                                  <a:pt x="32004" y="1778"/>
                                </a:cubicBezTo>
                                <a:cubicBezTo>
                                  <a:pt x="36830" y="635"/>
                                  <a:pt x="41529" y="0"/>
                                  <a:pt x="45847"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127857984" name="Rectangle 1127857984"/>
                        <wps:cNvSpPr/>
                        <wps:spPr>
                          <a:xfrm>
                            <a:off x="812546" y="24564"/>
                            <a:ext cx="59219" cy="163963"/>
                          </a:xfrm>
                          <a:prstGeom prst="rect">
                            <a:avLst/>
                          </a:prstGeom>
                          <a:ln>
                            <a:noFill/>
                          </a:ln>
                        </wps:spPr>
                        <wps:txbx>
                          <w:txbxContent>
                            <w:p w14:paraId="092EFF2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070026732" name="Freeform: Shape 2070026732"/>
                        <wps:cNvSpPr/>
                        <wps:spPr>
                          <a:xfrm>
                            <a:off x="1039114" y="52779"/>
                            <a:ext cx="31940" cy="41582"/>
                          </a:xfrm>
                          <a:custGeom>
                            <a:avLst/>
                            <a:gdLst/>
                            <a:ahLst/>
                            <a:cxnLst/>
                            <a:rect l="0" t="0" r="0" b="0"/>
                            <a:pathLst>
                              <a:path w="31940" h="41582">
                                <a:moveTo>
                                  <a:pt x="31940" y="0"/>
                                </a:moveTo>
                                <a:lnTo>
                                  <a:pt x="31940" y="11356"/>
                                </a:lnTo>
                                <a:lnTo>
                                  <a:pt x="10287" y="32184"/>
                                </a:lnTo>
                                <a:lnTo>
                                  <a:pt x="31940" y="32184"/>
                                </a:lnTo>
                                <a:lnTo>
                                  <a:pt x="31940" y="41582"/>
                                </a:lnTo>
                                <a:lnTo>
                                  <a:pt x="0" y="41582"/>
                                </a:lnTo>
                                <a:lnTo>
                                  <a:pt x="3175" y="27485"/>
                                </a:lnTo>
                                <a:lnTo>
                                  <a:pt x="31940"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430635777" name="Freeform: Shape 1430635777"/>
                        <wps:cNvSpPr/>
                        <wps:spPr>
                          <a:xfrm>
                            <a:off x="1071055" y="28449"/>
                            <a:ext cx="37020" cy="91948"/>
                          </a:xfrm>
                          <a:custGeom>
                            <a:avLst/>
                            <a:gdLst/>
                            <a:ahLst/>
                            <a:cxnLst/>
                            <a:rect l="0" t="0" r="0" b="0"/>
                            <a:pathLst>
                              <a:path w="37020" h="91948">
                                <a:moveTo>
                                  <a:pt x="25463" y="0"/>
                                </a:moveTo>
                                <a:lnTo>
                                  <a:pt x="36385" y="0"/>
                                </a:lnTo>
                                <a:lnTo>
                                  <a:pt x="23939" y="56514"/>
                                </a:lnTo>
                                <a:lnTo>
                                  <a:pt x="37020" y="56514"/>
                                </a:lnTo>
                                <a:lnTo>
                                  <a:pt x="34988" y="65912"/>
                                </a:lnTo>
                                <a:lnTo>
                                  <a:pt x="21780" y="65912"/>
                                </a:lnTo>
                                <a:lnTo>
                                  <a:pt x="16065" y="91948"/>
                                </a:lnTo>
                                <a:lnTo>
                                  <a:pt x="4508" y="91948"/>
                                </a:lnTo>
                                <a:lnTo>
                                  <a:pt x="10351" y="65912"/>
                                </a:lnTo>
                                <a:lnTo>
                                  <a:pt x="0" y="65912"/>
                                </a:lnTo>
                                <a:lnTo>
                                  <a:pt x="0" y="56514"/>
                                </a:lnTo>
                                <a:lnTo>
                                  <a:pt x="12382" y="56514"/>
                                </a:lnTo>
                                <a:lnTo>
                                  <a:pt x="21654" y="14859"/>
                                </a:lnTo>
                                <a:lnTo>
                                  <a:pt x="0" y="35686"/>
                                </a:lnTo>
                                <a:lnTo>
                                  <a:pt x="0" y="24330"/>
                                </a:lnTo>
                                <a:lnTo>
                                  <a:pt x="2546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994847607" name="Rectangle 1994847607"/>
                        <wps:cNvSpPr/>
                        <wps:spPr>
                          <a:xfrm>
                            <a:off x="1114679" y="24564"/>
                            <a:ext cx="59219" cy="163963"/>
                          </a:xfrm>
                          <a:prstGeom prst="rect">
                            <a:avLst/>
                          </a:prstGeom>
                          <a:ln>
                            <a:noFill/>
                          </a:ln>
                        </wps:spPr>
                        <wps:txbx>
                          <w:txbxContent>
                            <w:p w14:paraId="53AE722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2099141" name="Freeform: Shape 112099141"/>
                        <wps:cNvSpPr/>
                        <wps:spPr>
                          <a:xfrm>
                            <a:off x="141478" y="186563"/>
                            <a:ext cx="47752" cy="92329"/>
                          </a:xfrm>
                          <a:custGeom>
                            <a:avLst/>
                            <a:gdLst/>
                            <a:ahLst/>
                            <a:cxnLst/>
                            <a:rect l="0" t="0" r="0" b="0"/>
                            <a:pathLst>
                              <a:path w="47752" h="92329">
                                <a:moveTo>
                                  <a:pt x="20574" y="0"/>
                                </a:moveTo>
                                <a:lnTo>
                                  <a:pt x="29718" y="0"/>
                                </a:lnTo>
                                <a:lnTo>
                                  <a:pt x="29718" y="82931"/>
                                </a:lnTo>
                                <a:lnTo>
                                  <a:pt x="47752" y="82931"/>
                                </a:lnTo>
                                <a:lnTo>
                                  <a:pt x="47752" y="92329"/>
                                </a:lnTo>
                                <a:lnTo>
                                  <a:pt x="0" y="92329"/>
                                </a:lnTo>
                                <a:lnTo>
                                  <a:pt x="0" y="82931"/>
                                </a:lnTo>
                                <a:lnTo>
                                  <a:pt x="18415" y="82931"/>
                                </a:lnTo>
                                <a:lnTo>
                                  <a:pt x="18415" y="21337"/>
                                </a:lnTo>
                                <a:lnTo>
                                  <a:pt x="0" y="21337"/>
                                </a:lnTo>
                                <a:lnTo>
                                  <a:pt x="0" y="12954"/>
                                </a:lnTo>
                                <a:cubicBezTo>
                                  <a:pt x="2413" y="12954"/>
                                  <a:pt x="5080" y="12700"/>
                                  <a:pt x="8001" y="12192"/>
                                </a:cubicBezTo>
                                <a:cubicBezTo>
                                  <a:pt x="10795" y="11812"/>
                                  <a:pt x="12954" y="11176"/>
                                  <a:pt x="14478" y="10414"/>
                                </a:cubicBezTo>
                                <a:cubicBezTo>
                                  <a:pt x="16256" y="9398"/>
                                  <a:pt x="17653" y="8001"/>
                                  <a:pt x="18796" y="6477"/>
                                </a:cubicBezTo>
                                <a:cubicBezTo>
                                  <a:pt x="19812" y="4826"/>
                                  <a:pt x="20447" y="2667"/>
                                  <a:pt x="20574"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729190088" name="Rectangle 729190088"/>
                        <wps:cNvSpPr/>
                        <wps:spPr>
                          <a:xfrm>
                            <a:off x="202946" y="183059"/>
                            <a:ext cx="59219" cy="163964"/>
                          </a:xfrm>
                          <a:prstGeom prst="rect">
                            <a:avLst/>
                          </a:prstGeom>
                          <a:ln>
                            <a:noFill/>
                          </a:ln>
                        </wps:spPr>
                        <wps:txbx>
                          <w:txbxContent>
                            <w:p w14:paraId="70E4BE5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688245873" name="Rectangle 688245873"/>
                        <wps:cNvSpPr/>
                        <wps:spPr>
                          <a:xfrm>
                            <a:off x="393446" y="183059"/>
                            <a:ext cx="214423" cy="163964"/>
                          </a:xfrm>
                          <a:prstGeom prst="rect">
                            <a:avLst/>
                          </a:prstGeom>
                          <a:ln>
                            <a:noFill/>
                          </a:ln>
                        </wps:spPr>
                        <wps:txbx>
                          <w:txbxContent>
                            <w:p w14:paraId="3D70CD53"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1811136969" name="Rectangle 1811136969"/>
                        <wps:cNvSpPr/>
                        <wps:spPr>
                          <a:xfrm>
                            <a:off x="554990" y="183059"/>
                            <a:ext cx="59219" cy="163964"/>
                          </a:xfrm>
                          <a:prstGeom prst="rect">
                            <a:avLst/>
                          </a:prstGeom>
                          <a:ln>
                            <a:noFill/>
                          </a:ln>
                        </wps:spPr>
                        <wps:txbx>
                          <w:txbxContent>
                            <w:p w14:paraId="2B4AC5A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819413705" name="Rectangle 819413705"/>
                        <wps:cNvSpPr/>
                        <wps:spPr>
                          <a:xfrm>
                            <a:off x="696722" y="183059"/>
                            <a:ext cx="214423" cy="163964"/>
                          </a:xfrm>
                          <a:prstGeom prst="rect">
                            <a:avLst/>
                          </a:prstGeom>
                          <a:ln>
                            <a:noFill/>
                          </a:ln>
                        </wps:spPr>
                        <wps:txbx>
                          <w:txbxContent>
                            <w:p w14:paraId="380AFB5B" w14:textId="77777777" w:rsidR="00000000" w:rsidRDefault="00000000" w:rsidP="001E2795">
                              <w:pPr>
                                <w:spacing w:after="160" w:line="259" w:lineRule="auto"/>
                                <w:ind w:left="0" w:right="0"/>
                                <w:jc w:val="left"/>
                              </w:pPr>
                              <w:r>
                                <w:t>24</w:t>
                              </w:r>
                            </w:p>
                          </w:txbxContent>
                        </wps:txbx>
                        <wps:bodyPr horzOverflow="overflow" vert="horz" lIns="0" tIns="0" rIns="0" bIns="0" rtlCol="0">
                          <a:noAutofit/>
                        </wps:bodyPr>
                      </wps:wsp>
                      <wps:wsp>
                        <wps:cNvPr id="786045762" name="Rectangle 786045762"/>
                        <wps:cNvSpPr/>
                        <wps:spPr>
                          <a:xfrm>
                            <a:off x="858266" y="183059"/>
                            <a:ext cx="59219" cy="163964"/>
                          </a:xfrm>
                          <a:prstGeom prst="rect">
                            <a:avLst/>
                          </a:prstGeom>
                          <a:ln>
                            <a:noFill/>
                          </a:ln>
                        </wps:spPr>
                        <wps:txbx>
                          <w:txbxContent>
                            <w:p w14:paraId="4061480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654559445" name="Rectangle 1654559445"/>
                        <wps:cNvSpPr/>
                        <wps:spPr>
                          <a:xfrm>
                            <a:off x="995807" y="183059"/>
                            <a:ext cx="214423" cy="163964"/>
                          </a:xfrm>
                          <a:prstGeom prst="rect">
                            <a:avLst/>
                          </a:prstGeom>
                          <a:ln>
                            <a:noFill/>
                          </a:ln>
                        </wps:spPr>
                        <wps:txbx>
                          <w:txbxContent>
                            <w:p w14:paraId="29763537" w14:textId="77777777" w:rsidR="00000000" w:rsidRDefault="00000000" w:rsidP="001E2795">
                              <w:pPr>
                                <w:spacing w:after="160" w:line="259" w:lineRule="auto"/>
                                <w:ind w:left="0" w:right="0"/>
                                <w:jc w:val="left"/>
                              </w:pPr>
                              <w:r>
                                <w:t>26</w:t>
                              </w:r>
                            </w:p>
                          </w:txbxContent>
                        </wps:txbx>
                        <wps:bodyPr horzOverflow="overflow" vert="horz" lIns="0" tIns="0" rIns="0" bIns="0" rtlCol="0">
                          <a:noAutofit/>
                        </wps:bodyPr>
                      </wps:wsp>
                      <wps:wsp>
                        <wps:cNvPr id="2109070625" name="Rectangle 2109070625"/>
                        <wps:cNvSpPr/>
                        <wps:spPr>
                          <a:xfrm>
                            <a:off x="1157351" y="183059"/>
                            <a:ext cx="59219" cy="163964"/>
                          </a:xfrm>
                          <a:prstGeom prst="rect">
                            <a:avLst/>
                          </a:prstGeom>
                          <a:ln>
                            <a:noFill/>
                          </a:ln>
                        </wps:spPr>
                        <wps:txbx>
                          <w:txbxContent>
                            <w:p w14:paraId="6CB275B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34024389" name="Rectangle 134024389"/>
                        <wps:cNvSpPr/>
                        <wps:spPr>
                          <a:xfrm>
                            <a:off x="125273" y="358319"/>
                            <a:ext cx="166645" cy="163963"/>
                          </a:xfrm>
                          <a:prstGeom prst="rect">
                            <a:avLst/>
                          </a:prstGeom>
                          <a:ln>
                            <a:noFill/>
                          </a:ln>
                        </wps:spPr>
                        <wps:txbx>
                          <w:txbxContent>
                            <w:p w14:paraId="33DFB6AC" w14:textId="77777777" w:rsidR="00000000" w:rsidRDefault="00000000" w:rsidP="001E2795">
                              <w:pPr>
                                <w:spacing w:after="160" w:line="259" w:lineRule="auto"/>
                                <w:ind w:left="0" w:right="0"/>
                                <w:jc w:val="left"/>
                              </w:pPr>
                              <w:r>
                                <w:rPr>
                                  <w:rFonts w:ascii="Verdana" w:eastAsia="Verdana" w:hAnsi="Verdana" w:cs="Verdana"/>
                                  <w:i/>
                                </w:rPr>
                                <w:t xml:space="preserve">h </w:t>
                              </w:r>
                            </w:p>
                          </w:txbxContent>
                        </wps:txbx>
                        <wps:bodyPr horzOverflow="overflow" vert="horz" lIns="0" tIns="0" rIns="0" bIns="0" rtlCol="0">
                          <a:noAutofit/>
                        </wps:bodyPr>
                      </wps:wsp>
                      <wps:wsp>
                        <wps:cNvPr id="767391461" name="Rectangle 767391461"/>
                        <wps:cNvSpPr/>
                        <wps:spPr>
                          <a:xfrm>
                            <a:off x="73457" y="512243"/>
                            <a:ext cx="244109" cy="163964"/>
                          </a:xfrm>
                          <a:prstGeom prst="rect">
                            <a:avLst/>
                          </a:prstGeom>
                          <a:ln>
                            <a:noFill/>
                          </a:ln>
                        </wps:spPr>
                        <wps:txbx>
                          <w:txbxContent>
                            <w:p w14:paraId="5F3646BB"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2077577200" name="Rectangle 2077577200"/>
                        <wps:cNvSpPr/>
                        <wps:spPr>
                          <a:xfrm>
                            <a:off x="256286" y="512243"/>
                            <a:ext cx="59219" cy="163964"/>
                          </a:xfrm>
                          <a:prstGeom prst="rect">
                            <a:avLst/>
                          </a:prstGeom>
                          <a:ln>
                            <a:noFill/>
                          </a:ln>
                        </wps:spPr>
                        <wps:txbx>
                          <w:txbxContent>
                            <w:p w14:paraId="1B36EAC3"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4501507" name="Rectangle 24501507"/>
                        <wps:cNvSpPr/>
                        <wps:spPr>
                          <a:xfrm>
                            <a:off x="326390" y="328621"/>
                            <a:ext cx="42059" cy="186236"/>
                          </a:xfrm>
                          <a:prstGeom prst="rect">
                            <a:avLst/>
                          </a:prstGeom>
                          <a:ln>
                            <a:noFill/>
                          </a:ln>
                        </wps:spPr>
                        <wps:txbx>
                          <w:txbxContent>
                            <w:p w14:paraId="3485A53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35218508" name="Rectangle 535218508"/>
                        <wps:cNvSpPr/>
                        <wps:spPr>
                          <a:xfrm>
                            <a:off x="628142" y="328621"/>
                            <a:ext cx="42059" cy="186236"/>
                          </a:xfrm>
                          <a:prstGeom prst="rect">
                            <a:avLst/>
                          </a:prstGeom>
                          <a:ln>
                            <a:noFill/>
                          </a:ln>
                        </wps:spPr>
                        <wps:txbx>
                          <w:txbxContent>
                            <w:p w14:paraId="07B3F69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07675823" name="Rectangle 1207675823"/>
                        <wps:cNvSpPr/>
                        <wps:spPr>
                          <a:xfrm>
                            <a:off x="924179" y="328621"/>
                            <a:ext cx="42059" cy="186236"/>
                          </a:xfrm>
                          <a:prstGeom prst="rect">
                            <a:avLst/>
                          </a:prstGeom>
                          <a:ln>
                            <a:noFill/>
                          </a:ln>
                        </wps:spPr>
                        <wps:txbx>
                          <w:txbxContent>
                            <w:p w14:paraId="324CA59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325" name="Picture 2325"/>
                          <pic:cNvPicPr/>
                        </pic:nvPicPr>
                        <pic:blipFill>
                          <a:blip r:embed="rId51"/>
                          <a:stretch>
                            <a:fillRect/>
                          </a:stretch>
                        </pic:blipFill>
                        <pic:spPr>
                          <a:xfrm>
                            <a:off x="1548384" y="0"/>
                            <a:ext cx="1237488" cy="644652"/>
                          </a:xfrm>
                          <a:prstGeom prst="rect">
                            <a:avLst/>
                          </a:prstGeom>
                        </pic:spPr>
                      </pic:pic>
                      <wps:wsp>
                        <wps:cNvPr id="1650498923" name="Freeform: Shape 1650498923"/>
                        <wps:cNvSpPr/>
                        <wps:spPr>
                          <a:xfrm>
                            <a:off x="1678686" y="28449"/>
                            <a:ext cx="74930" cy="93853"/>
                          </a:xfrm>
                          <a:custGeom>
                            <a:avLst/>
                            <a:gdLst/>
                            <a:ahLst/>
                            <a:cxnLst/>
                            <a:rect l="0" t="0" r="0" b="0"/>
                            <a:pathLst>
                              <a:path w="74930" h="93853">
                                <a:moveTo>
                                  <a:pt x="21971" y="0"/>
                                </a:moveTo>
                                <a:lnTo>
                                  <a:pt x="74930" y="0"/>
                                </a:lnTo>
                                <a:lnTo>
                                  <a:pt x="72517" y="10413"/>
                                </a:lnTo>
                                <a:lnTo>
                                  <a:pt x="31115" y="10413"/>
                                </a:lnTo>
                                <a:lnTo>
                                  <a:pt x="25527" y="35686"/>
                                </a:lnTo>
                                <a:cubicBezTo>
                                  <a:pt x="27178" y="35433"/>
                                  <a:pt x="28702" y="35306"/>
                                  <a:pt x="30226" y="35178"/>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8"/>
                                  <a:pt x="60452" y="71374"/>
                                </a:cubicBezTo>
                                <a:cubicBezTo>
                                  <a:pt x="58674" y="75819"/>
                                  <a:pt x="56134" y="79628"/>
                                  <a:pt x="52705" y="82931"/>
                                </a:cubicBezTo>
                                <a:cubicBezTo>
                                  <a:pt x="49276" y="86360"/>
                                  <a:pt x="45212" y="89027"/>
                                  <a:pt x="40513" y="90932"/>
                                </a:cubicBezTo>
                                <a:cubicBezTo>
                                  <a:pt x="35941" y="92963"/>
                                  <a:pt x="30480" y="93853"/>
                                  <a:pt x="24257" y="93853"/>
                                </a:cubicBezTo>
                                <a:cubicBezTo>
                                  <a:pt x="19431" y="93853"/>
                                  <a:pt x="14859" y="93218"/>
                                  <a:pt x="10668" y="91948"/>
                                </a:cubicBezTo>
                                <a:cubicBezTo>
                                  <a:pt x="6350" y="90805"/>
                                  <a:pt x="2794" y="89408"/>
                                  <a:pt x="0" y="87884"/>
                                </a:cubicBezTo>
                                <a:lnTo>
                                  <a:pt x="2413" y="75946"/>
                                </a:lnTo>
                                <a:lnTo>
                                  <a:pt x="3175" y="75946"/>
                                </a:lnTo>
                                <a:cubicBezTo>
                                  <a:pt x="5715" y="77851"/>
                                  <a:pt x="9017" y="79628"/>
                                  <a:pt x="13081" y="81280"/>
                                </a:cubicBezTo>
                                <a:cubicBezTo>
                                  <a:pt x="17272" y="82803"/>
                                  <a:pt x="21590" y="83565"/>
                                  <a:pt x="26035" y="83565"/>
                                </a:cubicBezTo>
                                <a:cubicBezTo>
                                  <a:pt x="33401" y="83565"/>
                                  <a:pt x="39370" y="81407"/>
                                  <a:pt x="43815" y="76961"/>
                                </a:cubicBezTo>
                                <a:cubicBezTo>
                                  <a:pt x="48387" y="72517"/>
                                  <a:pt x="50546" y="66675"/>
                                  <a:pt x="50546" y="59435"/>
                                </a:cubicBezTo>
                                <a:cubicBezTo>
                                  <a:pt x="50546" y="56642"/>
                                  <a:pt x="50038" y="54228"/>
                                  <a:pt x="49022" y="52451"/>
                                </a:cubicBezTo>
                                <a:cubicBezTo>
                                  <a:pt x="48006" y="50546"/>
                                  <a:pt x="46609" y="49022"/>
                                  <a:pt x="44831" y="47878"/>
                                </a:cubicBezTo>
                                <a:cubicBezTo>
                                  <a:pt x="43053" y="46735"/>
                                  <a:pt x="41021" y="45974"/>
                                  <a:pt x="38608" y="45465"/>
                                </a:cubicBezTo>
                                <a:cubicBezTo>
                                  <a:pt x="36195" y="44958"/>
                                  <a:pt x="33528" y="44703"/>
                                  <a:pt x="30861" y="44703"/>
                                </a:cubicBezTo>
                                <a:cubicBezTo>
                                  <a:pt x="27432" y="44703"/>
                                  <a:pt x="23876" y="44958"/>
                                  <a:pt x="20447" y="45465"/>
                                </a:cubicBezTo>
                                <a:cubicBezTo>
                                  <a:pt x="16891" y="45974"/>
                                  <a:pt x="13970" y="46609"/>
                                  <a:pt x="11557" y="46989"/>
                                </a:cubicBezTo>
                                <a:lnTo>
                                  <a:pt x="21971"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64445558" name="Rectangle 264445558"/>
                        <wps:cNvSpPr/>
                        <wps:spPr>
                          <a:xfrm>
                            <a:off x="1751711" y="24564"/>
                            <a:ext cx="59219" cy="163963"/>
                          </a:xfrm>
                          <a:prstGeom prst="rect">
                            <a:avLst/>
                          </a:prstGeom>
                          <a:ln>
                            <a:noFill/>
                          </a:ln>
                        </wps:spPr>
                        <wps:txbx>
                          <w:txbxContent>
                            <w:p w14:paraId="5BB7A38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603238409" name="Freeform: Shape 1603238409"/>
                        <wps:cNvSpPr/>
                        <wps:spPr>
                          <a:xfrm>
                            <a:off x="1989201" y="32084"/>
                            <a:ext cx="30988" cy="90218"/>
                          </a:xfrm>
                          <a:custGeom>
                            <a:avLst/>
                            <a:gdLst/>
                            <a:ahLst/>
                            <a:cxnLst/>
                            <a:rect l="0" t="0" r="0" b="0"/>
                            <a:pathLst>
                              <a:path w="30988" h="90218">
                                <a:moveTo>
                                  <a:pt x="30988" y="0"/>
                                </a:moveTo>
                                <a:lnTo>
                                  <a:pt x="30988" y="12296"/>
                                </a:lnTo>
                                <a:lnTo>
                                  <a:pt x="27813" y="13509"/>
                                </a:lnTo>
                                <a:cubicBezTo>
                                  <a:pt x="21209" y="19224"/>
                                  <a:pt x="16764" y="26591"/>
                                  <a:pt x="14478" y="35861"/>
                                </a:cubicBezTo>
                                <a:cubicBezTo>
                                  <a:pt x="17907" y="33829"/>
                                  <a:pt x="21590" y="32178"/>
                                  <a:pt x="25527" y="31035"/>
                                </a:cubicBezTo>
                                <a:lnTo>
                                  <a:pt x="30988" y="30263"/>
                                </a:lnTo>
                                <a:lnTo>
                                  <a:pt x="30988" y="39321"/>
                                </a:lnTo>
                                <a:lnTo>
                                  <a:pt x="23241" y="40560"/>
                                </a:lnTo>
                                <a:cubicBezTo>
                                  <a:pt x="19812" y="41449"/>
                                  <a:pt x="16383" y="42846"/>
                                  <a:pt x="13081" y="44624"/>
                                </a:cubicBezTo>
                                <a:cubicBezTo>
                                  <a:pt x="12700" y="46402"/>
                                  <a:pt x="12446" y="48689"/>
                                  <a:pt x="12192" y="51355"/>
                                </a:cubicBezTo>
                                <a:cubicBezTo>
                                  <a:pt x="11811" y="54149"/>
                                  <a:pt x="11684" y="56817"/>
                                  <a:pt x="11684" y="59356"/>
                                </a:cubicBezTo>
                                <a:cubicBezTo>
                                  <a:pt x="11684" y="63420"/>
                                  <a:pt x="12192" y="66722"/>
                                  <a:pt x="13208" y="69390"/>
                                </a:cubicBezTo>
                                <a:cubicBezTo>
                                  <a:pt x="14224" y="72183"/>
                                  <a:pt x="15494" y="74343"/>
                                  <a:pt x="16891" y="75867"/>
                                </a:cubicBezTo>
                                <a:cubicBezTo>
                                  <a:pt x="18542" y="77518"/>
                                  <a:pt x="20320" y="78787"/>
                                  <a:pt x="22352" y="79422"/>
                                </a:cubicBezTo>
                                <a:cubicBezTo>
                                  <a:pt x="24384" y="80184"/>
                                  <a:pt x="26543" y="80566"/>
                                  <a:pt x="28702" y="80566"/>
                                </a:cubicBezTo>
                                <a:lnTo>
                                  <a:pt x="30988" y="79543"/>
                                </a:lnTo>
                                <a:lnTo>
                                  <a:pt x="30988" y="89515"/>
                                </a:lnTo>
                                <a:lnTo>
                                  <a:pt x="27305" y="90218"/>
                                </a:lnTo>
                                <a:cubicBezTo>
                                  <a:pt x="18669" y="90218"/>
                                  <a:pt x="11938" y="87423"/>
                                  <a:pt x="7112" y="81835"/>
                                </a:cubicBezTo>
                                <a:cubicBezTo>
                                  <a:pt x="2286" y="76247"/>
                                  <a:pt x="0" y="68627"/>
                                  <a:pt x="0" y="58975"/>
                                </a:cubicBezTo>
                                <a:cubicBezTo>
                                  <a:pt x="0" y="50085"/>
                                  <a:pt x="1143" y="41830"/>
                                  <a:pt x="3556" y="34083"/>
                                </a:cubicBezTo>
                                <a:cubicBezTo>
                                  <a:pt x="5969" y="26464"/>
                                  <a:pt x="9525" y="19605"/>
                                  <a:pt x="14224" y="13636"/>
                                </a:cubicBezTo>
                                <a:lnTo>
                                  <a:pt x="30988"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28219920" name="Freeform: Shape 128219920"/>
                        <wps:cNvSpPr/>
                        <wps:spPr>
                          <a:xfrm>
                            <a:off x="2020189" y="61468"/>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8"/>
                                  <a:pt x="28575" y="10668"/>
                                  <a:pt x="29845" y="13715"/>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6"/>
                                </a:lnTo>
                                <a:cubicBezTo>
                                  <a:pt x="17272" y="39497"/>
                                  <a:pt x="19304" y="33274"/>
                                  <a:pt x="19304" y="25654"/>
                                </a:cubicBezTo>
                                <a:cubicBezTo>
                                  <a:pt x="19304" y="20447"/>
                                  <a:pt x="17780" y="16510"/>
                                  <a:pt x="14859" y="13843"/>
                                </a:cubicBezTo>
                                <a:cubicBezTo>
                                  <a:pt x="11938" y="11049"/>
                                  <a:pt x="7620" y="9652"/>
                                  <a:pt x="1778" y="9652"/>
                                </a:cubicBezTo>
                                <a:lnTo>
                                  <a:pt x="0" y="9937"/>
                                </a:lnTo>
                                <a:lnTo>
                                  <a:pt x="0" y="879"/>
                                </a:lnTo>
                                <a:lnTo>
                                  <a:pt x="622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330695957" name="Freeform: Shape 1330695957"/>
                        <wps:cNvSpPr/>
                        <wps:spPr>
                          <a:xfrm>
                            <a:off x="2020189" y="26670"/>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0"/>
                                  <a:pt x="21844" y="10287"/>
                                  <a:pt x="19431" y="10287"/>
                                </a:cubicBezTo>
                                <a:lnTo>
                                  <a:pt x="0" y="17710"/>
                                </a:lnTo>
                                <a:lnTo>
                                  <a:pt x="0" y="5414"/>
                                </a:lnTo>
                                <a:lnTo>
                                  <a:pt x="254" y="5207"/>
                                </a:lnTo>
                                <a:cubicBezTo>
                                  <a:pt x="7112" y="1778"/>
                                  <a:pt x="14732" y="0"/>
                                  <a:pt x="23241"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090060883" name="Rectangle 2090060883"/>
                        <wps:cNvSpPr/>
                        <wps:spPr>
                          <a:xfrm>
                            <a:off x="2059559" y="24564"/>
                            <a:ext cx="59219" cy="163963"/>
                          </a:xfrm>
                          <a:prstGeom prst="rect">
                            <a:avLst/>
                          </a:prstGeom>
                          <a:ln>
                            <a:noFill/>
                          </a:ln>
                        </wps:spPr>
                        <wps:txbx>
                          <w:txbxContent>
                            <w:p w14:paraId="0756D18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72915594" name="Freeform: Shape 1772915594"/>
                        <wps:cNvSpPr/>
                        <wps:spPr>
                          <a:xfrm>
                            <a:off x="2288794" y="28449"/>
                            <a:ext cx="73152" cy="91948"/>
                          </a:xfrm>
                          <a:custGeom>
                            <a:avLst/>
                            <a:gdLst/>
                            <a:ahLst/>
                            <a:cxnLst/>
                            <a:rect l="0" t="0" r="0" b="0"/>
                            <a:pathLst>
                              <a:path w="73152" h="91948">
                                <a:moveTo>
                                  <a:pt x="12319" y="0"/>
                                </a:moveTo>
                                <a:lnTo>
                                  <a:pt x="73152" y="0"/>
                                </a:lnTo>
                                <a:lnTo>
                                  <a:pt x="70104" y="13715"/>
                                </a:lnTo>
                                <a:lnTo>
                                  <a:pt x="13462" y="91948"/>
                                </a:lnTo>
                                <a:lnTo>
                                  <a:pt x="0" y="91948"/>
                                </a:lnTo>
                                <a:lnTo>
                                  <a:pt x="60325" y="10413"/>
                                </a:lnTo>
                                <a:lnTo>
                                  <a:pt x="10033" y="10413"/>
                                </a:lnTo>
                                <a:lnTo>
                                  <a:pt x="12319"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180594865" name="Rectangle 1180594865"/>
                        <wps:cNvSpPr/>
                        <wps:spPr>
                          <a:xfrm>
                            <a:off x="2358517" y="24564"/>
                            <a:ext cx="59219" cy="163963"/>
                          </a:xfrm>
                          <a:prstGeom prst="rect">
                            <a:avLst/>
                          </a:prstGeom>
                          <a:ln>
                            <a:noFill/>
                          </a:ln>
                        </wps:spPr>
                        <wps:txbx>
                          <w:txbxContent>
                            <w:p w14:paraId="21898A0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60946224" name="Freeform: Shape 260946224"/>
                        <wps:cNvSpPr/>
                        <wps:spPr>
                          <a:xfrm>
                            <a:off x="2586990" y="30548"/>
                            <a:ext cx="31941" cy="92008"/>
                          </a:xfrm>
                          <a:custGeom>
                            <a:avLst/>
                            <a:gdLst/>
                            <a:ahLst/>
                            <a:cxnLst/>
                            <a:rect l="0" t="0" r="0" b="0"/>
                            <a:pathLst>
                              <a:path w="31941" h="92008">
                                <a:moveTo>
                                  <a:pt x="31941" y="0"/>
                                </a:moveTo>
                                <a:lnTo>
                                  <a:pt x="31941" y="7945"/>
                                </a:lnTo>
                                <a:lnTo>
                                  <a:pt x="28575" y="9077"/>
                                </a:lnTo>
                                <a:cubicBezTo>
                                  <a:pt x="24638" y="12252"/>
                                  <a:pt x="22733" y="16061"/>
                                  <a:pt x="22733" y="20761"/>
                                </a:cubicBezTo>
                                <a:cubicBezTo>
                                  <a:pt x="22733" y="23174"/>
                                  <a:pt x="23368" y="25333"/>
                                  <a:pt x="24638" y="27237"/>
                                </a:cubicBezTo>
                                <a:cubicBezTo>
                                  <a:pt x="26035" y="29270"/>
                                  <a:pt x="27940" y="30921"/>
                                  <a:pt x="30480" y="32317"/>
                                </a:cubicBezTo>
                                <a:lnTo>
                                  <a:pt x="31941" y="33048"/>
                                </a:lnTo>
                                <a:lnTo>
                                  <a:pt x="31941" y="44916"/>
                                </a:lnTo>
                                <a:lnTo>
                                  <a:pt x="28067" y="43366"/>
                                </a:lnTo>
                                <a:cubicBezTo>
                                  <a:pt x="23114" y="45907"/>
                                  <a:pt x="19177" y="49336"/>
                                  <a:pt x="16510" y="53527"/>
                                </a:cubicBezTo>
                                <a:cubicBezTo>
                                  <a:pt x="13843" y="57717"/>
                                  <a:pt x="12446" y="62162"/>
                                  <a:pt x="12446" y="66988"/>
                                </a:cubicBezTo>
                                <a:cubicBezTo>
                                  <a:pt x="12446" y="71561"/>
                                  <a:pt x="13970" y="75371"/>
                                  <a:pt x="16891" y="78546"/>
                                </a:cubicBezTo>
                                <a:cubicBezTo>
                                  <a:pt x="19939" y="81593"/>
                                  <a:pt x="23876" y="83117"/>
                                  <a:pt x="28829" y="83117"/>
                                </a:cubicBezTo>
                                <a:lnTo>
                                  <a:pt x="31941" y="82548"/>
                                </a:lnTo>
                                <a:lnTo>
                                  <a:pt x="31941" y="91221"/>
                                </a:lnTo>
                                <a:lnTo>
                                  <a:pt x="27686" y="92008"/>
                                </a:lnTo>
                                <a:cubicBezTo>
                                  <a:pt x="19177" y="92008"/>
                                  <a:pt x="12446" y="89849"/>
                                  <a:pt x="7493" y="85530"/>
                                </a:cubicBezTo>
                                <a:cubicBezTo>
                                  <a:pt x="2540" y="81339"/>
                                  <a:pt x="0" y="75879"/>
                                  <a:pt x="0" y="69148"/>
                                </a:cubicBezTo>
                                <a:cubicBezTo>
                                  <a:pt x="0" y="62925"/>
                                  <a:pt x="1905" y="57336"/>
                                  <a:pt x="5461" y="52384"/>
                                </a:cubicBezTo>
                                <a:cubicBezTo>
                                  <a:pt x="9017" y="47430"/>
                                  <a:pt x="14351" y="43493"/>
                                  <a:pt x="21209" y="40446"/>
                                </a:cubicBezTo>
                                <a:lnTo>
                                  <a:pt x="21209" y="40191"/>
                                </a:lnTo>
                                <a:cubicBezTo>
                                  <a:pt x="17653" y="37905"/>
                                  <a:pt x="14986" y="35492"/>
                                  <a:pt x="13208" y="32699"/>
                                </a:cubicBezTo>
                                <a:cubicBezTo>
                                  <a:pt x="11430" y="29904"/>
                                  <a:pt x="10541" y="26729"/>
                                  <a:pt x="10541" y="23174"/>
                                </a:cubicBezTo>
                                <a:cubicBezTo>
                                  <a:pt x="10541" y="15808"/>
                                  <a:pt x="13843" y="9330"/>
                                  <a:pt x="20320" y="3997"/>
                                </a:cubicBezTo>
                                <a:lnTo>
                                  <a:pt x="31941"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421942079" name="Freeform: Shape 421942079"/>
                        <wps:cNvSpPr/>
                        <wps:spPr>
                          <a:xfrm>
                            <a:off x="2618931" y="26289"/>
                            <a:ext cx="37655" cy="95479"/>
                          </a:xfrm>
                          <a:custGeom>
                            <a:avLst/>
                            <a:gdLst/>
                            <a:ahLst/>
                            <a:cxnLst/>
                            <a:rect l="0" t="0" r="0" b="0"/>
                            <a:pathLst>
                              <a:path w="37655" h="95479">
                                <a:moveTo>
                                  <a:pt x="12382" y="0"/>
                                </a:moveTo>
                                <a:cubicBezTo>
                                  <a:pt x="20257" y="0"/>
                                  <a:pt x="26352" y="1905"/>
                                  <a:pt x="30924" y="5588"/>
                                </a:cubicBezTo>
                                <a:cubicBezTo>
                                  <a:pt x="35370" y="9271"/>
                                  <a:pt x="37655" y="13970"/>
                                  <a:pt x="37655" y="19686"/>
                                </a:cubicBezTo>
                                <a:cubicBezTo>
                                  <a:pt x="37655" y="24638"/>
                                  <a:pt x="36004" y="29464"/>
                                  <a:pt x="32829" y="34163"/>
                                </a:cubicBezTo>
                                <a:cubicBezTo>
                                  <a:pt x="29527" y="38989"/>
                                  <a:pt x="24828" y="42672"/>
                                  <a:pt x="18605" y="45339"/>
                                </a:cubicBezTo>
                                <a:lnTo>
                                  <a:pt x="18605" y="45720"/>
                                </a:lnTo>
                                <a:cubicBezTo>
                                  <a:pt x="23051" y="47879"/>
                                  <a:pt x="26352" y="50419"/>
                                  <a:pt x="28639" y="53467"/>
                                </a:cubicBezTo>
                                <a:cubicBezTo>
                                  <a:pt x="30924" y="56515"/>
                                  <a:pt x="32067" y="60325"/>
                                  <a:pt x="32067" y="64897"/>
                                </a:cubicBezTo>
                                <a:cubicBezTo>
                                  <a:pt x="32067" y="68580"/>
                                  <a:pt x="31178" y="72263"/>
                                  <a:pt x="29401" y="76073"/>
                                </a:cubicBezTo>
                                <a:cubicBezTo>
                                  <a:pt x="27749" y="80011"/>
                                  <a:pt x="25336" y="83313"/>
                                  <a:pt x="22161" y="86234"/>
                                </a:cubicBezTo>
                                <a:cubicBezTo>
                                  <a:pt x="18859" y="89281"/>
                                  <a:pt x="15176" y="91694"/>
                                  <a:pt x="10858" y="93472"/>
                                </a:cubicBezTo>
                                <a:lnTo>
                                  <a:pt x="0" y="95479"/>
                                </a:lnTo>
                                <a:lnTo>
                                  <a:pt x="0" y="86807"/>
                                </a:lnTo>
                                <a:lnTo>
                                  <a:pt x="7302" y="85471"/>
                                </a:lnTo>
                                <a:cubicBezTo>
                                  <a:pt x="10223" y="84201"/>
                                  <a:pt x="12509" y="82550"/>
                                  <a:pt x="14288" y="80518"/>
                                </a:cubicBezTo>
                                <a:cubicBezTo>
                                  <a:pt x="15939" y="78613"/>
                                  <a:pt x="17335" y="76454"/>
                                  <a:pt x="18224" y="73914"/>
                                </a:cubicBezTo>
                                <a:cubicBezTo>
                                  <a:pt x="19114" y="71501"/>
                                  <a:pt x="19495" y="68962"/>
                                  <a:pt x="19495" y="66548"/>
                                </a:cubicBezTo>
                                <a:cubicBezTo>
                                  <a:pt x="19495" y="63754"/>
                                  <a:pt x="18859" y="61214"/>
                                  <a:pt x="17335" y="59182"/>
                                </a:cubicBezTo>
                                <a:cubicBezTo>
                                  <a:pt x="15939" y="57150"/>
                                  <a:pt x="13526" y="55245"/>
                                  <a:pt x="10096" y="53467"/>
                                </a:cubicBezTo>
                                <a:cubicBezTo>
                                  <a:pt x="8445" y="52578"/>
                                  <a:pt x="6540" y="51689"/>
                                  <a:pt x="4382" y="50927"/>
                                </a:cubicBezTo>
                                <a:lnTo>
                                  <a:pt x="0" y="49175"/>
                                </a:lnTo>
                                <a:lnTo>
                                  <a:pt x="0" y="37306"/>
                                </a:lnTo>
                                <a:lnTo>
                                  <a:pt x="4127" y="39370"/>
                                </a:lnTo>
                                <a:cubicBezTo>
                                  <a:pt x="6540" y="40387"/>
                                  <a:pt x="9080" y="41402"/>
                                  <a:pt x="11874" y="42291"/>
                                </a:cubicBezTo>
                                <a:cubicBezTo>
                                  <a:pt x="16701" y="39243"/>
                                  <a:pt x="20257" y="36068"/>
                                  <a:pt x="22415" y="32639"/>
                                </a:cubicBezTo>
                                <a:cubicBezTo>
                                  <a:pt x="24574" y="29338"/>
                                  <a:pt x="25717" y="25527"/>
                                  <a:pt x="25717" y="21337"/>
                                </a:cubicBezTo>
                                <a:cubicBezTo>
                                  <a:pt x="25717" y="17653"/>
                                  <a:pt x="24320" y="14732"/>
                                  <a:pt x="21653" y="12319"/>
                                </a:cubicBezTo>
                                <a:cubicBezTo>
                                  <a:pt x="18859" y="9906"/>
                                  <a:pt x="15176" y="8637"/>
                                  <a:pt x="10604" y="8637"/>
                                </a:cubicBezTo>
                                <a:lnTo>
                                  <a:pt x="0" y="12204"/>
                                </a:lnTo>
                                <a:lnTo>
                                  <a:pt x="0" y="4259"/>
                                </a:lnTo>
                                <a:lnTo>
                                  <a:pt x="12382"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50384504" name="Rectangle 250384504"/>
                        <wps:cNvSpPr/>
                        <wps:spPr>
                          <a:xfrm>
                            <a:off x="2660269" y="24564"/>
                            <a:ext cx="59219" cy="163963"/>
                          </a:xfrm>
                          <a:prstGeom prst="rect">
                            <a:avLst/>
                          </a:prstGeom>
                          <a:ln>
                            <a:noFill/>
                          </a:ln>
                        </wps:spPr>
                        <wps:txbx>
                          <w:txbxContent>
                            <w:p w14:paraId="4672F2D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536686052" name="Freeform: Shape 1536686052"/>
                        <wps:cNvSpPr/>
                        <wps:spPr>
                          <a:xfrm>
                            <a:off x="1682877" y="185039"/>
                            <a:ext cx="59817" cy="93853"/>
                          </a:xfrm>
                          <a:custGeom>
                            <a:avLst/>
                            <a:gdLst/>
                            <a:ahLst/>
                            <a:cxnLst/>
                            <a:rect l="0" t="0" r="0" b="0"/>
                            <a:pathLst>
                              <a:path w="59817" h="93853">
                                <a:moveTo>
                                  <a:pt x="27051" y="0"/>
                                </a:moveTo>
                                <a:cubicBezTo>
                                  <a:pt x="36068" y="0"/>
                                  <a:pt x="43180" y="2287"/>
                                  <a:pt x="48387" y="6858"/>
                                </a:cubicBezTo>
                                <a:cubicBezTo>
                                  <a:pt x="53467" y="11303"/>
                                  <a:pt x="56007" y="17526"/>
                                  <a:pt x="56007" y="25273"/>
                                </a:cubicBezTo>
                                <a:cubicBezTo>
                                  <a:pt x="56007" y="28829"/>
                                  <a:pt x="55626" y="32004"/>
                                  <a:pt x="54737" y="35052"/>
                                </a:cubicBezTo>
                                <a:cubicBezTo>
                                  <a:pt x="53975" y="38100"/>
                                  <a:pt x="52705" y="41021"/>
                                  <a:pt x="51054" y="43688"/>
                                </a:cubicBezTo>
                                <a:cubicBezTo>
                                  <a:pt x="49530" y="46228"/>
                                  <a:pt x="47625" y="48768"/>
                                  <a:pt x="45593" y="51181"/>
                                </a:cubicBezTo>
                                <a:cubicBezTo>
                                  <a:pt x="43561" y="53721"/>
                                  <a:pt x="41021" y="56388"/>
                                  <a:pt x="37973" y="59437"/>
                                </a:cubicBezTo>
                                <a:cubicBezTo>
                                  <a:pt x="33782" y="63754"/>
                                  <a:pt x="29464" y="67945"/>
                                  <a:pt x="24892" y="72010"/>
                                </a:cubicBezTo>
                                <a:cubicBezTo>
                                  <a:pt x="20447" y="76073"/>
                                  <a:pt x="16256" y="79884"/>
                                  <a:pt x="12319" y="83312"/>
                                </a:cubicBezTo>
                                <a:lnTo>
                                  <a:pt x="59817" y="83312"/>
                                </a:lnTo>
                                <a:lnTo>
                                  <a:pt x="59817" y="93853"/>
                                </a:lnTo>
                                <a:lnTo>
                                  <a:pt x="0" y="93853"/>
                                </a:lnTo>
                                <a:lnTo>
                                  <a:pt x="0" y="80899"/>
                                </a:lnTo>
                                <a:cubicBezTo>
                                  <a:pt x="4191" y="77216"/>
                                  <a:pt x="8382" y="73534"/>
                                  <a:pt x="12446" y="69850"/>
                                </a:cubicBezTo>
                                <a:cubicBezTo>
                                  <a:pt x="16637" y="66167"/>
                                  <a:pt x="20574" y="62485"/>
                                  <a:pt x="24130" y="58801"/>
                                </a:cubicBezTo>
                                <a:cubicBezTo>
                                  <a:pt x="31750" y="51054"/>
                                  <a:pt x="36957" y="45086"/>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729180151" name="Rectangle 1729180151"/>
                        <wps:cNvSpPr/>
                        <wps:spPr>
                          <a:xfrm>
                            <a:off x="1751711" y="183059"/>
                            <a:ext cx="59219" cy="163964"/>
                          </a:xfrm>
                          <a:prstGeom prst="rect">
                            <a:avLst/>
                          </a:prstGeom>
                          <a:ln>
                            <a:noFill/>
                          </a:ln>
                        </wps:spPr>
                        <wps:txbx>
                          <w:txbxContent>
                            <w:p w14:paraId="48363BB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531532641" name="Rectangle 1531532641"/>
                        <wps:cNvSpPr/>
                        <wps:spPr>
                          <a:xfrm>
                            <a:off x="1942211" y="183059"/>
                            <a:ext cx="214423" cy="163964"/>
                          </a:xfrm>
                          <a:prstGeom prst="rect">
                            <a:avLst/>
                          </a:prstGeom>
                          <a:ln>
                            <a:noFill/>
                          </a:ln>
                        </wps:spPr>
                        <wps:txbx>
                          <w:txbxContent>
                            <w:p w14:paraId="0BE40D64"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270952661" name="Rectangle 270952661"/>
                        <wps:cNvSpPr/>
                        <wps:spPr>
                          <a:xfrm>
                            <a:off x="2103755" y="183059"/>
                            <a:ext cx="59219" cy="163964"/>
                          </a:xfrm>
                          <a:prstGeom prst="rect">
                            <a:avLst/>
                          </a:prstGeom>
                          <a:ln>
                            <a:noFill/>
                          </a:ln>
                        </wps:spPr>
                        <wps:txbx>
                          <w:txbxContent>
                            <w:p w14:paraId="77D58D4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44593660" name="Rectangle 344593660"/>
                        <wps:cNvSpPr/>
                        <wps:spPr>
                          <a:xfrm>
                            <a:off x="2242439" y="183059"/>
                            <a:ext cx="214423" cy="163964"/>
                          </a:xfrm>
                          <a:prstGeom prst="rect">
                            <a:avLst/>
                          </a:prstGeom>
                          <a:ln>
                            <a:noFill/>
                          </a:ln>
                        </wps:spPr>
                        <wps:txbx>
                          <w:txbxContent>
                            <w:p w14:paraId="43337944" w14:textId="77777777" w:rsidR="00000000" w:rsidRDefault="00000000" w:rsidP="001E2795">
                              <w:pPr>
                                <w:spacing w:after="160" w:line="259" w:lineRule="auto"/>
                                <w:ind w:left="0" w:right="0"/>
                                <w:jc w:val="left"/>
                              </w:pPr>
                              <w:r>
                                <w:t>27</w:t>
                              </w:r>
                            </w:p>
                          </w:txbxContent>
                        </wps:txbx>
                        <wps:bodyPr horzOverflow="overflow" vert="horz" lIns="0" tIns="0" rIns="0" bIns="0" rtlCol="0">
                          <a:noAutofit/>
                        </wps:bodyPr>
                      </wps:wsp>
                      <wps:wsp>
                        <wps:cNvPr id="1255010496" name="Rectangle 1255010496"/>
                        <wps:cNvSpPr/>
                        <wps:spPr>
                          <a:xfrm>
                            <a:off x="2404237" y="183059"/>
                            <a:ext cx="59219" cy="163964"/>
                          </a:xfrm>
                          <a:prstGeom prst="rect">
                            <a:avLst/>
                          </a:prstGeom>
                          <a:ln>
                            <a:noFill/>
                          </a:ln>
                        </wps:spPr>
                        <wps:txbx>
                          <w:txbxContent>
                            <w:p w14:paraId="66B3009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1772446" name="Rectangle 201772446"/>
                        <wps:cNvSpPr/>
                        <wps:spPr>
                          <a:xfrm>
                            <a:off x="2541397" y="183059"/>
                            <a:ext cx="214423" cy="163964"/>
                          </a:xfrm>
                          <a:prstGeom prst="rect">
                            <a:avLst/>
                          </a:prstGeom>
                          <a:ln>
                            <a:noFill/>
                          </a:ln>
                        </wps:spPr>
                        <wps:txbx>
                          <w:txbxContent>
                            <w:p w14:paraId="702E1C9D" w14:textId="77777777" w:rsidR="00000000" w:rsidRDefault="00000000" w:rsidP="001E2795">
                              <w:pPr>
                                <w:spacing w:after="160" w:line="259" w:lineRule="auto"/>
                                <w:ind w:left="0" w:right="0"/>
                                <w:jc w:val="left"/>
                              </w:pPr>
                              <w:r>
                                <w:t>28</w:t>
                              </w:r>
                            </w:p>
                          </w:txbxContent>
                        </wps:txbx>
                        <wps:bodyPr horzOverflow="overflow" vert="horz" lIns="0" tIns="0" rIns="0" bIns="0" rtlCol="0">
                          <a:noAutofit/>
                        </wps:bodyPr>
                      </wps:wsp>
                      <wps:wsp>
                        <wps:cNvPr id="531301872" name="Rectangle 531301872"/>
                        <wps:cNvSpPr/>
                        <wps:spPr>
                          <a:xfrm>
                            <a:off x="2702941" y="183059"/>
                            <a:ext cx="59219" cy="163964"/>
                          </a:xfrm>
                          <a:prstGeom prst="rect">
                            <a:avLst/>
                          </a:prstGeom>
                          <a:ln>
                            <a:noFill/>
                          </a:ln>
                        </wps:spPr>
                        <wps:txbx>
                          <w:txbxContent>
                            <w:p w14:paraId="61F52E9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03334901" name="Rectangle 2003334901"/>
                        <wps:cNvSpPr/>
                        <wps:spPr>
                          <a:xfrm>
                            <a:off x="1692275" y="358319"/>
                            <a:ext cx="118000" cy="163963"/>
                          </a:xfrm>
                          <a:prstGeom prst="rect">
                            <a:avLst/>
                          </a:prstGeom>
                          <a:ln>
                            <a:noFill/>
                          </a:ln>
                        </wps:spPr>
                        <wps:txbx>
                          <w:txbxContent>
                            <w:p w14:paraId="59897FD2" w14:textId="77777777" w:rsidR="00000000" w:rsidRDefault="00000000" w:rsidP="001E2795">
                              <w:pPr>
                                <w:spacing w:after="160" w:line="259" w:lineRule="auto"/>
                                <w:ind w:left="0" w:right="0"/>
                                <w:jc w:val="left"/>
                              </w:pPr>
                              <w:r>
                                <w:rPr>
                                  <w:rFonts w:ascii="Verdana" w:eastAsia="Verdana" w:hAnsi="Verdana" w:cs="Verdana"/>
                                  <w:i/>
                                </w:rPr>
                                <w:t xml:space="preserve">j </w:t>
                              </w:r>
                            </w:p>
                          </w:txbxContent>
                        </wps:txbx>
                        <wps:bodyPr horzOverflow="overflow" vert="horz" lIns="0" tIns="0" rIns="0" bIns="0" rtlCol="0">
                          <a:noAutofit/>
                        </wps:bodyPr>
                      </wps:wsp>
                      <wps:wsp>
                        <wps:cNvPr id="673005702" name="Rectangle 673005702"/>
                        <wps:cNvSpPr/>
                        <wps:spPr>
                          <a:xfrm>
                            <a:off x="1622171" y="512243"/>
                            <a:ext cx="244109" cy="163964"/>
                          </a:xfrm>
                          <a:prstGeom prst="rect">
                            <a:avLst/>
                          </a:prstGeom>
                          <a:ln>
                            <a:noFill/>
                          </a:ln>
                        </wps:spPr>
                        <wps:txbx>
                          <w:txbxContent>
                            <w:p w14:paraId="1E712BC7"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577844594" name="Rectangle 577844594"/>
                        <wps:cNvSpPr/>
                        <wps:spPr>
                          <a:xfrm>
                            <a:off x="1805051" y="512243"/>
                            <a:ext cx="59219" cy="163964"/>
                          </a:xfrm>
                          <a:prstGeom prst="rect">
                            <a:avLst/>
                          </a:prstGeom>
                          <a:ln>
                            <a:noFill/>
                          </a:ln>
                        </wps:spPr>
                        <wps:txbx>
                          <w:txbxContent>
                            <w:p w14:paraId="515C121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33174904" name="Rectangle 1133174904"/>
                        <wps:cNvSpPr/>
                        <wps:spPr>
                          <a:xfrm>
                            <a:off x="1875155" y="328621"/>
                            <a:ext cx="42059" cy="186236"/>
                          </a:xfrm>
                          <a:prstGeom prst="rect">
                            <a:avLst/>
                          </a:prstGeom>
                          <a:ln>
                            <a:noFill/>
                          </a:ln>
                        </wps:spPr>
                        <wps:txbx>
                          <w:txbxContent>
                            <w:p w14:paraId="27CA209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55803768" name="Rectangle 955803768"/>
                        <wps:cNvSpPr/>
                        <wps:spPr>
                          <a:xfrm>
                            <a:off x="2176907" y="328621"/>
                            <a:ext cx="42058" cy="186236"/>
                          </a:xfrm>
                          <a:prstGeom prst="rect">
                            <a:avLst/>
                          </a:prstGeom>
                          <a:ln>
                            <a:noFill/>
                          </a:ln>
                        </wps:spPr>
                        <wps:txbx>
                          <w:txbxContent>
                            <w:p w14:paraId="77FA218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84773536" name="Rectangle 1484773536"/>
                        <wps:cNvSpPr/>
                        <wps:spPr>
                          <a:xfrm>
                            <a:off x="2472817" y="328621"/>
                            <a:ext cx="42058" cy="186236"/>
                          </a:xfrm>
                          <a:prstGeom prst="rect">
                            <a:avLst/>
                          </a:prstGeom>
                          <a:ln>
                            <a:noFill/>
                          </a:ln>
                        </wps:spPr>
                        <wps:txbx>
                          <w:txbxContent>
                            <w:p w14:paraId="75D0729F"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352" name="Picture 2352"/>
                          <pic:cNvPicPr/>
                        </pic:nvPicPr>
                        <pic:blipFill>
                          <a:blip r:embed="rId52"/>
                          <a:stretch>
                            <a:fillRect/>
                          </a:stretch>
                        </pic:blipFill>
                        <pic:spPr>
                          <a:xfrm>
                            <a:off x="3093720" y="0"/>
                            <a:ext cx="2263140" cy="644652"/>
                          </a:xfrm>
                          <a:prstGeom prst="rect">
                            <a:avLst/>
                          </a:prstGeom>
                        </pic:spPr>
                      </pic:pic>
                      <wps:wsp>
                        <wps:cNvPr id="2096658799" name="Freeform: Shape 2096658799"/>
                        <wps:cNvSpPr/>
                        <wps:spPr>
                          <a:xfrm>
                            <a:off x="3227832" y="28067"/>
                            <a:ext cx="50165" cy="92329"/>
                          </a:xfrm>
                          <a:custGeom>
                            <a:avLst/>
                            <a:gdLst/>
                            <a:ahLst/>
                            <a:cxnLst/>
                            <a:rect l="0" t="0" r="0" b="0"/>
                            <a:pathLst>
                              <a:path w="50165" h="92329">
                                <a:moveTo>
                                  <a:pt x="40894" y="0"/>
                                </a:moveTo>
                                <a:lnTo>
                                  <a:pt x="50165" y="0"/>
                                </a:lnTo>
                                <a:lnTo>
                                  <a:pt x="31750" y="83312"/>
                                </a:lnTo>
                                <a:lnTo>
                                  <a:pt x="49911" y="83312"/>
                                </a:lnTo>
                                <a:lnTo>
                                  <a:pt x="48006" y="92329"/>
                                </a:lnTo>
                                <a:lnTo>
                                  <a:pt x="0" y="92329"/>
                                </a:lnTo>
                                <a:lnTo>
                                  <a:pt x="2032" y="83312"/>
                                </a:lnTo>
                                <a:lnTo>
                                  <a:pt x="20193" y="83312"/>
                                </a:lnTo>
                                <a:lnTo>
                                  <a:pt x="34036" y="20828"/>
                                </a:lnTo>
                                <a:lnTo>
                                  <a:pt x="15748" y="20828"/>
                                </a:lnTo>
                                <a:lnTo>
                                  <a:pt x="17399" y="12954"/>
                                </a:lnTo>
                                <a:cubicBezTo>
                                  <a:pt x="24257" y="12954"/>
                                  <a:pt x="29591" y="11938"/>
                                  <a:pt x="33274" y="9906"/>
                                </a:cubicBezTo>
                                <a:cubicBezTo>
                                  <a:pt x="37084" y="7874"/>
                                  <a:pt x="39624" y="4572"/>
                                  <a:pt x="40894"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905008675" name="Rectangle 905008675"/>
                        <wps:cNvSpPr/>
                        <wps:spPr>
                          <a:xfrm>
                            <a:off x="3297301" y="24564"/>
                            <a:ext cx="59219" cy="163963"/>
                          </a:xfrm>
                          <a:prstGeom prst="rect">
                            <a:avLst/>
                          </a:prstGeom>
                          <a:ln>
                            <a:noFill/>
                          </a:ln>
                        </wps:spPr>
                        <wps:txbx>
                          <w:txbxContent>
                            <w:p w14:paraId="5E96027C"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623249882" name="Freeform: Shape 623249882"/>
                        <wps:cNvSpPr/>
                        <wps:spPr>
                          <a:xfrm>
                            <a:off x="3519424" y="26543"/>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9"/>
                                  <a:pt x="13081" y="73152"/>
                                  <a:pt x="17018" y="70104"/>
                                </a:cubicBezTo>
                                <a:cubicBezTo>
                                  <a:pt x="20828" y="67056"/>
                                  <a:pt x="25527" y="63373"/>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2"/>
                                  <a:pt x="30607" y="12319"/>
                                </a:cubicBezTo>
                                <a:cubicBezTo>
                                  <a:pt x="26162" y="13715"/>
                                  <a:pt x="21717" y="15621"/>
                                  <a:pt x="17399" y="18288"/>
                                </a:cubicBezTo>
                                <a:lnTo>
                                  <a:pt x="16764" y="18288"/>
                                </a:lnTo>
                                <a:lnTo>
                                  <a:pt x="19177" y="5715"/>
                                </a:lnTo>
                                <a:cubicBezTo>
                                  <a:pt x="22225" y="4190"/>
                                  <a:pt x="26289" y="2921"/>
                                  <a:pt x="31115" y="1778"/>
                                </a:cubicBezTo>
                                <a:cubicBezTo>
                                  <a:pt x="35941" y="508"/>
                                  <a:pt x="40640" y="0"/>
                                  <a:pt x="45085"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243490666" name="Rectangle 1243490666"/>
                        <wps:cNvSpPr/>
                        <wps:spPr>
                          <a:xfrm>
                            <a:off x="3596005" y="24564"/>
                            <a:ext cx="59219" cy="163963"/>
                          </a:xfrm>
                          <a:prstGeom prst="rect">
                            <a:avLst/>
                          </a:prstGeom>
                          <a:ln>
                            <a:noFill/>
                          </a:ln>
                        </wps:spPr>
                        <wps:txbx>
                          <w:txbxContent>
                            <w:p w14:paraId="20F300D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51817921" name="Freeform: Shape 751817921"/>
                        <wps:cNvSpPr/>
                        <wps:spPr>
                          <a:xfrm>
                            <a:off x="3795141" y="26543"/>
                            <a:ext cx="70993" cy="95759"/>
                          </a:xfrm>
                          <a:custGeom>
                            <a:avLst/>
                            <a:gdLst/>
                            <a:ahLst/>
                            <a:cxnLst/>
                            <a:rect l="0" t="0" r="0" b="0"/>
                            <a:pathLst>
                              <a:path w="70993" h="95759">
                                <a:moveTo>
                                  <a:pt x="45847" y="0"/>
                                </a:moveTo>
                                <a:cubicBezTo>
                                  <a:pt x="53721" y="0"/>
                                  <a:pt x="59817" y="1524"/>
                                  <a:pt x="64262" y="4826"/>
                                </a:cubicBezTo>
                                <a:cubicBezTo>
                                  <a:pt x="68834" y="8001"/>
                                  <a:pt x="70993" y="12446"/>
                                  <a:pt x="70993" y="18034"/>
                                </a:cubicBezTo>
                                <a:cubicBezTo>
                                  <a:pt x="70993" y="24130"/>
                                  <a:pt x="68834" y="29590"/>
                                  <a:pt x="64516" y="34290"/>
                                </a:cubicBezTo>
                                <a:cubicBezTo>
                                  <a:pt x="60198" y="38989"/>
                                  <a:pt x="54737" y="41910"/>
                                  <a:pt x="48133" y="43180"/>
                                </a:cubicBezTo>
                                <a:lnTo>
                                  <a:pt x="48133" y="43815"/>
                                </a:lnTo>
                                <a:cubicBezTo>
                                  <a:pt x="49657" y="44196"/>
                                  <a:pt x="51435" y="44831"/>
                                  <a:pt x="53340" y="45720"/>
                                </a:cubicBezTo>
                                <a:cubicBezTo>
                                  <a:pt x="55118" y="46609"/>
                                  <a:pt x="56769" y="47625"/>
                                  <a:pt x="58293" y="49022"/>
                                </a:cubicBezTo>
                                <a:cubicBezTo>
                                  <a:pt x="59690" y="50419"/>
                                  <a:pt x="60960" y="52197"/>
                                  <a:pt x="61976" y="54356"/>
                                </a:cubicBezTo>
                                <a:cubicBezTo>
                                  <a:pt x="62992" y="56515"/>
                                  <a:pt x="63500" y="59055"/>
                                  <a:pt x="63500" y="61976"/>
                                </a:cubicBezTo>
                                <a:cubicBezTo>
                                  <a:pt x="63500" y="66421"/>
                                  <a:pt x="62611" y="70739"/>
                                  <a:pt x="60706" y="74930"/>
                                </a:cubicBezTo>
                                <a:cubicBezTo>
                                  <a:pt x="58928" y="79121"/>
                                  <a:pt x="56261" y="82804"/>
                                  <a:pt x="52959" y="85725"/>
                                </a:cubicBezTo>
                                <a:cubicBezTo>
                                  <a:pt x="49530" y="88900"/>
                                  <a:pt x="45593" y="91440"/>
                                  <a:pt x="41021" y="93090"/>
                                </a:cubicBezTo>
                                <a:cubicBezTo>
                                  <a:pt x="36449" y="94869"/>
                                  <a:pt x="31242" y="95759"/>
                                  <a:pt x="25273" y="95759"/>
                                </a:cubicBezTo>
                                <a:cubicBezTo>
                                  <a:pt x="20447" y="95759"/>
                                  <a:pt x="15875" y="95123"/>
                                  <a:pt x="11303" y="93853"/>
                                </a:cubicBezTo>
                                <a:cubicBezTo>
                                  <a:pt x="6858" y="92584"/>
                                  <a:pt x="3048" y="91186"/>
                                  <a:pt x="0" y="89409"/>
                                </a:cubicBezTo>
                                <a:lnTo>
                                  <a:pt x="2794" y="77597"/>
                                </a:lnTo>
                                <a:lnTo>
                                  <a:pt x="3683" y="77597"/>
                                </a:lnTo>
                                <a:cubicBezTo>
                                  <a:pt x="6477" y="79629"/>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5"/>
                                </a:lnTo>
                                <a:cubicBezTo>
                                  <a:pt x="23114" y="4318"/>
                                  <a:pt x="27178" y="3048"/>
                                  <a:pt x="32004" y="1778"/>
                                </a:cubicBezTo>
                                <a:cubicBezTo>
                                  <a:pt x="36830" y="635"/>
                                  <a:pt x="41529" y="0"/>
                                  <a:pt x="45847"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55960799" name="Rectangle 55960799"/>
                        <wps:cNvSpPr/>
                        <wps:spPr>
                          <a:xfrm>
                            <a:off x="3870706" y="24564"/>
                            <a:ext cx="59219" cy="163963"/>
                          </a:xfrm>
                          <a:prstGeom prst="rect">
                            <a:avLst/>
                          </a:prstGeom>
                          <a:ln>
                            <a:noFill/>
                          </a:ln>
                        </wps:spPr>
                        <wps:txbx>
                          <w:txbxContent>
                            <w:p w14:paraId="0387CBC8"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805745601" name="Freeform: Shape 805745601"/>
                        <wps:cNvSpPr/>
                        <wps:spPr>
                          <a:xfrm>
                            <a:off x="4068826" y="52779"/>
                            <a:ext cx="31941" cy="41582"/>
                          </a:xfrm>
                          <a:custGeom>
                            <a:avLst/>
                            <a:gdLst/>
                            <a:ahLst/>
                            <a:cxnLst/>
                            <a:rect l="0" t="0" r="0" b="0"/>
                            <a:pathLst>
                              <a:path w="31941" h="41582">
                                <a:moveTo>
                                  <a:pt x="31941" y="0"/>
                                </a:moveTo>
                                <a:lnTo>
                                  <a:pt x="31941" y="11356"/>
                                </a:lnTo>
                                <a:lnTo>
                                  <a:pt x="10287" y="32184"/>
                                </a:lnTo>
                                <a:lnTo>
                                  <a:pt x="31941" y="32184"/>
                                </a:lnTo>
                                <a:lnTo>
                                  <a:pt x="31941" y="41582"/>
                                </a:lnTo>
                                <a:lnTo>
                                  <a:pt x="0" y="41582"/>
                                </a:lnTo>
                                <a:lnTo>
                                  <a:pt x="3175" y="27485"/>
                                </a:lnTo>
                                <a:lnTo>
                                  <a:pt x="31941"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157594955" name="Freeform: Shape 1157594955"/>
                        <wps:cNvSpPr/>
                        <wps:spPr>
                          <a:xfrm>
                            <a:off x="4100767" y="28449"/>
                            <a:ext cx="37021" cy="91948"/>
                          </a:xfrm>
                          <a:custGeom>
                            <a:avLst/>
                            <a:gdLst/>
                            <a:ahLst/>
                            <a:cxnLst/>
                            <a:rect l="0" t="0" r="0" b="0"/>
                            <a:pathLst>
                              <a:path w="37021" h="91948">
                                <a:moveTo>
                                  <a:pt x="25464" y="0"/>
                                </a:moveTo>
                                <a:lnTo>
                                  <a:pt x="36385" y="0"/>
                                </a:lnTo>
                                <a:lnTo>
                                  <a:pt x="23940" y="56514"/>
                                </a:lnTo>
                                <a:lnTo>
                                  <a:pt x="37021" y="56514"/>
                                </a:lnTo>
                                <a:lnTo>
                                  <a:pt x="34989" y="65912"/>
                                </a:lnTo>
                                <a:lnTo>
                                  <a:pt x="21780" y="65912"/>
                                </a:lnTo>
                                <a:lnTo>
                                  <a:pt x="16065" y="91948"/>
                                </a:lnTo>
                                <a:lnTo>
                                  <a:pt x="4509" y="91948"/>
                                </a:lnTo>
                                <a:lnTo>
                                  <a:pt x="10351" y="65912"/>
                                </a:lnTo>
                                <a:lnTo>
                                  <a:pt x="0" y="65912"/>
                                </a:lnTo>
                                <a:lnTo>
                                  <a:pt x="0" y="56514"/>
                                </a:lnTo>
                                <a:lnTo>
                                  <a:pt x="12383" y="56514"/>
                                </a:lnTo>
                                <a:lnTo>
                                  <a:pt x="21653" y="14859"/>
                                </a:lnTo>
                                <a:lnTo>
                                  <a:pt x="0" y="35686"/>
                                </a:lnTo>
                                <a:lnTo>
                                  <a:pt x="0" y="24330"/>
                                </a:lnTo>
                                <a:lnTo>
                                  <a:pt x="25464"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54070747" name="Rectangle 154070747"/>
                        <wps:cNvSpPr/>
                        <wps:spPr>
                          <a:xfrm>
                            <a:off x="4145026" y="24564"/>
                            <a:ext cx="59219" cy="163963"/>
                          </a:xfrm>
                          <a:prstGeom prst="rect">
                            <a:avLst/>
                          </a:prstGeom>
                          <a:ln>
                            <a:noFill/>
                          </a:ln>
                        </wps:spPr>
                        <wps:txbx>
                          <w:txbxContent>
                            <w:p w14:paraId="4811061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03478290" name="Freeform: Shape 703478290"/>
                        <wps:cNvSpPr/>
                        <wps:spPr>
                          <a:xfrm>
                            <a:off x="4345686" y="28449"/>
                            <a:ext cx="74930" cy="93853"/>
                          </a:xfrm>
                          <a:custGeom>
                            <a:avLst/>
                            <a:gdLst/>
                            <a:ahLst/>
                            <a:cxnLst/>
                            <a:rect l="0" t="0" r="0" b="0"/>
                            <a:pathLst>
                              <a:path w="74930" h="93853">
                                <a:moveTo>
                                  <a:pt x="21971" y="0"/>
                                </a:moveTo>
                                <a:lnTo>
                                  <a:pt x="74930" y="0"/>
                                </a:lnTo>
                                <a:lnTo>
                                  <a:pt x="72517" y="10413"/>
                                </a:lnTo>
                                <a:lnTo>
                                  <a:pt x="31115" y="10413"/>
                                </a:lnTo>
                                <a:lnTo>
                                  <a:pt x="25527" y="35686"/>
                                </a:lnTo>
                                <a:cubicBezTo>
                                  <a:pt x="27178" y="35433"/>
                                  <a:pt x="28702" y="35306"/>
                                  <a:pt x="30226" y="35178"/>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8"/>
                                  <a:pt x="60452" y="71374"/>
                                </a:cubicBezTo>
                                <a:cubicBezTo>
                                  <a:pt x="58674" y="75819"/>
                                  <a:pt x="56134" y="79628"/>
                                  <a:pt x="52705" y="82931"/>
                                </a:cubicBezTo>
                                <a:cubicBezTo>
                                  <a:pt x="49276" y="86360"/>
                                  <a:pt x="45212" y="89027"/>
                                  <a:pt x="40513" y="90932"/>
                                </a:cubicBezTo>
                                <a:cubicBezTo>
                                  <a:pt x="35941" y="92963"/>
                                  <a:pt x="30480" y="93853"/>
                                  <a:pt x="24257" y="93853"/>
                                </a:cubicBezTo>
                                <a:cubicBezTo>
                                  <a:pt x="19431" y="93853"/>
                                  <a:pt x="14859" y="93218"/>
                                  <a:pt x="10668" y="91948"/>
                                </a:cubicBezTo>
                                <a:cubicBezTo>
                                  <a:pt x="6350" y="90805"/>
                                  <a:pt x="2794" y="89408"/>
                                  <a:pt x="0" y="87884"/>
                                </a:cubicBezTo>
                                <a:lnTo>
                                  <a:pt x="2413" y="75946"/>
                                </a:lnTo>
                                <a:lnTo>
                                  <a:pt x="3175" y="75946"/>
                                </a:lnTo>
                                <a:cubicBezTo>
                                  <a:pt x="5715" y="77851"/>
                                  <a:pt x="9017" y="79628"/>
                                  <a:pt x="13081" y="81280"/>
                                </a:cubicBezTo>
                                <a:cubicBezTo>
                                  <a:pt x="17272" y="82803"/>
                                  <a:pt x="21590" y="83565"/>
                                  <a:pt x="26035" y="83565"/>
                                </a:cubicBezTo>
                                <a:cubicBezTo>
                                  <a:pt x="33401" y="83565"/>
                                  <a:pt x="39370" y="81407"/>
                                  <a:pt x="43815" y="76961"/>
                                </a:cubicBezTo>
                                <a:cubicBezTo>
                                  <a:pt x="48387" y="72517"/>
                                  <a:pt x="50546" y="66675"/>
                                  <a:pt x="50546" y="59435"/>
                                </a:cubicBezTo>
                                <a:cubicBezTo>
                                  <a:pt x="50546" y="56642"/>
                                  <a:pt x="50038" y="54228"/>
                                  <a:pt x="49022" y="52451"/>
                                </a:cubicBezTo>
                                <a:cubicBezTo>
                                  <a:pt x="48006" y="50546"/>
                                  <a:pt x="46609" y="49022"/>
                                  <a:pt x="44831" y="47878"/>
                                </a:cubicBezTo>
                                <a:cubicBezTo>
                                  <a:pt x="43053" y="46735"/>
                                  <a:pt x="41021" y="45974"/>
                                  <a:pt x="38608" y="45465"/>
                                </a:cubicBezTo>
                                <a:cubicBezTo>
                                  <a:pt x="36195" y="44958"/>
                                  <a:pt x="33528" y="44703"/>
                                  <a:pt x="30861" y="44703"/>
                                </a:cubicBezTo>
                                <a:cubicBezTo>
                                  <a:pt x="27432" y="44703"/>
                                  <a:pt x="23876" y="44958"/>
                                  <a:pt x="20447" y="45465"/>
                                </a:cubicBezTo>
                                <a:cubicBezTo>
                                  <a:pt x="16891" y="45974"/>
                                  <a:pt x="13970" y="46609"/>
                                  <a:pt x="11557" y="46989"/>
                                </a:cubicBezTo>
                                <a:lnTo>
                                  <a:pt x="21971"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283757388" name="Rectangle 1283757388"/>
                        <wps:cNvSpPr/>
                        <wps:spPr>
                          <a:xfrm>
                            <a:off x="4419346" y="24564"/>
                            <a:ext cx="59219" cy="163963"/>
                          </a:xfrm>
                          <a:prstGeom prst="rect">
                            <a:avLst/>
                          </a:prstGeom>
                          <a:ln>
                            <a:noFill/>
                          </a:ln>
                        </wps:spPr>
                        <wps:txbx>
                          <w:txbxContent>
                            <w:p w14:paraId="2AFA65A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78594640" name="Freeform: Shape 1978594640"/>
                        <wps:cNvSpPr/>
                        <wps:spPr>
                          <a:xfrm>
                            <a:off x="4622673" y="32084"/>
                            <a:ext cx="30988" cy="90218"/>
                          </a:xfrm>
                          <a:custGeom>
                            <a:avLst/>
                            <a:gdLst/>
                            <a:ahLst/>
                            <a:cxnLst/>
                            <a:rect l="0" t="0" r="0" b="0"/>
                            <a:pathLst>
                              <a:path w="30988" h="90218">
                                <a:moveTo>
                                  <a:pt x="30988" y="0"/>
                                </a:moveTo>
                                <a:lnTo>
                                  <a:pt x="30988" y="12296"/>
                                </a:lnTo>
                                <a:lnTo>
                                  <a:pt x="27813" y="13509"/>
                                </a:lnTo>
                                <a:cubicBezTo>
                                  <a:pt x="21209" y="19224"/>
                                  <a:pt x="16764" y="26591"/>
                                  <a:pt x="14478" y="35861"/>
                                </a:cubicBezTo>
                                <a:cubicBezTo>
                                  <a:pt x="17907" y="33829"/>
                                  <a:pt x="21590" y="32178"/>
                                  <a:pt x="25527" y="31035"/>
                                </a:cubicBezTo>
                                <a:lnTo>
                                  <a:pt x="30988" y="30264"/>
                                </a:lnTo>
                                <a:lnTo>
                                  <a:pt x="30988" y="39321"/>
                                </a:lnTo>
                                <a:lnTo>
                                  <a:pt x="23241" y="40560"/>
                                </a:lnTo>
                                <a:cubicBezTo>
                                  <a:pt x="19812" y="41449"/>
                                  <a:pt x="16383" y="42846"/>
                                  <a:pt x="13081" y="44624"/>
                                </a:cubicBezTo>
                                <a:cubicBezTo>
                                  <a:pt x="12700" y="46402"/>
                                  <a:pt x="12446" y="48689"/>
                                  <a:pt x="12192" y="51355"/>
                                </a:cubicBezTo>
                                <a:cubicBezTo>
                                  <a:pt x="11811" y="54149"/>
                                  <a:pt x="11684" y="56817"/>
                                  <a:pt x="11684" y="59356"/>
                                </a:cubicBezTo>
                                <a:cubicBezTo>
                                  <a:pt x="11684" y="63420"/>
                                  <a:pt x="12192" y="66722"/>
                                  <a:pt x="13208" y="69390"/>
                                </a:cubicBezTo>
                                <a:cubicBezTo>
                                  <a:pt x="14224" y="72183"/>
                                  <a:pt x="15494" y="74343"/>
                                  <a:pt x="16891" y="75867"/>
                                </a:cubicBezTo>
                                <a:cubicBezTo>
                                  <a:pt x="18542" y="77518"/>
                                  <a:pt x="20320" y="78787"/>
                                  <a:pt x="22352" y="79422"/>
                                </a:cubicBezTo>
                                <a:cubicBezTo>
                                  <a:pt x="24384" y="80184"/>
                                  <a:pt x="26543" y="80566"/>
                                  <a:pt x="28702" y="80566"/>
                                </a:cubicBezTo>
                                <a:lnTo>
                                  <a:pt x="30988" y="79543"/>
                                </a:lnTo>
                                <a:lnTo>
                                  <a:pt x="30988" y="89515"/>
                                </a:lnTo>
                                <a:lnTo>
                                  <a:pt x="27305" y="90218"/>
                                </a:lnTo>
                                <a:cubicBezTo>
                                  <a:pt x="18669" y="90218"/>
                                  <a:pt x="11938" y="87423"/>
                                  <a:pt x="7112" y="81835"/>
                                </a:cubicBezTo>
                                <a:cubicBezTo>
                                  <a:pt x="2286" y="76247"/>
                                  <a:pt x="0" y="68627"/>
                                  <a:pt x="0" y="58975"/>
                                </a:cubicBezTo>
                                <a:cubicBezTo>
                                  <a:pt x="0" y="50085"/>
                                  <a:pt x="1143" y="41830"/>
                                  <a:pt x="3556" y="34083"/>
                                </a:cubicBezTo>
                                <a:cubicBezTo>
                                  <a:pt x="5969" y="26464"/>
                                  <a:pt x="9525" y="19605"/>
                                  <a:pt x="14224" y="13636"/>
                                </a:cubicBezTo>
                                <a:lnTo>
                                  <a:pt x="30988"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819971530" name="Freeform: Shape 819971530"/>
                        <wps:cNvSpPr/>
                        <wps:spPr>
                          <a:xfrm>
                            <a:off x="4653661" y="61468"/>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8"/>
                                  <a:pt x="28575" y="10668"/>
                                  <a:pt x="29845" y="13715"/>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6"/>
                                </a:lnTo>
                                <a:cubicBezTo>
                                  <a:pt x="17272" y="39497"/>
                                  <a:pt x="19304" y="33274"/>
                                  <a:pt x="19304" y="25654"/>
                                </a:cubicBezTo>
                                <a:cubicBezTo>
                                  <a:pt x="19304" y="20447"/>
                                  <a:pt x="17780" y="16510"/>
                                  <a:pt x="14859" y="13843"/>
                                </a:cubicBezTo>
                                <a:cubicBezTo>
                                  <a:pt x="11938" y="11049"/>
                                  <a:pt x="7620" y="9652"/>
                                  <a:pt x="1778" y="9652"/>
                                </a:cubicBezTo>
                                <a:lnTo>
                                  <a:pt x="0" y="9937"/>
                                </a:lnTo>
                                <a:lnTo>
                                  <a:pt x="0" y="880"/>
                                </a:lnTo>
                                <a:lnTo>
                                  <a:pt x="622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045539447" name="Freeform: Shape 1045539447"/>
                        <wps:cNvSpPr/>
                        <wps:spPr>
                          <a:xfrm>
                            <a:off x="4653661" y="26670"/>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0"/>
                                  <a:pt x="21844" y="10287"/>
                                  <a:pt x="19431" y="10287"/>
                                </a:cubicBezTo>
                                <a:lnTo>
                                  <a:pt x="0" y="17710"/>
                                </a:lnTo>
                                <a:lnTo>
                                  <a:pt x="0" y="5414"/>
                                </a:lnTo>
                                <a:lnTo>
                                  <a:pt x="254" y="5207"/>
                                </a:lnTo>
                                <a:cubicBezTo>
                                  <a:pt x="7112" y="1778"/>
                                  <a:pt x="14732" y="0"/>
                                  <a:pt x="23241"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490561832" name="Rectangle 1490561832"/>
                        <wps:cNvSpPr/>
                        <wps:spPr>
                          <a:xfrm>
                            <a:off x="4693666" y="24564"/>
                            <a:ext cx="59219" cy="163963"/>
                          </a:xfrm>
                          <a:prstGeom prst="rect">
                            <a:avLst/>
                          </a:prstGeom>
                          <a:ln>
                            <a:noFill/>
                          </a:ln>
                        </wps:spPr>
                        <wps:txbx>
                          <w:txbxContent>
                            <w:p w14:paraId="7DB44D8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50399565" name="Freeform: Shape 750399565"/>
                        <wps:cNvSpPr/>
                        <wps:spPr>
                          <a:xfrm>
                            <a:off x="4897882" y="28449"/>
                            <a:ext cx="73152" cy="91948"/>
                          </a:xfrm>
                          <a:custGeom>
                            <a:avLst/>
                            <a:gdLst/>
                            <a:ahLst/>
                            <a:cxnLst/>
                            <a:rect l="0" t="0" r="0" b="0"/>
                            <a:pathLst>
                              <a:path w="73152" h="91948">
                                <a:moveTo>
                                  <a:pt x="12319" y="0"/>
                                </a:moveTo>
                                <a:lnTo>
                                  <a:pt x="73152" y="0"/>
                                </a:lnTo>
                                <a:lnTo>
                                  <a:pt x="70104" y="13715"/>
                                </a:lnTo>
                                <a:lnTo>
                                  <a:pt x="13462" y="91948"/>
                                </a:lnTo>
                                <a:lnTo>
                                  <a:pt x="0" y="91948"/>
                                </a:lnTo>
                                <a:lnTo>
                                  <a:pt x="60325" y="10413"/>
                                </a:lnTo>
                                <a:lnTo>
                                  <a:pt x="10033" y="10413"/>
                                </a:lnTo>
                                <a:lnTo>
                                  <a:pt x="12319"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53639006" name="Rectangle 53639006"/>
                        <wps:cNvSpPr/>
                        <wps:spPr>
                          <a:xfrm>
                            <a:off x="4967986" y="24564"/>
                            <a:ext cx="59219" cy="163963"/>
                          </a:xfrm>
                          <a:prstGeom prst="rect">
                            <a:avLst/>
                          </a:prstGeom>
                          <a:ln>
                            <a:noFill/>
                          </a:ln>
                        </wps:spPr>
                        <wps:txbx>
                          <w:txbxContent>
                            <w:p w14:paraId="28767980"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439833914" name="Freeform: Shape 439833914"/>
                        <wps:cNvSpPr/>
                        <wps:spPr>
                          <a:xfrm>
                            <a:off x="5167122" y="30548"/>
                            <a:ext cx="31940" cy="92008"/>
                          </a:xfrm>
                          <a:custGeom>
                            <a:avLst/>
                            <a:gdLst/>
                            <a:ahLst/>
                            <a:cxnLst/>
                            <a:rect l="0" t="0" r="0" b="0"/>
                            <a:pathLst>
                              <a:path w="31940" h="92008">
                                <a:moveTo>
                                  <a:pt x="31940" y="0"/>
                                </a:moveTo>
                                <a:lnTo>
                                  <a:pt x="31940" y="7945"/>
                                </a:lnTo>
                                <a:lnTo>
                                  <a:pt x="28575" y="9077"/>
                                </a:lnTo>
                                <a:cubicBezTo>
                                  <a:pt x="24638" y="12252"/>
                                  <a:pt x="22733" y="16061"/>
                                  <a:pt x="22733" y="20761"/>
                                </a:cubicBezTo>
                                <a:cubicBezTo>
                                  <a:pt x="22733" y="23174"/>
                                  <a:pt x="23368" y="25333"/>
                                  <a:pt x="24638" y="27237"/>
                                </a:cubicBezTo>
                                <a:cubicBezTo>
                                  <a:pt x="26035" y="29270"/>
                                  <a:pt x="27940" y="30921"/>
                                  <a:pt x="30480" y="32317"/>
                                </a:cubicBezTo>
                                <a:lnTo>
                                  <a:pt x="31940" y="33048"/>
                                </a:lnTo>
                                <a:lnTo>
                                  <a:pt x="31940" y="44916"/>
                                </a:lnTo>
                                <a:lnTo>
                                  <a:pt x="28067" y="43366"/>
                                </a:lnTo>
                                <a:cubicBezTo>
                                  <a:pt x="23114" y="45907"/>
                                  <a:pt x="19177" y="49336"/>
                                  <a:pt x="16510" y="53527"/>
                                </a:cubicBezTo>
                                <a:cubicBezTo>
                                  <a:pt x="13843" y="57717"/>
                                  <a:pt x="12446" y="62162"/>
                                  <a:pt x="12446" y="66988"/>
                                </a:cubicBezTo>
                                <a:cubicBezTo>
                                  <a:pt x="12446" y="71561"/>
                                  <a:pt x="13970" y="75371"/>
                                  <a:pt x="16891" y="78546"/>
                                </a:cubicBezTo>
                                <a:cubicBezTo>
                                  <a:pt x="19939" y="81593"/>
                                  <a:pt x="23876" y="83117"/>
                                  <a:pt x="28829" y="83117"/>
                                </a:cubicBezTo>
                                <a:lnTo>
                                  <a:pt x="31940" y="82548"/>
                                </a:lnTo>
                                <a:lnTo>
                                  <a:pt x="31940" y="91221"/>
                                </a:lnTo>
                                <a:lnTo>
                                  <a:pt x="27686" y="92008"/>
                                </a:lnTo>
                                <a:cubicBezTo>
                                  <a:pt x="19177" y="92008"/>
                                  <a:pt x="12446" y="89849"/>
                                  <a:pt x="7493" y="85530"/>
                                </a:cubicBezTo>
                                <a:cubicBezTo>
                                  <a:pt x="2540" y="81339"/>
                                  <a:pt x="0" y="75879"/>
                                  <a:pt x="0" y="69148"/>
                                </a:cubicBezTo>
                                <a:cubicBezTo>
                                  <a:pt x="0" y="62925"/>
                                  <a:pt x="1905" y="57336"/>
                                  <a:pt x="5461" y="52384"/>
                                </a:cubicBezTo>
                                <a:cubicBezTo>
                                  <a:pt x="9017" y="47430"/>
                                  <a:pt x="14351" y="43493"/>
                                  <a:pt x="21209" y="40446"/>
                                </a:cubicBezTo>
                                <a:lnTo>
                                  <a:pt x="21209" y="40191"/>
                                </a:lnTo>
                                <a:cubicBezTo>
                                  <a:pt x="17653" y="37905"/>
                                  <a:pt x="14986" y="35492"/>
                                  <a:pt x="13208" y="32699"/>
                                </a:cubicBezTo>
                                <a:cubicBezTo>
                                  <a:pt x="11430" y="29904"/>
                                  <a:pt x="10541" y="26729"/>
                                  <a:pt x="10541" y="23174"/>
                                </a:cubicBezTo>
                                <a:cubicBezTo>
                                  <a:pt x="10541" y="15808"/>
                                  <a:pt x="13843" y="9330"/>
                                  <a:pt x="20320" y="3997"/>
                                </a:cubicBezTo>
                                <a:lnTo>
                                  <a:pt x="31940"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423141576" name="Freeform: Shape 1423141576"/>
                        <wps:cNvSpPr/>
                        <wps:spPr>
                          <a:xfrm>
                            <a:off x="5199063" y="26289"/>
                            <a:ext cx="37656" cy="95479"/>
                          </a:xfrm>
                          <a:custGeom>
                            <a:avLst/>
                            <a:gdLst/>
                            <a:ahLst/>
                            <a:cxnLst/>
                            <a:rect l="0" t="0" r="0" b="0"/>
                            <a:pathLst>
                              <a:path w="37656" h="95479">
                                <a:moveTo>
                                  <a:pt x="12383" y="0"/>
                                </a:moveTo>
                                <a:cubicBezTo>
                                  <a:pt x="20257" y="0"/>
                                  <a:pt x="26353" y="1905"/>
                                  <a:pt x="30925" y="5588"/>
                                </a:cubicBezTo>
                                <a:cubicBezTo>
                                  <a:pt x="35370" y="9271"/>
                                  <a:pt x="37656" y="13970"/>
                                  <a:pt x="37656" y="19686"/>
                                </a:cubicBezTo>
                                <a:cubicBezTo>
                                  <a:pt x="37656" y="24638"/>
                                  <a:pt x="36005" y="29464"/>
                                  <a:pt x="32830" y="34163"/>
                                </a:cubicBezTo>
                                <a:cubicBezTo>
                                  <a:pt x="29528" y="38989"/>
                                  <a:pt x="24829" y="42672"/>
                                  <a:pt x="18606" y="45339"/>
                                </a:cubicBezTo>
                                <a:lnTo>
                                  <a:pt x="18606" y="45720"/>
                                </a:lnTo>
                                <a:cubicBezTo>
                                  <a:pt x="23051" y="47879"/>
                                  <a:pt x="26353" y="50419"/>
                                  <a:pt x="28639" y="53467"/>
                                </a:cubicBezTo>
                                <a:cubicBezTo>
                                  <a:pt x="30925" y="56515"/>
                                  <a:pt x="32068" y="60325"/>
                                  <a:pt x="32068" y="64897"/>
                                </a:cubicBezTo>
                                <a:cubicBezTo>
                                  <a:pt x="32068" y="68580"/>
                                  <a:pt x="31179" y="72263"/>
                                  <a:pt x="29401" y="76073"/>
                                </a:cubicBezTo>
                                <a:cubicBezTo>
                                  <a:pt x="27750" y="80011"/>
                                  <a:pt x="25337" y="83313"/>
                                  <a:pt x="22162" y="86234"/>
                                </a:cubicBezTo>
                                <a:cubicBezTo>
                                  <a:pt x="18860" y="89281"/>
                                  <a:pt x="15177" y="91694"/>
                                  <a:pt x="10859" y="93472"/>
                                </a:cubicBezTo>
                                <a:lnTo>
                                  <a:pt x="0" y="95479"/>
                                </a:lnTo>
                                <a:lnTo>
                                  <a:pt x="0" y="86807"/>
                                </a:lnTo>
                                <a:lnTo>
                                  <a:pt x="7303" y="85471"/>
                                </a:lnTo>
                                <a:cubicBezTo>
                                  <a:pt x="10224" y="84201"/>
                                  <a:pt x="12510" y="82550"/>
                                  <a:pt x="14288" y="80518"/>
                                </a:cubicBezTo>
                                <a:cubicBezTo>
                                  <a:pt x="15939" y="78613"/>
                                  <a:pt x="17336" y="76454"/>
                                  <a:pt x="18225" y="73914"/>
                                </a:cubicBezTo>
                                <a:cubicBezTo>
                                  <a:pt x="19114" y="71501"/>
                                  <a:pt x="19495" y="68962"/>
                                  <a:pt x="19495" y="66548"/>
                                </a:cubicBezTo>
                                <a:cubicBezTo>
                                  <a:pt x="19495" y="63754"/>
                                  <a:pt x="18860" y="61214"/>
                                  <a:pt x="17336" y="59182"/>
                                </a:cubicBezTo>
                                <a:cubicBezTo>
                                  <a:pt x="15939" y="57150"/>
                                  <a:pt x="13526" y="55245"/>
                                  <a:pt x="10097" y="53467"/>
                                </a:cubicBezTo>
                                <a:cubicBezTo>
                                  <a:pt x="8446" y="52578"/>
                                  <a:pt x="6541" y="51689"/>
                                  <a:pt x="4382" y="50927"/>
                                </a:cubicBezTo>
                                <a:lnTo>
                                  <a:pt x="0" y="49175"/>
                                </a:lnTo>
                                <a:lnTo>
                                  <a:pt x="0" y="37306"/>
                                </a:lnTo>
                                <a:lnTo>
                                  <a:pt x="4128" y="39370"/>
                                </a:lnTo>
                                <a:cubicBezTo>
                                  <a:pt x="6541" y="40387"/>
                                  <a:pt x="9081" y="41402"/>
                                  <a:pt x="11875" y="42291"/>
                                </a:cubicBezTo>
                                <a:cubicBezTo>
                                  <a:pt x="16701" y="39243"/>
                                  <a:pt x="20257" y="36068"/>
                                  <a:pt x="22416" y="32639"/>
                                </a:cubicBezTo>
                                <a:cubicBezTo>
                                  <a:pt x="24575" y="29338"/>
                                  <a:pt x="25718" y="25527"/>
                                  <a:pt x="25718" y="21337"/>
                                </a:cubicBezTo>
                                <a:cubicBezTo>
                                  <a:pt x="25718" y="17653"/>
                                  <a:pt x="24321" y="14732"/>
                                  <a:pt x="21654" y="12319"/>
                                </a:cubicBezTo>
                                <a:cubicBezTo>
                                  <a:pt x="18860" y="9906"/>
                                  <a:pt x="15177" y="8637"/>
                                  <a:pt x="10605" y="8637"/>
                                </a:cubicBezTo>
                                <a:lnTo>
                                  <a:pt x="0" y="12204"/>
                                </a:lnTo>
                                <a:lnTo>
                                  <a:pt x="0" y="4259"/>
                                </a:lnTo>
                                <a:lnTo>
                                  <a:pt x="1238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41298964" name="Rectangle 241298964"/>
                        <wps:cNvSpPr/>
                        <wps:spPr>
                          <a:xfrm>
                            <a:off x="5241036" y="24564"/>
                            <a:ext cx="59219" cy="163963"/>
                          </a:xfrm>
                          <a:prstGeom prst="rect">
                            <a:avLst/>
                          </a:prstGeom>
                          <a:ln>
                            <a:noFill/>
                          </a:ln>
                        </wps:spPr>
                        <wps:txbx>
                          <w:txbxContent>
                            <w:p w14:paraId="35531D50"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84336827" name="Freeform: Shape 1484336827"/>
                        <wps:cNvSpPr/>
                        <wps:spPr>
                          <a:xfrm>
                            <a:off x="3235198" y="186563"/>
                            <a:ext cx="47752" cy="92329"/>
                          </a:xfrm>
                          <a:custGeom>
                            <a:avLst/>
                            <a:gdLst/>
                            <a:ahLst/>
                            <a:cxnLst/>
                            <a:rect l="0" t="0" r="0" b="0"/>
                            <a:pathLst>
                              <a:path w="47752" h="92329">
                                <a:moveTo>
                                  <a:pt x="20574" y="0"/>
                                </a:moveTo>
                                <a:lnTo>
                                  <a:pt x="29718" y="0"/>
                                </a:lnTo>
                                <a:lnTo>
                                  <a:pt x="29718" y="82931"/>
                                </a:lnTo>
                                <a:lnTo>
                                  <a:pt x="47752" y="82931"/>
                                </a:lnTo>
                                <a:lnTo>
                                  <a:pt x="47752" y="92329"/>
                                </a:lnTo>
                                <a:lnTo>
                                  <a:pt x="0" y="92329"/>
                                </a:lnTo>
                                <a:lnTo>
                                  <a:pt x="0" y="82931"/>
                                </a:lnTo>
                                <a:lnTo>
                                  <a:pt x="18415" y="82931"/>
                                </a:lnTo>
                                <a:lnTo>
                                  <a:pt x="18415" y="21337"/>
                                </a:lnTo>
                                <a:lnTo>
                                  <a:pt x="0" y="21337"/>
                                </a:lnTo>
                                <a:lnTo>
                                  <a:pt x="0" y="12954"/>
                                </a:lnTo>
                                <a:cubicBezTo>
                                  <a:pt x="2413" y="12954"/>
                                  <a:pt x="5080" y="12700"/>
                                  <a:pt x="8001" y="12192"/>
                                </a:cubicBezTo>
                                <a:cubicBezTo>
                                  <a:pt x="10795" y="11812"/>
                                  <a:pt x="12954" y="11176"/>
                                  <a:pt x="14478" y="10414"/>
                                </a:cubicBezTo>
                                <a:cubicBezTo>
                                  <a:pt x="16256" y="9398"/>
                                  <a:pt x="17653" y="8001"/>
                                  <a:pt x="18796" y="6477"/>
                                </a:cubicBezTo>
                                <a:cubicBezTo>
                                  <a:pt x="19812" y="4826"/>
                                  <a:pt x="20447" y="2667"/>
                                  <a:pt x="20574"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397603233" name="Rectangle 1397603233"/>
                        <wps:cNvSpPr/>
                        <wps:spPr>
                          <a:xfrm>
                            <a:off x="3297301" y="183059"/>
                            <a:ext cx="59219" cy="163964"/>
                          </a:xfrm>
                          <a:prstGeom prst="rect">
                            <a:avLst/>
                          </a:prstGeom>
                          <a:ln>
                            <a:noFill/>
                          </a:ln>
                        </wps:spPr>
                        <wps:txbx>
                          <w:txbxContent>
                            <w:p w14:paraId="7CF7FCE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687450786" name="Rectangle 1687450786"/>
                        <wps:cNvSpPr/>
                        <wps:spPr>
                          <a:xfrm>
                            <a:off x="3420745" y="168991"/>
                            <a:ext cx="33951" cy="150334"/>
                          </a:xfrm>
                          <a:prstGeom prst="rect">
                            <a:avLst/>
                          </a:prstGeom>
                          <a:ln>
                            <a:noFill/>
                          </a:ln>
                        </wps:spPr>
                        <wps:txbx>
                          <w:txbxContent>
                            <w:p w14:paraId="1CFE20F6"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413760173" name="Rectangle 1413760173"/>
                        <wps:cNvSpPr/>
                        <wps:spPr>
                          <a:xfrm>
                            <a:off x="3695446" y="168991"/>
                            <a:ext cx="33951" cy="150334"/>
                          </a:xfrm>
                          <a:prstGeom prst="rect">
                            <a:avLst/>
                          </a:prstGeom>
                          <a:ln>
                            <a:noFill/>
                          </a:ln>
                        </wps:spPr>
                        <wps:txbx>
                          <w:txbxContent>
                            <w:p w14:paraId="18C9BF3D"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203531022" name="Rectangle 1203531022"/>
                        <wps:cNvSpPr/>
                        <wps:spPr>
                          <a:xfrm>
                            <a:off x="3969766" y="168991"/>
                            <a:ext cx="33951" cy="150334"/>
                          </a:xfrm>
                          <a:prstGeom prst="rect">
                            <a:avLst/>
                          </a:prstGeom>
                          <a:ln>
                            <a:noFill/>
                          </a:ln>
                        </wps:spPr>
                        <wps:txbx>
                          <w:txbxContent>
                            <w:p w14:paraId="1AC4213E"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012889476" name="Rectangle 1012889476"/>
                        <wps:cNvSpPr/>
                        <wps:spPr>
                          <a:xfrm>
                            <a:off x="4244086" y="168991"/>
                            <a:ext cx="33951" cy="150334"/>
                          </a:xfrm>
                          <a:prstGeom prst="rect">
                            <a:avLst/>
                          </a:prstGeom>
                          <a:ln>
                            <a:noFill/>
                          </a:ln>
                        </wps:spPr>
                        <wps:txbx>
                          <w:txbxContent>
                            <w:p w14:paraId="250AA152"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507051706" name="Rectangle 1507051706"/>
                        <wps:cNvSpPr/>
                        <wps:spPr>
                          <a:xfrm>
                            <a:off x="4518407" y="168991"/>
                            <a:ext cx="33951" cy="150334"/>
                          </a:xfrm>
                          <a:prstGeom prst="rect">
                            <a:avLst/>
                          </a:prstGeom>
                          <a:ln>
                            <a:noFill/>
                          </a:ln>
                        </wps:spPr>
                        <wps:txbx>
                          <w:txbxContent>
                            <w:p w14:paraId="38F67175"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7323753" name="Rectangle 7323753"/>
                        <wps:cNvSpPr/>
                        <wps:spPr>
                          <a:xfrm>
                            <a:off x="4792726" y="168991"/>
                            <a:ext cx="33951" cy="150334"/>
                          </a:xfrm>
                          <a:prstGeom prst="rect">
                            <a:avLst/>
                          </a:prstGeom>
                          <a:ln>
                            <a:noFill/>
                          </a:ln>
                        </wps:spPr>
                        <wps:txbx>
                          <w:txbxContent>
                            <w:p w14:paraId="718455AC"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462590398" name="Rectangle 1462590398"/>
                        <wps:cNvSpPr/>
                        <wps:spPr>
                          <a:xfrm>
                            <a:off x="5067300" y="168991"/>
                            <a:ext cx="33951" cy="150334"/>
                          </a:xfrm>
                          <a:prstGeom prst="rect">
                            <a:avLst/>
                          </a:prstGeom>
                          <a:ln>
                            <a:noFill/>
                          </a:ln>
                        </wps:spPr>
                        <wps:txbx>
                          <w:txbxContent>
                            <w:p w14:paraId="7768A6C5"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953749448" name="Rectangle 1953749448"/>
                        <wps:cNvSpPr/>
                        <wps:spPr>
                          <a:xfrm>
                            <a:off x="3240913" y="358319"/>
                            <a:ext cx="105838" cy="163963"/>
                          </a:xfrm>
                          <a:prstGeom prst="rect">
                            <a:avLst/>
                          </a:prstGeom>
                          <a:ln>
                            <a:noFill/>
                          </a:ln>
                        </wps:spPr>
                        <wps:txbx>
                          <w:txbxContent>
                            <w:p w14:paraId="247DDC0F"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wps:txbx>
                        <wps:bodyPr horzOverflow="overflow" vert="horz" lIns="0" tIns="0" rIns="0" bIns="0" rtlCol="0">
                          <a:noAutofit/>
                        </wps:bodyPr>
                      </wps:wsp>
                      <wps:wsp>
                        <wps:cNvPr id="883386753" name="Rectangle 883386753"/>
                        <wps:cNvSpPr/>
                        <wps:spPr>
                          <a:xfrm>
                            <a:off x="3167761" y="512243"/>
                            <a:ext cx="244109" cy="163964"/>
                          </a:xfrm>
                          <a:prstGeom prst="rect">
                            <a:avLst/>
                          </a:prstGeom>
                          <a:ln>
                            <a:noFill/>
                          </a:ln>
                        </wps:spPr>
                        <wps:txbx>
                          <w:txbxContent>
                            <w:p w14:paraId="62D2A1B3"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2085766975" name="Rectangle 2085766975"/>
                        <wps:cNvSpPr/>
                        <wps:spPr>
                          <a:xfrm>
                            <a:off x="3350641" y="512243"/>
                            <a:ext cx="59219" cy="163964"/>
                          </a:xfrm>
                          <a:prstGeom prst="rect">
                            <a:avLst/>
                          </a:prstGeom>
                          <a:ln>
                            <a:noFill/>
                          </a:ln>
                        </wps:spPr>
                        <wps:txbx>
                          <w:txbxContent>
                            <w:p w14:paraId="17B5694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24153569" name="Rectangle 1724153569"/>
                        <wps:cNvSpPr/>
                        <wps:spPr>
                          <a:xfrm>
                            <a:off x="3420745" y="328621"/>
                            <a:ext cx="42058" cy="186236"/>
                          </a:xfrm>
                          <a:prstGeom prst="rect">
                            <a:avLst/>
                          </a:prstGeom>
                          <a:ln>
                            <a:noFill/>
                          </a:ln>
                        </wps:spPr>
                        <wps:txbx>
                          <w:txbxContent>
                            <w:p w14:paraId="4914BB68"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34315671" name="Rectangle 1934315671"/>
                        <wps:cNvSpPr/>
                        <wps:spPr>
                          <a:xfrm>
                            <a:off x="3695446" y="328621"/>
                            <a:ext cx="42058" cy="186236"/>
                          </a:xfrm>
                          <a:prstGeom prst="rect">
                            <a:avLst/>
                          </a:prstGeom>
                          <a:ln>
                            <a:noFill/>
                          </a:ln>
                        </wps:spPr>
                        <wps:txbx>
                          <w:txbxContent>
                            <w:p w14:paraId="61E6E45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59336651" name="Rectangle 1959336651"/>
                        <wps:cNvSpPr/>
                        <wps:spPr>
                          <a:xfrm>
                            <a:off x="3969766" y="328621"/>
                            <a:ext cx="42058" cy="186236"/>
                          </a:xfrm>
                          <a:prstGeom prst="rect">
                            <a:avLst/>
                          </a:prstGeom>
                          <a:ln>
                            <a:noFill/>
                          </a:ln>
                        </wps:spPr>
                        <wps:txbx>
                          <w:txbxContent>
                            <w:p w14:paraId="1F8B87D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30866497" name="Rectangle 530866497"/>
                        <wps:cNvSpPr/>
                        <wps:spPr>
                          <a:xfrm>
                            <a:off x="4244086" y="328621"/>
                            <a:ext cx="42058" cy="186236"/>
                          </a:xfrm>
                          <a:prstGeom prst="rect">
                            <a:avLst/>
                          </a:prstGeom>
                          <a:ln>
                            <a:noFill/>
                          </a:ln>
                        </wps:spPr>
                        <wps:txbx>
                          <w:txbxContent>
                            <w:p w14:paraId="45AB91E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69389969" name="Rectangle 269389969"/>
                        <wps:cNvSpPr/>
                        <wps:spPr>
                          <a:xfrm>
                            <a:off x="4518407" y="328621"/>
                            <a:ext cx="42058" cy="186236"/>
                          </a:xfrm>
                          <a:prstGeom prst="rect">
                            <a:avLst/>
                          </a:prstGeom>
                          <a:ln>
                            <a:noFill/>
                          </a:ln>
                        </wps:spPr>
                        <wps:txbx>
                          <w:txbxContent>
                            <w:p w14:paraId="3AB3786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50778186" name="Rectangle 950778186"/>
                        <wps:cNvSpPr/>
                        <wps:spPr>
                          <a:xfrm>
                            <a:off x="4792726" y="328621"/>
                            <a:ext cx="42058" cy="186236"/>
                          </a:xfrm>
                          <a:prstGeom prst="rect">
                            <a:avLst/>
                          </a:prstGeom>
                          <a:ln>
                            <a:noFill/>
                          </a:ln>
                        </wps:spPr>
                        <wps:txbx>
                          <w:txbxContent>
                            <w:p w14:paraId="62FD215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46937295" name="Rectangle 46937295"/>
                        <wps:cNvSpPr/>
                        <wps:spPr>
                          <a:xfrm>
                            <a:off x="5067300" y="328621"/>
                            <a:ext cx="42058" cy="186236"/>
                          </a:xfrm>
                          <a:prstGeom prst="rect">
                            <a:avLst/>
                          </a:prstGeom>
                          <a:ln>
                            <a:noFill/>
                          </a:ln>
                        </wps:spPr>
                        <wps:txbx>
                          <w:txbxContent>
                            <w:p w14:paraId="2B9A42B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g:wgp>
                  </a:graphicData>
                </a:graphic>
              </wp:inline>
            </w:drawing>
          </mc:Choice>
          <mc:Fallback>
            <w:pict>
              <v:group w14:anchorId="146890B2" id="Group 21" o:spid="_x0000_s1026" style="width:421.8pt;height:50.75pt;mso-position-horizontal-relative:char;mso-position-vertical-relative:line" coordsize="53568,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&#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0" o:spid="_x0000_s1027" type="#_x0000_t75" style="position:absolute;width:12374;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">
                  <v:imagedata r:id="rId53" o:title=""/>
                </v:shape>
                <v:shape id="Freeform: Shape 1093631211" o:spid="_x0000_s1028" style="position:absolute;left:1341;top:280;width:501;height:923;visibility:visible;mso-wrap-style:square;v-text-anchor:top" coordsize="50114,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" path="m40843,r9271,l31699,83312r18161,l47955,92329,,92329,2007,83312r18135,l33985,20828r-18288,l17348,12954v6858,,12192,-1016,15875,-3048c37033,7874,39573,4572,40843,xe" fillcolor="black" stroked="f">
                  <v:path arrowok="t" textboxrect="0,0,50114,92329"/>
                </v:shape>
                <v:rect id="Rectangle 1785002807" o:spid="_x0000_s1029" style="position:absolute;left:2029;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" filled="f" stroked="f">
                  <v:textbox inset="0,0,0,0">
                    <w:txbxContent>
                      <w:p w14:paraId="0DD9A43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792302568" o:spid="_x0000_s1030" style="position:absolute;left:4348;top:265;width:700;height:938;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" path="m45085,v8001,,14097,1778,18415,5334c67818,9017,69977,13843,69977,19939v,6731,-1905,12954,-5461,18796c60833,44704,54483,51562,45339,59436,40005,64135,34417,68580,28702,73025,22987,77343,18288,81026,14605,83693r47371,l59817,93853,,93853,2794,80899c8382,76709,13081,73152,17018,70104v3810,-3048,8509,-6731,14097,-11303c40640,50800,47498,43942,51435,38481v4064,-5461,5969,-10795,5969,-16002c57404,18415,56007,15367,53340,13335,50546,11303,46990,10287,42672,10287v-3429,,-7493,635,-12065,2032c26162,13715,21717,15621,17399,18288r-635,l19177,5715c22225,4190,26289,2921,31115,1778,35941,508,40640,,45085,xe" fillcolor="black" stroked="f">
                  <v:path arrowok="t" textboxrect="0,0,69977,93853"/>
                </v:shape>
                <v:rect id="Rectangle 820083302" o:spid="_x0000_s1031" style="position:absolute;left:5107;top:245;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" filled="f" stroked="f">
                  <v:textbox inset="0,0,0,0">
                    <w:txbxContent>
                      <w:p w14:paraId="730BFDF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95690133" o:spid="_x0000_s1032" style="position:absolute;left:7379;top:265;width:710;height:958;visibility:visible;mso-wrap-style:square;v-text-anchor:top" coordsize="70993,9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" path="m45847,v7874,,13970,1524,18415,4826c68834,8001,70993,12446,70993,18034v,6096,-2159,11556,-6477,16256c60198,38989,54737,41910,48133,43180r,635c49657,44196,51435,44831,53340,45720v1778,889,3429,1905,4953,3302c59690,50419,60960,52197,61976,54356v1016,2159,1524,4699,1524,7620c63500,66421,62611,70739,60706,74930v-1778,4191,-4445,7874,-7747,10795c49530,88900,45593,91440,41021,93090v-4572,1779,-9779,2669,-15748,2669c20447,95759,15875,95123,11303,93853,6858,92584,3048,91186,,89409l2794,77597r889,c6477,79629,9779,81534,13970,83185v4064,1524,8382,2286,13081,2286c34163,85471,39878,83312,44450,78867v4572,-4445,6858,-10160,6858,-17145c51308,57404,49911,54102,46990,51943,44069,49784,39624,48768,33528,48768r-5588,l30226,38989r5588,c42545,38989,48006,37465,52197,34163v4318,-3175,6477,-7493,6477,-12954c58674,17780,57404,15113,54864,13081,52324,11176,48514,10287,43561,10287v-4191,,-8509,762,-13208,2286c25654,14097,21590,16002,18034,18288r-635,l19939,5715c23114,4318,27178,3048,32004,1778,36830,635,41529,,45847,xe" fillcolor="black" stroked="f">
                  <v:path arrowok="t" textboxrect="0,0,70993,95759"/>
                </v:shape>
                <v:rect id="Rectangle 1127857984" o:spid="_x0000_s1033" style="position:absolute;left:8125;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" filled="f" stroked="f">
                  <v:textbox inset="0,0,0,0">
                    <w:txbxContent>
                      <w:p w14:paraId="092EFF2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070026732" o:spid="_x0000_s1034" style="position:absolute;left:10391;top:527;width:319;height:416;visibility:visible;mso-wrap-style:square;v-text-anchor:top" coordsize="31940,4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" path="m31940,r,11356l10287,32184r21653,l31940,41582,,41582,3175,27485,31940,xe" fillcolor="black" stroked="f">
                  <v:path arrowok="t" textboxrect="0,0,31940,41582"/>
                </v:shape>
                <v:shape id="Freeform: Shape 1430635777" o:spid="_x0000_s1035" style="position:absolute;left:10710;top:284;width:370;height:919;visibility:visible;mso-wrap-style:square;v-text-anchor:top" coordsize="37020,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" path="m25463,l36385,,23939,56514r13081,l34988,65912r-13208,l16065,91948r-11557,l10351,65912,,65912,,56514r12382,l21654,14859,,35686,,24330,25463,xe" fillcolor="black" stroked="f">
                  <v:path arrowok="t" textboxrect="0,0,37020,91948"/>
                </v:shape>
                <v:rect id="Rectangle 1994847607" o:spid="_x0000_s1036" style="position:absolute;left:11146;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" filled="f" stroked="f">
                  <v:textbox inset="0,0,0,0">
                    <w:txbxContent>
                      <w:p w14:paraId="53AE722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12099141" o:spid="_x0000_s1037" style="position:absolute;left:1414;top:1865;width:478;height:923;visibility:visible;mso-wrap-style:square;v-text-anchor:top" coordsize="47752,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" path="m20574,r9144,l29718,82931r18034,l47752,92329,,92329,,82931r18415,l18415,21337,,21337,,12954v2413,,5080,-254,8001,-762c10795,11812,12954,11176,14478,10414,16256,9398,17653,8001,18796,6477,19812,4826,20447,2667,20574,xe" fillcolor="black" stroked="f">
                  <v:path arrowok="t" textboxrect="0,0,47752,92329"/>
                </v:shape>
                <v:rect id="Rectangle 729190088" o:spid="_x0000_s1038" style="position:absolute;left:2029;top:183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" filled="f" stroked="f">
                  <v:textbox inset="0,0,0,0">
                    <w:txbxContent>
                      <w:p w14:paraId="70E4BE5E" w14:textId="77777777" w:rsidR="00000000" w:rsidRDefault="00000000" w:rsidP="001E2795">
                        <w:pPr>
                          <w:spacing w:after="160" w:line="259" w:lineRule="auto"/>
                          <w:ind w:left="0" w:right="0"/>
                          <w:jc w:val="left"/>
                        </w:pPr>
                        <w:r>
                          <w:t xml:space="preserve"> </w:t>
                        </w:r>
                      </w:p>
                    </w:txbxContent>
                  </v:textbox>
                </v:rect>
                <v:rect id="Rectangle 688245873" o:spid="_x0000_s1039" style="position:absolute;left:3934;top:1830;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" filled="f" stroked="f">
                  <v:textbox inset="0,0,0,0">
                    <w:txbxContent>
                      <w:p w14:paraId="3D70CD53" w14:textId="77777777" w:rsidR="00000000" w:rsidRDefault="00000000" w:rsidP="001E2795">
                        <w:pPr>
                          <w:spacing w:after="160" w:line="259" w:lineRule="auto"/>
                          <w:ind w:left="0" w:right="0"/>
                          <w:jc w:val="left"/>
                        </w:pPr>
                        <w:r>
                          <w:t>13</w:t>
                        </w:r>
                      </w:p>
                    </w:txbxContent>
                  </v:textbox>
                </v:rect>
                <v:rect id="Rectangle 1811136969" o:spid="_x0000_s1040" style="position:absolute;left:5549;top:1830;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" filled="f" stroked="f">
                  <v:textbox inset="0,0,0,0">
                    <w:txbxContent>
                      <w:p w14:paraId="2B4AC5A5" w14:textId="77777777" w:rsidR="00000000" w:rsidRDefault="00000000" w:rsidP="001E2795">
                        <w:pPr>
                          <w:spacing w:after="160" w:line="259" w:lineRule="auto"/>
                          <w:ind w:left="0" w:right="0"/>
                          <w:jc w:val="left"/>
                        </w:pPr>
                        <w:r>
                          <w:t xml:space="preserve"> </w:t>
                        </w:r>
                      </w:p>
                    </w:txbxContent>
                  </v:textbox>
                </v:rect>
                <v:rect id="Rectangle 819413705" o:spid="_x0000_s1041" style="position:absolute;left:6967;top:1830;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" filled="f" stroked="f">
                  <v:textbox inset="0,0,0,0">
                    <w:txbxContent>
                      <w:p w14:paraId="380AFB5B" w14:textId="77777777" w:rsidR="00000000" w:rsidRDefault="00000000" w:rsidP="001E2795">
                        <w:pPr>
                          <w:spacing w:after="160" w:line="259" w:lineRule="auto"/>
                          <w:ind w:left="0" w:right="0"/>
                          <w:jc w:val="left"/>
                        </w:pPr>
                        <w:r>
                          <w:t>24</w:t>
                        </w:r>
                      </w:p>
                    </w:txbxContent>
                  </v:textbox>
                </v:rect>
                <v:rect id="Rectangle 786045762" o:spid="_x0000_s1042" style="position:absolute;left:8582;top:183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" filled="f" stroked="f">
                  <v:textbox inset="0,0,0,0">
                    <w:txbxContent>
                      <w:p w14:paraId="4061480A" w14:textId="77777777" w:rsidR="00000000" w:rsidRDefault="00000000" w:rsidP="001E2795">
                        <w:pPr>
                          <w:spacing w:after="160" w:line="259" w:lineRule="auto"/>
                          <w:ind w:left="0" w:right="0"/>
                          <w:jc w:val="left"/>
                        </w:pPr>
                        <w:r>
                          <w:t xml:space="preserve"> </w:t>
                        </w:r>
                      </w:p>
                    </w:txbxContent>
                  </v:textbox>
                </v:rect>
                <v:rect id="Rectangle 1654559445" o:spid="_x0000_s1043" style="position:absolute;left:9958;top:1830;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" filled="f" stroked="f">
                  <v:textbox inset="0,0,0,0">
                    <w:txbxContent>
                      <w:p w14:paraId="29763537" w14:textId="77777777" w:rsidR="00000000" w:rsidRDefault="00000000" w:rsidP="001E2795">
                        <w:pPr>
                          <w:spacing w:after="160" w:line="259" w:lineRule="auto"/>
                          <w:ind w:left="0" w:right="0"/>
                          <w:jc w:val="left"/>
                        </w:pPr>
                        <w:r>
                          <w:t>26</w:t>
                        </w:r>
                      </w:p>
                    </w:txbxContent>
                  </v:textbox>
                </v:rect>
                <v:rect id="Rectangle 2109070625" o:spid="_x0000_s1044" style="position:absolute;left:11573;top:183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" filled="f" stroked="f">
                  <v:textbox inset="0,0,0,0">
                    <w:txbxContent>
                      <w:p w14:paraId="6CB275B0" w14:textId="77777777" w:rsidR="00000000" w:rsidRDefault="00000000" w:rsidP="001E2795">
                        <w:pPr>
                          <w:spacing w:after="160" w:line="259" w:lineRule="auto"/>
                          <w:ind w:left="0" w:right="0"/>
                          <w:jc w:val="left"/>
                        </w:pPr>
                        <w:r>
                          <w:t xml:space="preserve"> </w:t>
                        </w:r>
                      </w:p>
                    </w:txbxContent>
                  </v:textbox>
                </v:rect>
                <v:rect id="Rectangle 134024389" o:spid="_x0000_s1045" style="position:absolute;left:1252;top:3583;width:166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" filled="f" stroked="f">
                  <v:textbox inset="0,0,0,0">
                    <w:txbxContent>
                      <w:p w14:paraId="33DFB6AC" w14:textId="77777777" w:rsidR="00000000" w:rsidRDefault="00000000" w:rsidP="001E2795">
                        <w:pPr>
                          <w:spacing w:after="160" w:line="259" w:lineRule="auto"/>
                          <w:ind w:left="0" w:right="0"/>
                          <w:jc w:val="left"/>
                        </w:pPr>
                        <w:r>
                          <w:rPr>
                            <w:rFonts w:ascii="Verdana" w:eastAsia="Verdana" w:hAnsi="Verdana" w:cs="Verdana"/>
                            <w:i/>
                          </w:rPr>
                          <w:t xml:space="preserve">h </w:t>
                        </w:r>
                      </w:p>
                    </w:txbxContent>
                  </v:textbox>
                </v:rect>
                <v:rect id="Rectangle 767391461" o:spid="_x0000_s1046" style="position:absolute;left:734;top:5122;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" filled="f" stroked="f">
                  <v:textbox inset="0,0,0,0">
                    <w:txbxContent>
                      <w:p w14:paraId="5F3646BB"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2077577200" o:spid="_x0000_s1047" style="position:absolute;left:2562;top:5122;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" filled="f" stroked="f">
                  <v:textbox inset="0,0,0,0">
                    <w:txbxContent>
                      <w:p w14:paraId="1B36EAC3"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24501507" o:spid="_x0000_s1048" style="position:absolute;left:3263;top:32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" filled="f" stroked="f">
                  <v:textbox inset="0,0,0,0">
                    <w:txbxContent>
                      <w:p w14:paraId="3485A535" w14:textId="77777777" w:rsidR="00000000" w:rsidRDefault="00000000" w:rsidP="001E2795">
                        <w:pPr>
                          <w:spacing w:after="160" w:line="259" w:lineRule="auto"/>
                          <w:ind w:left="0" w:right="0"/>
                          <w:jc w:val="left"/>
                        </w:pPr>
                        <w:r>
                          <w:t xml:space="preserve"> </w:t>
                        </w:r>
                      </w:p>
                    </w:txbxContent>
                  </v:textbox>
                </v:rect>
                <v:rect id="Rectangle 535218508" o:spid="_x0000_s1049" style="position:absolute;left:6281;top:32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" filled="f" stroked="f">
                  <v:textbox inset="0,0,0,0">
                    <w:txbxContent>
                      <w:p w14:paraId="07B3F699" w14:textId="77777777" w:rsidR="00000000" w:rsidRDefault="00000000" w:rsidP="001E2795">
                        <w:pPr>
                          <w:spacing w:after="160" w:line="259" w:lineRule="auto"/>
                          <w:ind w:left="0" w:right="0"/>
                          <w:jc w:val="left"/>
                        </w:pPr>
                        <w:r>
                          <w:t xml:space="preserve"> </w:t>
                        </w:r>
                      </w:p>
                    </w:txbxContent>
                  </v:textbox>
                </v:rect>
                <v:rect id="Rectangle 1207675823" o:spid="_x0000_s1050" style="position:absolute;left:9241;top:32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" filled="f" stroked="f">
                  <v:textbox inset="0,0,0,0">
                    <w:txbxContent>
                      <w:p w14:paraId="324CA595" w14:textId="77777777" w:rsidR="00000000" w:rsidRDefault="00000000" w:rsidP="001E2795">
                        <w:pPr>
                          <w:spacing w:after="160" w:line="259" w:lineRule="auto"/>
                          <w:ind w:left="0" w:right="0"/>
                          <w:jc w:val="left"/>
                        </w:pPr>
                        <w:r>
                          <w:t xml:space="preserve"> </w:t>
                        </w:r>
                      </w:p>
                    </w:txbxContent>
                  </v:textbox>
                </v:rect>
                <v:shape id="Picture 2325" o:spid="_x0000_s1051" type="#_x0000_t75" style="position:absolute;left:15483;width:12375;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">
                  <v:imagedata r:id="rId54" o:title=""/>
                </v:shape>
                <v:shape id="Freeform: Shape 1650498923" o:spid="_x0000_s1052" style="position:absolute;left:16786;top:284;width:750;height:939;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" path="m21971,l74930,,72517,10413r-41402,l25527,35686v1651,-253,3175,-380,4699,-508c31877,35052,33401,34925,34925,34925v8890,,15875,2032,20828,5969c60706,44958,63246,50419,63246,57277v,4953,-889,9651,-2794,14097c58674,75819,56134,79628,52705,82931v-3429,3429,-7493,6096,-12192,8001c35941,92963,30480,93853,24257,93853v-4826,,-9398,-635,-13589,-1905c6350,90805,2794,89408,,87884l2413,75946r762,c5715,77851,9017,79628,13081,81280v4191,1523,8509,2285,12954,2285c33401,83565,39370,81407,43815,76961v4572,-4444,6731,-10286,6731,-17526c50546,56642,50038,54228,49022,52451,48006,50546,46609,49022,44831,47878,43053,46735,41021,45974,38608,45465v-2413,-507,-5080,-762,-7747,-762c27432,44703,23876,44958,20447,45465v-3556,509,-6477,1144,-8890,1524l21971,xe" fillcolor="black" stroked="f">
                  <v:path arrowok="t" textboxrect="0,0,74930,93853"/>
                </v:shape>
                <v:rect id="Rectangle 264445558" o:spid="_x0000_s1053" style="position:absolute;left:17517;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" filled="f" stroked="f">
                  <v:textbox inset="0,0,0,0">
                    <w:txbxContent>
                      <w:p w14:paraId="5BB7A38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603238409" o:spid="_x0000_s1054" style="position:absolute;left:19892;top:320;width:309;height:903;visibility:visible;mso-wrap-style:square;v-text-anchor:top" coordsize="30988,9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" path="m30988,r,12296l27813,13509c21209,19224,16764,26591,14478,35861v3429,-2032,7112,-3683,11049,-4826l30988,30263r,9058l23241,40560v-3429,889,-6858,2286,-10160,4064c12700,46402,12446,48689,12192,51355v-381,2794,-508,5462,-508,8001c11684,63420,12192,66722,13208,69390v1016,2793,2286,4953,3683,6477c18542,77518,20320,78787,22352,79422v2032,762,4191,1144,6350,1144l30988,79543r,9972l27305,90218v-8636,,-15367,-2795,-20193,-8383c2286,76247,,68627,,58975,,50085,1143,41830,3556,34083,5969,26464,9525,19605,14224,13636l30988,xe" fillcolor="black" stroked="f">
                  <v:path arrowok="t" textboxrect="0,0,30988,90218"/>
                </v:shape>
                <v:shape id="Freeform: Shape 128219920" o:spid="_x0000_s1055" style="position:absolute;left:20201;top:614;width:318;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" path="m6223,v3683,,6985,381,9906,1397c19177,2286,21844,3810,24257,5842v2540,2286,4318,4826,5588,7873c31115,16764,31750,20320,31750,24257v,10160,-3429,18796,-10160,25908c18288,53721,14510,56388,10287,58166l,60130,,50159,13335,44196v3937,-4699,5969,-10922,5969,-18542c19304,20447,17780,16510,14859,13843,11938,11049,7620,9652,1778,9652l,9937,,879,6223,xe" fillcolor="black" stroked="f">
                  <v:path arrowok="t" textboxrect="0,0,31750,60130"/>
                </v:shape>
                <v:shape id="Freeform: Shape 1330695957" o:spid="_x0000_s1056" style="position:absolute;left:20201;top:266;width:336;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" path="m23241,v2413,,4572,127,6223,508c31115,762,32512,1143,33528,1397l31496,12446r-635,c29972,11938,28448,11557,26289,11049v-2159,-509,-4445,-762,-6858,-762l,17710,,5414,254,5207c7112,1778,14732,,23241,xe" fillcolor="black" stroked="f">
                  <v:path arrowok="t" textboxrect="0,0,33528,17710"/>
                </v:shape>
                <v:rect id="Rectangle 2090060883" o:spid="_x0000_s1057" style="position:absolute;left:20595;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" filled="f" stroked="f">
                  <v:textbox inset="0,0,0,0">
                    <w:txbxContent>
                      <w:p w14:paraId="0756D18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72915594" o:spid="_x0000_s1058" style="position:absolute;left:22887;top:284;width:732;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" path="m12319,l73152,,70104,13715,13462,91948,,91948,60325,10413r-50292,l12319,xe" fillcolor="black" stroked="f">
                  <v:path arrowok="t" textboxrect="0,0,73152,91948"/>
                </v:shape>
                <v:rect id="Rectangle 1180594865" o:spid="_x0000_s1059" style="position:absolute;left:23585;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" filled="f" stroked="f">
                  <v:textbox inset="0,0,0,0">
                    <w:txbxContent>
                      <w:p w14:paraId="21898A0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60946224" o:spid="_x0000_s1060" style="position:absolute;left:25869;top:305;width:320;height:920;visibility:visible;mso-wrap-style:square;v-text-anchor:top" coordsize="31941,9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" path="m31941,r,7945l28575,9077v-3937,3175,-5842,6984,-5842,11684c22733,23174,23368,25333,24638,27237v1397,2033,3302,3684,5842,5080l31941,33048r,11868l28067,43366v-4953,2541,-8890,5970,-11557,10161c13843,57717,12446,62162,12446,66988v,4573,1524,8383,4445,11558c19939,81593,23876,83117,28829,83117r3112,-569l31941,91221r-4255,787c19177,92008,12446,89849,7493,85530,2540,81339,,75879,,69148,,62925,1905,57336,5461,52384,9017,47430,14351,43493,21209,40446r,-255c17653,37905,14986,35492,13208,32699,11430,29904,10541,26729,10541,23174v,-7366,3302,-13844,9779,-19177l31941,xe" fillcolor="black" stroked="f">
                  <v:path arrowok="t" textboxrect="0,0,31941,92008"/>
                </v:shape>
                <v:shape id="Freeform: Shape 421942079" o:spid="_x0000_s1061" style="position:absolute;left:26189;top:262;width:376;height:955;visibility:visible;mso-wrap-style:square;v-text-anchor:top" coordsize="37655,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" path="m12382,v7875,,13970,1905,18542,5588c35370,9271,37655,13970,37655,19686v,4952,-1651,9778,-4826,14477c29527,38989,24828,42672,18605,45339r,381c23051,47879,26352,50419,28639,53467v2285,3048,3428,6858,3428,11430c32067,68580,31178,72263,29401,76073v-1652,3938,-4065,7240,-7240,10161c18859,89281,15176,91694,10858,93472l,95479,,86807,7302,85471v2921,-1270,5207,-2921,6986,-4953c15939,78613,17335,76454,18224,73914v890,-2413,1271,-4952,1271,-7366c19495,63754,18859,61214,17335,59182,15939,57150,13526,55245,10096,53467,8445,52578,6540,51689,4382,50927l,49175,,37306r4127,2064c6540,40387,9080,41402,11874,42291v4827,-3048,8383,-6223,10541,-9652c24574,29338,25717,25527,25717,21337v,-3684,-1397,-6605,-4064,-9018c18859,9906,15176,8637,10604,8637l,12204,,4259,12382,xe" fillcolor="black" stroked="f">
                  <v:path arrowok="t" textboxrect="0,0,37655,95479"/>
                </v:shape>
                <v:rect id="Rectangle 250384504" o:spid="_x0000_s1062" style="position:absolute;left:26602;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" filled="f" stroked="f">
                  <v:textbox inset="0,0,0,0">
                    <w:txbxContent>
                      <w:p w14:paraId="4672F2D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536686052" o:spid="_x0000_s1063" style="position:absolute;left:16828;top:1850;width:598;height:938;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" path="m27051,v9017,,16129,2287,21336,6858c53467,11303,56007,17526,56007,25273v,3556,-381,6731,-1270,9779c53975,38100,52705,41021,51054,43688v-1524,2540,-3429,5080,-5461,7493c43561,53721,41021,56388,37973,59437v-4191,4317,-8509,8508,-13081,12573c20447,76073,16256,79884,12319,83312r47498,l59817,93853,,93853,,80899c4191,77216,8382,73534,12446,69850v4191,-3683,8128,-7365,11684,-11049c31750,51054,36957,45086,39751,40513v2794,-4445,4191,-9398,4191,-14605c43942,21082,42418,17399,39370,14732,36449,12065,32131,10668,26797,10668v-3683,,-7493,635,-11684,1905c10922,13970,6858,16002,2794,18669r-635,l2159,5715c5080,4318,8763,2921,13462,1778,18161,508,22733,,27051,xe" fillcolor="black" stroked="f">
                  <v:path arrowok="t" textboxrect="0,0,59817,93853"/>
                </v:shape>
                <v:rect id="Rectangle 1729180151" o:spid="_x0000_s1064" style="position:absolute;left:17517;top:183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" filled="f" stroked="f">
                  <v:textbox inset="0,0,0,0">
                    <w:txbxContent>
                      <w:p w14:paraId="48363BB0" w14:textId="77777777" w:rsidR="00000000" w:rsidRDefault="00000000" w:rsidP="001E2795">
                        <w:pPr>
                          <w:spacing w:after="160" w:line="259" w:lineRule="auto"/>
                          <w:ind w:left="0" w:right="0"/>
                          <w:jc w:val="left"/>
                        </w:pPr>
                        <w:r>
                          <w:t xml:space="preserve"> </w:t>
                        </w:r>
                      </w:p>
                    </w:txbxContent>
                  </v:textbox>
                </v:rect>
                <v:rect id="Rectangle 1531532641" o:spid="_x0000_s1065" style="position:absolute;left:19422;top:1830;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" filled="f" stroked="f">
                  <v:textbox inset="0,0,0,0">
                    <w:txbxContent>
                      <w:p w14:paraId="0BE40D64" w14:textId="77777777" w:rsidR="00000000" w:rsidRDefault="00000000" w:rsidP="001E2795">
                        <w:pPr>
                          <w:spacing w:after="160" w:line="259" w:lineRule="auto"/>
                          <w:ind w:left="0" w:right="0"/>
                          <w:jc w:val="left"/>
                        </w:pPr>
                        <w:r>
                          <w:t>15</w:t>
                        </w:r>
                      </w:p>
                    </w:txbxContent>
                  </v:textbox>
                </v:rect>
                <v:rect id="Rectangle 270952661" o:spid="_x0000_s1066" style="position:absolute;left:21037;top:183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" filled="f" stroked="f">
                  <v:textbox inset="0,0,0,0">
                    <w:txbxContent>
                      <w:p w14:paraId="77D58D41" w14:textId="77777777" w:rsidR="00000000" w:rsidRDefault="00000000" w:rsidP="001E2795">
                        <w:pPr>
                          <w:spacing w:after="160" w:line="259" w:lineRule="auto"/>
                          <w:ind w:left="0" w:right="0"/>
                          <w:jc w:val="left"/>
                        </w:pPr>
                        <w:r>
                          <w:t xml:space="preserve"> </w:t>
                        </w:r>
                      </w:p>
                    </w:txbxContent>
                  </v:textbox>
                </v:rect>
                <v:rect id="Rectangle 344593660" o:spid="_x0000_s1067" style="position:absolute;left:22424;top:1830;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" filled="f" stroked="f">
                  <v:textbox inset="0,0,0,0">
                    <w:txbxContent>
                      <w:p w14:paraId="43337944" w14:textId="77777777" w:rsidR="00000000" w:rsidRDefault="00000000" w:rsidP="001E2795">
                        <w:pPr>
                          <w:spacing w:after="160" w:line="259" w:lineRule="auto"/>
                          <w:ind w:left="0" w:right="0"/>
                          <w:jc w:val="left"/>
                        </w:pPr>
                        <w:r>
                          <w:t>27</w:t>
                        </w:r>
                      </w:p>
                    </w:txbxContent>
                  </v:textbox>
                </v:rect>
                <v:rect id="Rectangle 1255010496" o:spid="_x0000_s1068" style="position:absolute;left:24042;top:183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" filled="f" stroked="f">
                  <v:textbox inset="0,0,0,0">
                    <w:txbxContent>
                      <w:p w14:paraId="66B30093" w14:textId="77777777" w:rsidR="00000000" w:rsidRDefault="00000000" w:rsidP="001E2795">
                        <w:pPr>
                          <w:spacing w:after="160" w:line="259" w:lineRule="auto"/>
                          <w:ind w:left="0" w:right="0"/>
                          <w:jc w:val="left"/>
                        </w:pPr>
                        <w:r>
                          <w:t xml:space="preserve"> </w:t>
                        </w:r>
                      </w:p>
                    </w:txbxContent>
                  </v:textbox>
                </v:rect>
                <v:rect id="Rectangle 201772446" o:spid="_x0000_s1069" style="position:absolute;left:25413;top:1830;width:214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" filled="f" stroked="f">
                  <v:textbox inset="0,0,0,0">
                    <w:txbxContent>
                      <w:p w14:paraId="702E1C9D" w14:textId="77777777" w:rsidR="00000000" w:rsidRDefault="00000000" w:rsidP="001E2795">
                        <w:pPr>
                          <w:spacing w:after="160" w:line="259" w:lineRule="auto"/>
                          <w:ind w:left="0" w:right="0"/>
                          <w:jc w:val="left"/>
                        </w:pPr>
                        <w:r>
                          <w:t>28</w:t>
                        </w:r>
                      </w:p>
                    </w:txbxContent>
                  </v:textbox>
                </v:rect>
                <v:rect id="Rectangle 531301872" o:spid="_x0000_s1070" style="position:absolute;left:27029;top:183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" filled="f" stroked="f">
                  <v:textbox inset="0,0,0,0">
                    <w:txbxContent>
                      <w:p w14:paraId="61F52E91" w14:textId="77777777" w:rsidR="00000000" w:rsidRDefault="00000000" w:rsidP="001E2795">
                        <w:pPr>
                          <w:spacing w:after="160" w:line="259" w:lineRule="auto"/>
                          <w:ind w:left="0" w:right="0"/>
                          <w:jc w:val="left"/>
                        </w:pPr>
                        <w:r>
                          <w:t xml:space="preserve"> </w:t>
                        </w:r>
                      </w:p>
                    </w:txbxContent>
                  </v:textbox>
                </v:rect>
                <v:rect id="Rectangle 2003334901" o:spid="_x0000_s1071" style="position:absolute;left:16922;top:3583;width:118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" filled="f" stroked="f">
                  <v:textbox inset="0,0,0,0">
                    <w:txbxContent>
                      <w:p w14:paraId="59897FD2" w14:textId="77777777" w:rsidR="00000000" w:rsidRDefault="00000000" w:rsidP="001E2795">
                        <w:pPr>
                          <w:spacing w:after="160" w:line="259" w:lineRule="auto"/>
                          <w:ind w:left="0" w:right="0"/>
                          <w:jc w:val="left"/>
                        </w:pPr>
                        <w:r>
                          <w:rPr>
                            <w:rFonts w:ascii="Verdana" w:eastAsia="Verdana" w:hAnsi="Verdana" w:cs="Verdana"/>
                            <w:i/>
                          </w:rPr>
                          <w:t xml:space="preserve">j </w:t>
                        </w:r>
                      </w:p>
                    </w:txbxContent>
                  </v:textbox>
                </v:rect>
                <v:rect id="Rectangle 673005702" o:spid="_x0000_s1072" style="position:absolute;left:16221;top:5122;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" filled="f" stroked="f">
                  <v:textbox inset="0,0,0,0">
                    <w:txbxContent>
                      <w:p w14:paraId="1E712BC7"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577844594" o:spid="_x0000_s1073" style="position:absolute;left:18050;top:5122;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" filled="f" stroked="f">
                  <v:textbox inset="0,0,0,0">
                    <w:txbxContent>
                      <w:p w14:paraId="515C121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133174904" o:spid="_x0000_s1074" style="position:absolute;left:18751;top:32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" filled="f" stroked="f">
                  <v:textbox inset="0,0,0,0">
                    <w:txbxContent>
                      <w:p w14:paraId="27CA2093" w14:textId="77777777" w:rsidR="00000000" w:rsidRDefault="00000000" w:rsidP="001E2795">
                        <w:pPr>
                          <w:spacing w:after="160" w:line="259" w:lineRule="auto"/>
                          <w:ind w:left="0" w:right="0"/>
                          <w:jc w:val="left"/>
                        </w:pPr>
                        <w:r>
                          <w:t xml:space="preserve"> </w:t>
                        </w:r>
                      </w:p>
                    </w:txbxContent>
                  </v:textbox>
                </v:rect>
                <v:rect id="Rectangle 955803768" o:spid="_x0000_s1075" style="position:absolute;left:21769;top:32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" filled="f" stroked="f">
                  <v:textbox inset="0,0,0,0">
                    <w:txbxContent>
                      <w:p w14:paraId="77FA218B" w14:textId="77777777" w:rsidR="00000000" w:rsidRDefault="00000000" w:rsidP="001E2795">
                        <w:pPr>
                          <w:spacing w:after="160" w:line="259" w:lineRule="auto"/>
                          <w:ind w:left="0" w:right="0"/>
                          <w:jc w:val="left"/>
                        </w:pPr>
                        <w:r>
                          <w:t xml:space="preserve"> </w:t>
                        </w:r>
                      </w:p>
                    </w:txbxContent>
                  </v:textbox>
                </v:rect>
                <v:rect id="Rectangle 1484773536" o:spid="_x0000_s1076" style="position:absolute;left:24728;top:32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" filled="f" stroked="f">
                  <v:textbox inset="0,0,0,0">
                    <w:txbxContent>
                      <w:p w14:paraId="75D0729F" w14:textId="77777777" w:rsidR="00000000" w:rsidRDefault="00000000" w:rsidP="001E2795">
                        <w:pPr>
                          <w:spacing w:after="160" w:line="259" w:lineRule="auto"/>
                          <w:ind w:left="0" w:right="0"/>
                          <w:jc w:val="left"/>
                        </w:pPr>
                        <w:r>
                          <w:t xml:space="preserve"> </w:t>
                        </w:r>
                      </w:p>
                    </w:txbxContent>
                  </v:textbox>
                </v:rect>
                <v:shape id="Picture 2352" o:spid="_x0000_s1077" type="#_x0000_t75" style="position:absolute;left:30937;width:22631;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">
                  <v:imagedata r:id="rId55" o:title=""/>
                </v:shape>
                <v:shape id="Freeform: Shape 2096658799" o:spid="_x0000_s1078" style="position:absolute;left:32278;top:280;width:501;height:923;visibility:visible;mso-wrap-style:square;v-text-anchor:top" coordsize="5016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" path="m40894,r9271,l31750,83312r18161,l48006,92329,,92329,2032,83312r18161,l34036,20828r-18288,l17399,12954v6858,,12192,-1016,15875,-3048c37084,7874,39624,4572,40894,xe" fillcolor="black" stroked="f">
                  <v:path arrowok="t" textboxrect="0,0,50165,92329"/>
                </v:shape>
                <v:rect id="Rectangle 905008675" o:spid="_x0000_s1079" style="position:absolute;left:32973;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" filled="f" stroked="f">
                  <v:textbox inset="0,0,0,0">
                    <w:txbxContent>
                      <w:p w14:paraId="5E96027C"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623249882" o:spid="_x0000_s1080" style="position:absolute;left:35194;top:265;width:700;height:938;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" path="m45085,v8001,,14097,1778,18415,5334c67818,9017,69977,13843,69977,19939v,6731,-1905,12954,-5461,18796c60833,44704,54483,51562,45339,59436,40005,64135,34417,68580,28702,73025,22987,77343,18288,81026,14605,83693r47371,l59817,93853,,93853,2794,80899c8382,76709,13081,73152,17018,70104v3810,-3048,8509,-6731,14097,-11303c40640,50800,47498,43942,51435,38481v4064,-5461,5969,-10795,5969,-16002c57404,18415,56007,15367,53340,13335,50546,11303,46990,10287,42672,10287v-3429,,-7493,635,-12065,2032c26162,13715,21717,15621,17399,18288r-635,l19177,5715c22225,4190,26289,2921,31115,1778,35941,508,40640,,45085,xe" fillcolor="black" stroked="f">
                  <v:path arrowok="t" textboxrect="0,0,69977,93853"/>
                </v:shape>
                <v:rect id="Rectangle 1243490666" o:spid="_x0000_s1081" style="position:absolute;left:35960;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" filled="f" stroked="f">
                  <v:textbox inset="0,0,0,0">
                    <w:txbxContent>
                      <w:p w14:paraId="20F300D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751817921" o:spid="_x0000_s1082" style="position:absolute;left:37951;top:265;width:710;height:958;visibility:visible;mso-wrap-style:square;v-text-anchor:top" coordsize="70993,9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" path="m45847,v7874,,13970,1524,18415,4826c68834,8001,70993,12446,70993,18034v,6096,-2159,11556,-6477,16256c60198,38989,54737,41910,48133,43180r,635c49657,44196,51435,44831,53340,45720v1778,889,3429,1905,4953,3302c59690,50419,60960,52197,61976,54356v1016,2159,1524,4699,1524,7620c63500,66421,62611,70739,60706,74930v-1778,4191,-4445,7874,-7747,10795c49530,88900,45593,91440,41021,93090v-4572,1779,-9779,2669,-15748,2669c20447,95759,15875,95123,11303,93853,6858,92584,3048,91186,,89409l2794,77597r889,c6477,79629,9779,81534,13970,83185v4064,1524,8382,2286,13081,2286c34163,85471,39878,83312,44450,78867v4572,-4445,6858,-10160,6858,-17145c51308,57404,49911,54102,46990,51943,44069,49784,39624,48768,33528,48768r-5588,l30226,38989r5588,c42545,38989,48006,37465,52197,34163v4318,-3175,6477,-7493,6477,-12954c58674,17780,57404,15113,54864,13081,52324,11176,48514,10287,43561,10287v-4191,,-8509,762,-13208,2286c25654,14097,21590,16002,18034,18288r-635,l19939,5715c23114,4318,27178,3048,32004,1778,36830,635,41529,,45847,xe" fillcolor="black" stroked="f">
                  <v:path arrowok="t" textboxrect="0,0,70993,95759"/>
                </v:shape>
                <v:rect id="Rectangle 55960799" o:spid="_x0000_s1083" style="position:absolute;left:38707;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" filled="f" stroked="f">
                  <v:textbox inset="0,0,0,0">
                    <w:txbxContent>
                      <w:p w14:paraId="0387CBC8"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805745601" o:spid="_x0000_s1084" style="position:absolute;left:40688;top:527;width:319;height:416;visibility:visible;mso-wrap-style:square;v-text-anchor:top" coordsize="31941,4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" path="m31941,r,11356l10287,32184r21654,l31941,41582,,41582,3175,27485,31941,xe" fillcolor="black" stroked="f">
                  <v:path arrowok="t" textboxrect="0,0,31941,41582"/>
                </v:shape>
                <v:shape id="Freeform: Shape 1157594955" o:spid="_x0000_s1085" style="position:absolute;left:41007;top:284;width:370;height:919;visibility:visible;mso-wrap-style:square;v-text-anchor:top" coordsize="37021,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" path="m25464,l36385,,23940,56514r13081,l34989,65912r-13209,l16065,91948r-11556,l10351,65912,,65912,,56514r12383,l21653,14859,,35686,,24330,25464,xe" fillcolor="black" stroked="f">
                  <v:path arrowok="t" textboxrect="0,0,37021,91948"/>
                </v:shape>
                <v:rect id="Rectangle 154070747" o:spid="_x0000_s1086" style="position:absolute;left:41450;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" filled="f" stroked="f">
                  <v:textbox inset="0,0,0,0">
                    <w:txbxContent>
                      <w:p w14:paraId="4811061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703478290" o:spid="_x0000_s1087" style="position:absolute;left:43456;top:284;width:750;height:939;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" path="m21971,l74930,,72517,10413r-41402,l25527,35686v1651,-253,3175,-380,4699,-508c31877,35052,33401,34925,34925,34925v8890,,15875,2032,20828,5969c60706,44958,63246,50419,63246,57277v,4953,-889,9651,-2794,14097c58674,75819,56134,79628,52705,82931v-3429,3429,-7493,6096,-12192,8001c35941,92963,30480,93853,24257,93853v-4826,,-9398,-635,-13589,-1905c6350,90805,2794,89408,,87884l2413,75946r762,c5715,77851,9017,79628,13081,81280v4191,1523,8509,2285,12954,2285c33401,83565,39370,81407,43815,76961v4572,-4444,6731,-10286,6731,-17526c50546,56642,50038,54228,49022,52451,48006,50546,46609,49022,44831,47878,43053,46735,41021,45974,38608,45465v-2413,-507,-5080,-762,-7747,-762c27432,44703,23876,44958,20447,45465v-3556,509,-6477,1144,-8890,1524l21971,xe" fillcolor="black" stroked="f">
                  <v:path arrowok="t" textboxrect="0,0,74930,93853"/>
                </v:shape>
                <v:rect id="Rectangle 1283757388" o:spid="_x0000_s1088" style="position:absolute;left:44193;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" filled="f" stroked="f">
                  <v:textbox inset="0,0,0,0">
                    <w:txbxContent>
                      <w:p w14:paraId="2AFA65A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78594640" o:spid="_x0000_s1089" style="position:absolute;left:46226;top:320;width:310;height:903;visibility:visible;mso-wrap-style:square;v-text-anchor:top" coordsize="30988,9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" path="m30988,r,12296l27813,13509c21209,19224,16764,26591,14478,35861v3429,-2032,7112,-3683,11049,-4826l30988,30264r,9057l23241,40560v-3429,889,-6858,2286,-10160,4064c12700,46402,12446,48689,12192,51355v-381,2794,-508,5462,-508,8001c11684,63420,12192,66722,13208,69390v1016,2793,2286,4953,3683,6477c18542,77518,20320,78787,22352,79422v2032,762,4191,1144,6350,1144l30988,79543r,9972l27305,90218v-8636,,-15367,-2795,-20193,-8383c2286,76247,,68627,,58975,,50085,1143,41830,3556,34083,5969,26464,9525,19605,14224,13636l30988,xe" fillcolor="black" stroked="f">
                  <v:path arrowok="t" textboxrect="0,0,30988,90218"/>
                </v:shape>
                <v:shape id="Freeform: Shape 819971530" o:spid="_x0000_s1090" style="position:absolute;left:46536;top:614;width:318;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" path="m6223,v3683,,6985,381,9906,1397c19177,2286,21844,3810,24257,5842v2540,2286,4318,4826,5588,7873c31115,16764,31750,20320,31750,24257v,10160,-3429,18796,-10160,25908c18288,53721,14510,56388,10287,58166l,60130,,50159,13335,44196v3937,-4699,5969,-10922,5969,-18542c19304,20447,17780,16510,14859,13843,11938,11049,7620,9652,1778,9652l,9937,,880,6223,xe" fillcolor="black" stroked="f">
                  <v:path arrowok="t" textboxrect="0,0,31750,60130"/>
                </v:shape>
                <v:shape id="Freeform: Shape 1045539447" o:spid="_x0000_s1091" style="position:absolute;left:46536;top:266;width:335;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" path="m23241,v2413,,4572,127,6223,508c31115,762,32512,1143,33528,1397l31496,12446r-635,c29972,11938,28448,11557,26289,11049v-2159,-509,-4445,-762,-6858,-762l,17710,,5414,254,5207c7112,1778,14732,,23241,xe" fillcolor="black" stroked="f">
                  <v:path arrowok="t" textboxrect="0,0,33528,17710"/>
                </v:shape>
                <v:rect id="Rectangle 1490561832" o:spid="_x0000_s1092" style="position:absolute;left:46936;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" filled="f" stroked="f">
                  <v:textbox inset="0,0,0,0">
                    <w:txbxContent>
                      <w:p w14:paraId="7DB44D8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750399565" o:spid="_x0000_s1093" style="position:absolute;left:48978;top:284;width:732;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" path="m12319,l73152,,70104,13715,13462,91948,,91948,60325,10413r-50292,l12319,xe" fillcolor="black" stroked="f">
                  <v:path arrowok="t" textboxrect="0,0,73152,91948"/>
                </v:shape>
                <v:rect id="Rectangle 53639006" o:spid="_x0000_s1094" style="position:absolute;left:49679;top:245;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" filled="f" stroked="f">
                  <v:textbox inset="0,0,0,0">
                    <w:txbxContent>
                      <w:p w14:paraId="28767980"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439833914" o:spid="_x0000_s1095" style="position:absolute;left:51671;top:305;width:319;height:920;visibility:visible;mso-wrap-style:square;v-text-anchor:top" coordsize="31940,9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" path="m31940,r,7945l28575,9077v-3937,3175,-5842,6984,-5842,11684c22733,23174,23368,25333,24638,27237v1397,2033,3302,3684,5842,5080l31940,33048r,11868l28067,43366v-4953,2541,-8890,5970,-11557,10161c13843,57717,12446,62162,12446,66988v,4573,1524,8383,4445,11558c19939,81593,23876,83117,28829,83117r3111,-569l31940,91221r-4254,787c19177,92008,12446,89849,7493,85530,2540,81339,,75879,,69148,,62925,1905,57336,5461,52384,9017,47430,14351,43493,21209,40446r,-255c17653,37905,14986,35492,13208,32699,11430,29904,10541,26729,10541,23174v,-7366,3302,-13844,9779,-19177l31940,xe" fillcolor="black" stroked="f">
                  <v:path arrowok="t" textboxrect="0,0,31940,92008"/>
                </v:shape>
                <v:shape id="Freeform: Shape 1423141576" o:spid="_x0000_s1096" style="position:absolute;left:51990;top:262;width:377;height:955;visibility:visible;mso-wrap-style:square;v-text-anchor:top" coordsize="37656,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" path="m12383,v7874,,13970,1905,18542,5588c35370,9271,37656,13970,37656,19686v,4952,-1651,9778,-4826,14477c29528,38989,24829,42672,18606,45339r,381c23051,47879,26353,50419,28639,53467v2286,3048,3429,6858,3429,11430c32068,68580,31179,72263,29401,76073v-1651,3938,-4064,7240,-7239,10161c18860,89281,15177,91694,10859,93472l,95479,,86807,7303,85471v2921,-1270,5207,-2921,6985,-4953c15939,78613,17336,76454,18225,73914v889,-2413,1270,-4952,1270,-7366c19495,63754,18860,61214,17336,59182,15939,57150,13526,55245,10097,53467,8446,52578,6541,51689,4382,50927l,49175,,37306r4128,2064c6541,40387,9081,41402,11875,42291v4826,-3048,8382,-6223,10541,-9652c24575,29338,25718,25527,25718,21337v,-3684,-1397,-6605,-4064,-9018c18860,9906,15177,8637,10605,8637l,12204,,4259,12383,xe" fillcolor="black" stroked="f">
                  <v:path arrowok="t" textboxrect="0,0,37656,95479"/>
                </v:shape>
                <v:rect id="Rectangle 241298964" o:spid="_x0000_s1097" style="position:absolute;left:52410;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" filled="f" stroked="f">
                  <v:textbox inset="0,0,0,0">
                    <w:txbxContent>
                      <w:p w14:paraId="35531D50"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84336827" o:spid="_x0000_s1098" style="position:absolute;left:32351;top:1865;width:478;height:923;visibility:visible;mso-wrap-style:square;v-text-anchor:top" coordsize="47752,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" path="m20574,r9144,l29718,82931r18034,l47752,92329,,92329,,82931r18415,l18415,21337,,21337,,12954v2413,,5080,-254,8001,-762c10795,11812,12954,11176,14478,10414,16256,9398,17653,8001,18796,6477,19812,4826,20447,2667,20574,xe" fillcolor="black" stroked="f">
                  <v:path arrowok="t" textboxrect="0,0,47752,92329"/>
                </v:shape>
                <v:rect id="Rectangle 1397603233" o:spid="_x0000_s1099" style="position:absolute;left:32973;top:183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" filled="f" stroked="f">
                  <v:textbox inset="0,0,0,0">
                    <w:txbxContent>
                      <w:p w14:paraId="7CF7FCE0" w14:textId="77777777" w:rsidR="00000000" w:rsidRDefault="00000000" w:rsidP="001E2795">
                        <w:pPr>
                          <w:spacing w:after="160" w:line="259" w:lineRule="auto"/>
                          <w:ind w:left="0" w:right="0"/>
                          <w:jc w:val="left"/>
                        </w:pPr>
                        <w:r>
                          <w:t xml:space="preserve"> </w:t>
                        </w:r>
                      </w:p>
                    </w:txbxContent>
                  </v:textbox>
                </v:rect>
                <v:rect id="Rectangle 1687450786" o:spid="_x0000_s1100" style="position:absolute;left:34207;top:1689;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" filled="f" stroked="f">
                  <v:textbox inset="0,0,0,0">
                    <w:txbxContent>
                      <w:p w14:paraId="1CFE20F6" w14:textId="77777777" w:rsidR="00000000" w:rsidRDefault="00000000" w:rsidP="001E2795">
                        <w:pPr>
                          <w:spacing w:after="160" w:line="259" w:lineRule="auto"/>
                          <w:ind w:left="0" w:right="0"/>
                          <w:jc w:val="left"/>
                        </w:pPr>
                        <w:r>
                          <w:rPr>
                            <w:sz w:val="16"/>
                          </w:rPr>
                          <w:t xml:space="preserve"> </w:t>
                        </w:r>
                      </w:p>
                    </w:txbxContent>
                  </v:textbox>
                </v:rect>
                <v:rect id="Rectangle 1413760173" o:spid="_x0000_s1101" style="position:absolute;left:36954;top:1689;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" filled="f" stroked="f">
                  <v:textbox inset="0,0,0,0">
                    <w:txbxContent>
                      <w:p w14:paraId="18C9BF3D" w14:textId="77777777" w:rsidR="00000000" w:rsidRDefault="00000000" w:rsidP="001E2795">
                        <w:pPr>
                          <w:spacing w:after="160" w:line="259" w:lineRule="auto"/>
                          <w:ind w:left="0" w:right="0"/>
                          <w:jc w:val="left"/>
                        </w:pPr>
                        <w:r>
                          <w:rPr>
                            <w:sz w:val="16"/>
                          </w:rPr>
                          <w:t xml:space="preserve"> </w:t>
                        </w:r>
                      </w:p>
                    </w:txbxContent>
                  </v:textbox>
                </v:rect>
                <v:rect id="Rectangle 1203531022" o:spid="_x0000_s1102" style="position:absolute;left:39697;top:1689;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" filled="f" stroked="f">
                  <v:textbox inset="0,0,0,0">
                    <w:txbxContent>
                      <w:p w14:paraId="1AC4213E" w14:textId="77777777" w:rsidR="00000000" w:rsidRDefault="00000000" w:rsidP="001E2795">
                        <w:pPr>
                          <w:spacing w:after="160" w:line="259" w:lineRule="auto"/>
                          <w:ind w:left="0" w:right="0"/>
                          <w:jc w:val="left"/>
                        </w:pPr>
                        <w:r>
                          <w:rPr>
                            <w:sz w:val="16"/>
                          </w:rPr>
                          <w:t xml:space="preserve"> </w:t>
                        </w:r>
                      </w:p>
                    </w:txbxContent>
                  </v:textbox>
                </v:rect>
                <v:rect id="Rectangle 1012889476" o:spid="_x0000_s1103" style="position:absolute;left:42440;top:1689;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" filled="f" stroked="f">
                  <v:textbox inset="0,0,0,0">
                    <w:txbxContent>
                      <w:p w14:paraId="250AA152" w14:textId="77777777" w:rsidR="00000000" w:rsidRDefault="00000000" w:rsidP="001E2795">
                        <w:pPr>
                          <w:spacing w:after="160" w:line="259" w:lineRule="auto"/>
                          <w:ind w:left="0" w:right="0"/>
                          <w:jc w:val="left"/>
                        </w:pPr>
                        <w:r>
                          <w:rPr>
                            <w:sz w:val="16"/>
                          </w:rPr>
                          <w:t xml:space="preserve"> </w:t>
                        </w:r>
                      </w:p>
                    </w:txbxContent>
                  </v:textbox>
                </v:rect>
                <v:rect id="Rectangle 1507051706" o:spid="_x0000_s1104" style="position:absolute;left:45184;top:1689;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" filled="f" stroked="f">
                  <v:textbox inset="0,0,0,0">
                    <w:txbxContent>
                      <w:p w14:paraId="38F67175" w14:textId="77777777" w:rsidR="00000000" w:rsidRDefault="00000000" w:rsidP="001E2795">
                        <w:pPr>
                          <w:spacing w:after="160" w:line="259" w:lineRule="auto"/>
                          <w:ind w:left="0" w:right="0"/>
                          <w:jc w:val="left"/>
                        </w:pPr>
                        <w:r>
                          <w:rPr>
                            <w:sz w:val="16"/>
                          </w:rPr>
                          <w:t xml:space="preserve"> </w:t>
                        </w:r>
                      </w:p>
                    </w:txbxContent>
                  </v:textbox>
                </v:rect>
                <v:rect id="Rectangle 7323753" o:spid="_x0000_s1105" style="position:absolute;left:47927;top:1689;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" filled="f" stroked="f">
                  <v:textbox inset="0,0,0,0">
                    <w:txbxContent>
                      <w:p w14:paraId="718455AC" w14:textId="77777777" w:rsidR="00000000" w:rsidRDefault="00000000" w:rsidP="001E2795">
                        <w:pPr>
                          <w:spacing w:after="160" w:line="259" w:lineRule="auto"/>
                          <w:ind w:left="0" w:right="0"/>
                          <w:jc w:val="left"/>
                        </w:pPr>
                        <w:r>
                          <w:rPr>
                            <w:sz w:val="16"/>
                          </w:rPr>
                          <w:t xml:space="preserve"> </w:t>
                        </w:r>
                      </w:p>
                    </w:txbxContent>
                  </v:textbox>
                </v:rect>
                <v:rect id="Rectangle 1462590398" o:spid="_x0000_s1106" style="position:absolute;left:50673;top:1689;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" filled="f" stroked="f">
                  <v:textbox inset="0,0,0,0">
                    <w:txbxContent>
                      <w:p w14:paraId="7768A6C5" w14:textId="77777777" w:rsidR="00000000" w:rsidRDefault="00000000" w:rsidP="001E2795">
                        <w:pPr>
                          <w:spacing w:after="160" w:line="259" w:lineRule="auto"/>
                          <w:ind w:left="0" w:right="0"/>
                          <w:jc w:val="left"/>
                        </w:pPr>
                        <w:r>
                          <w:rPr>
                            <w:sz w:val="16"/>
                          </w:rPr>
                          <w:t xml:space="preserve"> </w:t>
                        </w:r>
                      </w:p>
                    </w:txbxContent>
                  </v:textbox>
                </v:rect>
                <v:rect id="Rectangle 1953749448" o:spid="_x0000_s1107" style="position:absolute;left:32409;top:3583;width:10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" filled="f" stroked="f">
                  <v:textbox inset="0,0,0,0">
                    <w:txbxContent>
                      <w:p w14:paraId="247DDC0F"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v:textbox>
                </v:rect>
                <v:rect id="Rectangle 883386753" o:spid="_x0000_s1108" style="position:absolute;left:31677;top:5122;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" filled="f" stroked="f">
                  <v:textbox inset="0,0,0,0">
                    <w:txbxContent>
                      <w:p w14:paraId="62D2A1B3"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2085766975" o:spid="_x0000_s1109" style="position:absolute;left:33506;top:5122;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" filled="f" stroked="f">
                  <v:textbox inset="0,0,0,0">
                    <w:txbxContent>
                      <w:p w14:paraId="17B5694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724153569" o:spid="_x0000_s1110" style="position:absolute;left:34207;top:32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" filled="f" stroked="f">
                  <v:textbox inset="0,0,0,0">
                    <w:txbxContent>
                      <w:p w14:paraId="4914BB68" w14:textId="77777777" w:rsidR="00000000" w:rsidRDefault="00000000" w:rsidP="001E2795">
                        <w:pPr>
                          <w:spacing w:after="160" w:line="259" w:lineRule="auto"/>
                          <w:ind w:left="0" w:right="0"/>
                          <w:jc w:val="left"/>
                        </w:pPr>
                        <w:r>
                          <w:t xml:space="preserve"> </w:t>
                        </w:r>
                      </w:p>
                    </w:txbxContent>
                  </v:textbox>
                </v:rect>
                <v:rect id="Rectangle 1934315671" o:spid="_x0000_s1111" style="position:absolute;left:36954;top:32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" filled="f" stroked="f">
                  <v:textbox inset="0,0,0,0">
                    <w:txbxContent>
                      <w:p w14:paraId="61E6E452" w14:textId="77777777" w:rsidR="00000000" w:rsidRDefault="00000000" w:rsidP="001E2795">
                        <w:pPr>
                          <w:spacing w:after="160" w:line="259" w:lineRule="auto"/>
                          <w:ind w:left="0" w:right="0"/>
                          <w:jc w:val="left"/>
                        </w:pPr>
                        <w:r>
                          <w:t xml:space="preserve"> </w:t>
                        </w:r>
                      </w:p>
                    </w:txbxContent>
                  </v:textbox>
                </v:rect>
                <v:rect id="Rectangle 1959336651" o:spid="_x0000_s1112" style="position:absolute;left:39697;top:32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" filled="f" stroked="f">
                  <v:textbox inset="0,0,0,0">
                    <w:txbxContent>
                      <w:p w14:paraId="1F8B87DC" w14:textId="77777777" w:rsidR="00000000" w:rsidRDefault="00000000" w:rsidP="001E2795">
                        <w:pPr>
                          <w:spacing w:after="160" w:line="259" w:lineRule="auto"/>
                          <w:ind w:left="0" w:right="0"/>
                          <w:jc w:val="left"/>
                        </w:pPr>
                        <w:r>
                          <w:t xml:space="preserve"> </w:t>
                        </w:r>
                      </w:p>
                    </w:txbxContent>
                  </v:textbox>
                </v:rect>
                <v:rect id="Rectangle 530866497" o:spid="_x0000_s1113" style="position:absolute;left:42440;top:32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" filled="f" stroked="f">
                  <v:textbox inset="0,0,0,0">
                    <w:txbxContent>
                      <w:p w14:paraId="45AB91EE" w14:textId="77777777" w:rsidR="00000000" w:rsidRDefault="00000000" w:rsidP="001E2795">
                        <w:pPr>
                          <w:spacing w:after="160" w:line="259" w:lineRule="auto"/>
                          <w:ind w:left="0" w:right="0"/>
                          <w:jc w:val="left"/>
                        </w:pPr>
                        <w:r>
                          <w:t xml:space="preserve"> </w:t>
                        </w:r>
                      </w:p>
                    </w:txbxContent>
                  </v:textbox>
                </v:rect>
                <v:rect id="Rectangle 269389969" o:spid="_x0000_s1114" style="position:absolute;left:45184;top:32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" filled="f" stroked="f">
                  <v:textbox inset="0,0,0,0">
                    <w:txbxContent>
                      <w:p w14:paraId="3AB3786C" w14:textId="77777777" w:rsidR="00000000" w:rsidRDefault="00000000" w:rsidP="001E2795">
                        <w:pPr>
                          <w:spacing w:after="160" w:line="259" w:lineRule="auto"/>
                          <w:ind w:left="0" w:right="0"/>
                          <w:jc w:val="left"/>
                        </w:pPr>
                        <w:r>
                          <w:t xml:space="preserve"> </w:t>
                        </w:r>
                      </w:p>
                    </w:txbxContent>
                  </v:textbox>
                </v:rect>
                <v:rect id="Rectangle 950778186" o:spid="_x0000_s1115" style="position:absolute;left:47927;top:32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" filled="f" stroked="f">
                  <v:textbox inset="0,0,0,0">
                    <w:txbxContent>
                      <w:p w14:paraId="62FD215D" w14:textId="77777777" w:rsidR="00000000" w:rsidRDefault="00000000" w:rsidP="001E2795">
                        <w:pPr>
                          <w:spacing w:after="160" w:line="259" w:lineRule="auto"/>
                          <w:ind w:left="0" w:right="0"/>
                          <w:jc w:val="left"/>
                        </w:pPr>
                        <w:r>
                          <w:t xml:space="preserve"> </w:t>
                        </w:r>
                      </w:p>
                    </w:txbxContent>
                  </v:textbox>
                </v:rect>
                <v:rect id="Rectangle 46937295" o:spid="_x0000_s1116" style="position:absolute;left:50673;top:32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" filled="f" stroked="f">
                  <v:textbox inset="0,0,0,0">
                    <w:txbxContent>
                      <w:p w14:paraId="2B9A42B5" w14:textId="77777777" w:rsidR="00000000" w:rsidRDefault="00000000" w:rsidP="001E2795">
                        <w:pPr>
                          <w:spacing w:after="160" w:line="259" w:lineRule="auto"/>
                          <w:ind w:left="0" w:right="0"/>
                          <w:jc w:val="left"/>
                        </w:pPr>
                        <w:r>
                          <w:t xml:space="preserve"> </w:t>
                        </w:r>
                      </w:p>
                    </w:txbxContent>
                  </v:textbox>
                </v:rect>
                <w10:anchorlock/>
              </v:group>
            </w:pict>
          </mc:Fallback>
        </mc:AlternateContent>
      </w:r>
    </w:p>
    <w:p w14:paraId="063456AF" w14:textId="77777777" w:rsidR="00567CD6" w:rsidRPr="00276539" w:rsidRDefault="00000000">
      <w:pPr>
        <w:spacing w:line="411" w:lineRule="auto"/>
        <w:ind w:right="857" w:hanging="300"/>
        <w:rPr>
          <w:rFonts w:ascii="Verdana" w:eastAsia="Verdana" w:hAnsi="Verdana" w:cs="Verdana"/>
          <w:sz w:val="20"/>
          <w:szCs w:val="20"/>
        </w:rPr>
      </w:pPr>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then 2 and 13 are compared. 2 is added to ‘c’. Increment </w:t>
      </w:r>
      <w:r w:rsidRPr="00276539">
        <w:rPr>
          <w:rFonts w:ascii="Verdana" w:eastAsia="Verdana" w:hAnsi="Verdana" w:cs="Verdana"/>
          <w:i/>
          <w:sz w:val="20"/>
          <w:szCs w:val="20"/>
        </w:rPr>
        <w:t xml:space="preserve">b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c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p>
    <w:p w14:paraId="20EE30AC"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6CCDF9B1" w14:textId="77777777" w:rsidR="00567CD6" w:rsidRPr="00276539" w:rsidRDefault="00000000">
      <w:pPr>
        <w:spacing w:after="63" w:line="259" w:lineRule="auto"/>
        <w:ind w:left="278" w:right="0"/>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7911C65C" wp14:editId="39F3AAD0">
                <wp:extent cx="5359909" cy="643128"/>
                <wp:effectExtent l="0" t="0" r="0" b="0"/>
                <wp:docPr id="22" name="Group 22"/>
                <wp:cNvGraphicFramePr/>
                <a:graphic xmlns:a="http://schemas.openxmlformats.org/drawingml/2006/main">
                  <a:graphicData uri="http://schemas.microsoft.com/office/word/2010/wordprocessingGroup">
                    <wpg:wgp>
                      <wpg:cNvGrpSpPr/>
                      <wpg:grpSpPr>
                        <a:xfrm>
                          <a:off x="0" y="0"/>
                          <a:ext cx="5359909" cy="643128"/>
                          <a:chOff x="0" y="0"/>
                          <a:chExt cx="5359909" cy="643128"/>
                        </a:xfrm>
                      </wpg:grpSpPr>
                      <pic:pic xmlns:pic="http://schemas.openxmlformats.org/drawingml/2006/picture">
                        <pic:nvPicPr>
                          <pic:cNvPr id="2393" name="Picture 2393"/>
                          <pic:cNvPicPr/>
                        </pic:nvPicPr>
                        <pic:blipFill>
                          <a:blip r:embed="rId56"/>
                          <a:stretch>
                            <a:fillRect/>
                          </a:stretch>
                        </pic:blipFill>
                        <pic:spPr>
                          <a:xfrm>
                            <a:off x="0" y="0"/>
                            <a:ext cx="1191768" cy="643128"/>
                          </a:xfrm>
                          <a:prstGeom prst="rect">
                            <a:avLst/>
                          </a:prstGeom>
                        </pic:spPr>
                      </pic:pic>
                      <wps:wsp>
                        <wps:cNvPr id="2063418543" name="Freeform: Shape 2063418543"/>
                        <wps:cNvSpPr/>
                        <wps:spPr>
                          <a:xfrm>
                            <a:off x="102159" y="28067"/>
                            <a:ext cx="50114" cy="92329"/>
                          </a:xfrm>
                          <a:custGeom>
                            <a:avLst/>
                            <a:gdLst/>
                            <a:ahLst/>
                            <a:cxnLst/>
                            <a:rect l="0" t="0" r="0" b="0"/>
                            <a:pathLst>
                              <a:path w="50114" h="92329">
                                <a:moveTo>
                                  <a:pt x="40843" y="0"/>
                                </a:moveTo>
                                <a:lnTo>
                                  <a:pt x="50114" y="0"/>
                                </a:lnTo>
                                <a:lnTo>
                                  <a:pt x="31661" y="83312"/>
                                </a:lnTo>
                                <a:lnTo>
                                  <a:pt x="49860" y="83312"/>
                                </a:lnTo>
                                <a:lnTo>
                                  <a:pt x="47955" y="92329"/>
                                </a:lnTo>
                                <a:lnTo>
                                  <a:pt x="0" y="92329"/>
                                </a:lnTo>
                                <a:lnTo>
                                  <a:pt x="2007" y="83312"/>
                                </a:lnTo>
                                <a:lnTo>
                                  <a:pt x="20155" y="83312"/>
                                </a:lnTo>
                                <a:lnTo>
                                  <a:pt x="34011" y="20828"/>
                                </a:lnTo>
                                <a:lnTo>
                                  <a:pt x="15646" y="20828"/>
                                </a:lnTo>
                                <a:lnTo>
                                  <a:pt x="17361" y="12954"/>
                                </a:lnTo>
                                <a:cubicBezTo>
                                  <a:pt x="24194" y="12954"/>
                                  <a:pt x="29489" y="11938"/>
                                  <a:pt x="33261" y="9906"/>
                                </a:cubicBezTo>
                                <a:cubicBezTo>
                                  <a:pt x="37033" y="7875"/>
                                  <a:pt x="39573" y="4573"/>
                                  <a:pt x="40843"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618543213" name="Rectangle 1618543213"/>
                        <wps:cNvSpPr/>
                        <wps:spPr>
                          <a:xfrm>
                            <a:off x="170942" y="24944"/>
                            <a:ext cx="59219" cy="163964"/>
                          </a:xfrm>
                          <a:prstGeom prst="rect">
                            <a:avLst/>
                          </a:prstGeom>
                          <a:ln>
                            <a:noFill/>
                          </a:ln>
                        </wps:spPr>
                        <wps:txbx>
                          <w:txbxContent>
                            <w:p w14:paraId="4004931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62514129" name="Freeform: Shape 1762514129"/>
                        <wps:cNvSpPr/>
                        <wps:spPr>
                          <a:xfrm>
                            <a:off x="378460" y="26543"/>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8"/>
                                  <a:pt x="13081" y="73152"/>
                                  <a:pt x="17018" y="70104"/>
                                </a:cubicBezTo>
                                <a:cubicBezTo>
                                  <a:pt x="20828" y="67183"/>
                                  <a:pt x="25527" y="63374"/>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3"/>
                                  <a:pt x="30607" y="12319"/>
                                </a:cubicBezTo>
                                <a:cubicBezTo>
                                  <a:pt x="26162" y="13716"/>
                                  <a:pt x="21717" y="15622"/>
                                  <a:pt x="17399" y="18288"/>
                                </a:cubicBezTo>
                                <a:lnTo>
                                  <a:pt x="16764" y="18288"/>
                                </a:lnTo>
                                <a:lnTo>
                                  <a:pt x="19177" y="5715"/>
                                </a:lnTo>
                                <a:cubicBezTo>
                                  <a:pt x="22225" y="4191"/>
                                  <a:pt x="26289" y="2922"/>
                                  <a:pt x="31115" y="1778"/>
                                </a:cubicBezTo>
                                <a:cubicBezTo>
                                  <a:pt x="35941" y="508"/>
                                  <a:pt x="40640" y="0"/>
                                  <a:pt x="45085"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854208337" name="Rectangle 854208337"/>
                        <wps:cNvSpPr/>
                        <wps:spPr>
                          <a:xfrm>
                            <a:off x="454406" y="24944"/>
                            <a:ext cx="59219" cy="163964"/>
                          </a:xfrm>
                          <a:prstGeom prst="rect">
                            <a:avLst/>
                          </a:prstGeom>
                          <a:ln>
                            <a:noFill/>
                          </a:ln>
                        </wps:spPr>
                        <wps:txbx>
                          <w:txbxContent>
                            <w:p w14:paraId="40ADAD4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70689098" name="Freeform: Shape 770689098"/>
                        <wps:cNvSpPr/>
                        <wps:spPr>
                          <a:xfrm>
                            <a:off x="689229" y="26543"/>
                            <a:ext cx="70993" cy="95758"/>
                          </a:xfrm>
                          <a:custGeom>
                            <a:avLst/>
                            <a:gdLst/>
                            <a:ahLst/>
                            <a:cxnLst/>
                            <a:rect l="0" t="0" r="0" b="0"/>
                            <a:pathLst>
                              <a:path w="70993" h="95758">
                                <a:moveTo>
                                  <a:pt x="45847" y="0"/>
                                </a:moveTo>
                                <a:cubicBezTo>
                                  <a:pt x="53721" y="0"/>
                                  <a:pt x="59817" y="1524"/>
                                  <a:pt x="64262" y="4826"/>
                                </a:cubicBezTo>
                                <a:cubicBezTo>
                                  <a:pt x="68834" y="8001"/>
                                  <a:pt x="70993" y="12447"/>
                                  <a:pt x="70993" y="18034"/>
                                </a:cubicBezTo>
                                <a:cubicBezTo>
                                  <a:pt x="70993" y="24130"/>
                                  <a:pt x="68834" y="29591"/>
                                  <a:pt x="64516" y="34290"/>
                                </a:cubicBezTo>
                                <a:cubicBezTo>
                                  <a:pt x="60198" y="38989"/>
                                  <a:pt x="54737" y="41910"/>
                                  <a:pt x="48133" y="43180"/>
                                </a:cubicBezTo>
                                <a:lnTo>
                                  <a:pt x="48133" y="43815"/>
                                </a:lnTo>
                                <a:cubicBezTo>
                                  <a:pt x="49657" y="44197"/>
                                  <a:pt x="51435" y="44831"/>
                                  <a:pt x="53340" y="45720"/>
                                </a:cubicBezTo>
                                <a:cubicBezTo>
                                  <a:pt x="55118" y="46609"/>
                                  <a:pt x="56769" y="47625"/>
                                  <a:pt x="58293" y="49023"/>
                                </a:cubicBezTo>
                                <a:cubicBezTo>
                                  <a:pt x="59690" y="50419"/>
                                  <a:pt x="60960" y="52198"/>
                                  <a:pt x="61976" y="54356"/>
                                </a:cubicBezTo>
                                <a:cubicBezTo>
                                  <a:pt x="62992" y="56515"/>
                                  <a:pt x="63500" y="59055"/>
                                  <a:pt x="63500" y="61976"/>
                                </a:cubicBezTo>
                                <a:cubicBezTo>
                                  <a:pt x="63500" y="66422"/>
                                  <a:pt x="62611" y="70739"/>
                                  <a:pt x="60706" y="74930"/>
                                </a:cubicBezTo>
                                <a:cubicBezTo>
                                  <a:pt x="58928" y="79122"/>
                                  <a:pt x="56261" y="82804"/>
                                  <a:pt x="52959" y="85725"/>
                                </a:cubicBezTo>
                                <a:cubicBezTo>
                                  <a:pt x="49530" y="88900"/>
                                  <a:pt x="45593" y="91440"/>
                                  <a:pt x="41021" y="93091"/>
                                </a:cubicBezTo>
                                <a:cubicBezTo>
                                  <a:pt x="36449" y="94869"/>
                                  <a:pt x="31242" y="95758"/>
                                  <a:pt x="25273" y="95758"/>
                                </a:cubicBezTo>
                                <a:cubicBezTo>
                                  <a:pt x="20447" y="95758"/>
                                  <a:pt x="15875" y="95124"/>
                                  <a:pt x="11303" y="93853"/>
                                </a:cubicBezTo>
                                <a:cubicBezTo>
                                  <a:pt x="6858" y="92583"/>
                                  <a:pt x="3048" y="91186"/>
                                  <a:pt x="0" y="89408"/>
                                </a:cubicBezTo>
                                <a:lnTo>
                                  <a:pt x="2794" y="77598"/>
                                </a:lnTo>
                                <a:lnTo>
                                  <a:pt x="3683" y="77598"/>
                                </a:lnTo>
                                <a:cubicBezTo>
                                  <a:pt x="6350" y="79629"/>
                                  <a:pt x="9779" y="81534"/>
                                  <a:pt x="13970" y="83185"/>
                                </a:cubicBezTo>
                                <a:cubicBezTo>
                                  <a:pt x="18034" y="84709"/>
                                  <a:pt x="22352" y="85472"/>
                                  <a:pt x="27051" y="85472"/>
                                </a:cubicBezTo>
                                <a:cubicBezTo>
                                  <a:pt x="34163" y="85472"/>
                                  <a:pt x="39878" y="83312"/>
                                  <a:pt x="44450" y="78867"/>
                                </a:cubicBezTo>
                                <a:cubicBezTo>
                                  <a:pt x="49022" y="74423"/>
                                  <a:pt x="51308" y="68707"/>
                                  <a:pt x="51308" y="61723"/>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4"/>
                                </a:cubicBezTo>
                                <a:cubicBezTo>
                                  <a:pt x="25654" y="14098"/>
                                  <a:pt x="21590" y="16002"/>
                                  <a:pt x="18034" y="18288"/>
                                </a:cubicBezTo>
                                <a:lnTo>
                                  <a:pt x="17399" y="18288"/>
                                </a:lnTo>
                                <a:lnTo>
                                  <a:pt x="19939" y="5715"/>
                                </a:lnTo>
                                <a:cubicBezTo>
                                  <a:pt x="23114" y="4318"/>
                                  <a:pt x="27178" y="3049"/>
                                  <a:pt x="32004" y="1778"/>
                                </a:cubicBezTo>
                                <a:cubicBezTo>
                                  <a:pt x="36830" y="635"/>
                                  <a:pt x="41529" y="0"/>
                                  <a:pt x="45847"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506353975" name="Rectangle 1506353975"/>
                        <wps:cNvSpPr/>
                        <wps:spPr>
                          <a:xfrm>
                            <a:off x="763778" y="24944"/>
                            <a:ext cx="59219" cy="163964"/>
                          </a:xfrm>
                          <a:prstGeom prst="rect">
                            <a:avLst/>
                          </a:prstGeom>
                          <a:ln>
                            <a:noFill/>
                          </a:ln>
                        </wps:spPr>
                        <wps:txbx>
                          <w:txbxContent>
                            <w:p w14:paraId="7D7A99C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13639392" name="Freeform: Shape 1413639392"/>
                        <wps:cNvSpPr/>
                        <wps:spPr>
                          <a:xfrm>
                            <a:off x="987298" y="52779"/>
                            <a:ext cx="31940" cy="41583"/>
                          </a:xfrm>
                          <a:custGeom>
                            <a:avLst/>
                            <a:gdLst/>
                            <a:ahLst/>
                            <a:cxnLst/>
                            <a:rect l="0" t="0" r="0" b="0"/>
                            <a:pathLst>
                              <a:path w="31940" h="41583">
                                <a:moveTo>
                                  <a:pt x="31940" y="0"/>
                                </a:moveTo>
                                <a:lnTo>
                                  <a:pt x="31940" y="11357"/>
                                </a:lnTo>
                                <a:lnTo>
                                  <a:pt x="10287" y="32185"/>
                                </a:lnTo>
                                <a:lnTo>
                                  <a:pt x="31940" y="32185"/>
                                </a:lnTo>
                                <a:lnTo>
                                  <a:pt x="31940" y="41583"/>
                                </a:lnTo>
                                <a:lnTo>
                                  <a:pt x="0" y="41583"/>
                                </a:lnTo>
                                <a:lnTo>
                                  <a:pt x="3175" y="27486"/>
                                </a:lnTo>
                                <a:lnTo>
                                  <a:pt x="31940"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030422123" name="Freeform: Shape 2030422123"/>
                        <wps:cNvSpPr/>
                        <wps:spPr>
                          <a:xfrm>
                            <a:off x="1019239" y="28449"/>
                            <a:ext cx="37020" cy="91948"/>
                          </a:xfrm>
                          <a:custGeom>
                            <a:avLst/>
                            <a:gdLst/>
                            <a:ahLst/>
                            <a:cxnLst/>
                            <a:rect l="0" t="0" r="0" b="0"/>
                            <a:pathLst>
                              <a:path w="37020" h="91948">
                                <a:moveTo>
                                  <a:pt x="25463" y="0"/>
                                </a:moveTo>
                                <a:lnTo>
                                  <a:pt x="36385" y="0"/>
                                </a:lnTo>
                                <a:lnTo>
                                  <a:pt x="23939" y="56515"/>
                                </a:lnTo>
                                <a:lnTo>
                                  <a:pt x="37020" y="56515"/>
                                </a:lnTo>
                                <a:lnTo>
                                  <a:pt x="34988" y="65913"/>
                                </a:lnTo>
                                <a:lnTo>
                                  <a:pt x="21780" y="65913"/>
                                </a:lnTo>
                                <a:lnTo>
                                  <a:pt x="16065" y="91948"/>
                                </a:lnTo>
                                <a:lnTo>
                                  <a:pt x="4508" y="91948"/>
                                </a:lnTo>
                                <a:lnTo>
                                  <a:pt x="10351" y="65913"/>
                                </a:lnTo>
                                <a:lnTo>
                                  <a:pt x="0" y="65913"/>
                                </a:lnTo>
                                <a:lnTo>
                                  <a:pt x="0" y="56515"/>
                                </a:lnTo>
                                <a:lnTo>
                                  <a:pt x="12382" y="56515"/>
                                </a:lnTo>
                                <a:lnTo>
                                  <a:pt x="21654" y="14859"/>
                                </a:lnTo>
                                <a:lnTo>
                                  <a:pt x="0" y="35687"/>
                                </a:lnTo>
                                <a:lnTo>
                                  <a:pt x="0" y="24330"/>
                                </a:lnTo>
                                <a:lnTo>
                                  <a:pt x="2546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071710307" name="Rectangle 2071710307"/>
                        <wps:cNvSpPr/>
                        <wps:spPr>
                          <a:xfrm>
                            <a:off x="1062863" y="24944"/>
                            <a:ext cx="59219" cy="163964"/>
                          </a:xfrm>
                          <a:prstGeom prst="rect">
                            <a:avLst/>
                          </a:prstGeom>
                          <a:ln>
                            <a:noFill/>
                          </a:ln>
                        </wps:spPr>
                        <wps:txbx>
                          <w:txbxContent>
                            <w:p w14:paraId="77B1936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379680470" name="Freeform: Shape 379680470"/>
                        <wps:cNvSpPr/>
                        <wps:spPr>
                          <a:xfrm>
                            <a:off x="109449" y="188088"/>
                            <a:ext cx="47777" cy="92329"/>
                          </a:xfrm>
                          <a:custGeom>
                            <a:avLst/>
                            <a:gdLst/>
                            <a:ahLst/>
                            <a:cxnLst/>
                            <a:rect l="0" t="0" r="0" b="0"/>
                            <a:pathLst>
                              <a:path w="47777" h="92329">
                                <a:moveTo>
                                  <a:pt x="20574" y="0"/>
                                </a:moveTo>
                                <a:lnTo>
                                  <a:pt x="29769" y="0"/>
                                </a:lnTo>
                                <a:lnTo>
                                  <a:pt x="29769" y="82931"/>
                                </a:lnTo>
                                <a:lnTo>
                                  <a:pt x="47777" y="82931"/>
                                </a:lnTo>
                                <a:lnTo>
                                  <a:pt x="47777" y="92329"/>
                                </a:lnTo>
                                <a:lnTo>
                                  <a:pt x="0" y="92329"/>
                                </a:lnTo>
                                <a:lnTo>
                                  <a:pt x="0" y="82931"/>
                                </a:lnTo>
                                <a:lnTo>
                                  <a:pt x="18377" y="82931"/>
                                </a:lnTo>
                                <a:lnTo>
                                  <a:pt x="18377" y="21336"/>
                                </a:lnTo>
                                <a:lnTo>
                                  <a:pt x="0" y="21336"/>
                                </a:lnTo>
                                <a:lnTo>
                                  <a:pt x="0" y="12954"/>
                                </a:lnTo>
                                <a:cubicBezTo>
                                  <a:pt x="2489" y="12954"/>
                                  <a:pt x="5156" y="12700"/>
                                  <a:pt x="8001" y="12192"/>
                                </a:cubicBezTo>
                                <a:cubicBezTo>
                                  <a:pt x="10846" y="11811"/>
                                  <a:pt x="13005" y="11176"/>
                                  <a:pt x="14465" y="10413"/>
                                </a:cubicBezTo>
                                <a:cubicBezTo>
                                  <a:pt x="16281" y="9398"/>
                                  <a:pt x="17716" y="8001"/>
                                  <a:pt x="18771" y="6477"/>
                                </a:cubicBezTo>
                                <a:cubicBezTo>
                                  <a:pt x="19812" y="4826"/>
                                  <a:pt x="20422" y="2667"/>
                                  <a:pt x="20574"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848080861" name="Rectangle 1848080861"/>
                        <wps:cNvSpPr/>
                        <wps:spPr>
                          <a:xfrm>
                            <a:off x="170942" y="184965"/>
                            <a:ext cx="59219" cy="163963"/>
                          </a:xfrm>
                          <a:prstGeom prst="rect">
                            <a:avLst/>
                          </a:prstGeom>
                          <a:ln>
                            <a:noFill/>
                          </a:ln>
                        </wps:spPr>
                        <wps:txbx>
                          <w:txbxContent>
                            <w:p w14:paraId="658EA38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644477083" name="Rectangle 644477083"/>
                        <wps:cNvSpPr/>
                        <wps:spPr>
                          <a:xfrm>
                            <a:off x="338582" y="184965"/>
                            <a:ext cx="214423" cy="163963"/>
                          </a:xfrm>
                          <a:prstGeom prst="rect">
                            <a:avLst/>
                          </a:prstGeom>
                          <a:ln>
                            <a:noFill/>
                          </a:ln>
                        </wps:spPr>
                        <wps:txbx>
                          <w:txbxContent>
                            <w:p w14:paraId="00A0BDED"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776326473" name="Rectangle 776326473"/>
                        <wps:cNvSpPr/>
                        <wps:spPr>
                          <a:xfrm>
                            <a:off x="500126" y="184965"/>
                            <a:ext cx="59219" cy="163963"/>
                          </a:xfrm>
                          <a:prstGeom prst="rect">
                            <a:avLst/>
                          </a:prstGeom>
                          <a:ln>
                            <a:noFill/>
                          </a:ln>
                        </wps:spPr>
                        <wps:txbx>
                          <w:txbxContent>
                            <w:p w14:paraId="4F018AE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777349498" name="Rectangle 1777349498"/>
                        <wps:cNvSpPr/>
                        <wps:spPr>
                          <a:xfrm>
                            <a:off x="646430" y="184965"/>
                            <a:ext cx="214423" cy="163963"/>
                          </a:xfrm>
                          <a:prstGeom prst="rect">
                            <a:avLst/>
                          </a:prstGeom>
                          <a:ln>
                            <a:noFill/>
                          </a:ln>
                        </wps:spPr>
                        <wps:txbx>
                          <w:txbxContent>
                            <w:p w14:paraId="458D76AD" w14:textId="77777777" w:rsidR="00000000" w:rsidRDefault="00000000" w:rsidP="001E2795">
                              <w:pPr>
                                <w:spacing w:after="160" w:line="259" w:lineRule="auto"/>
                                <w:ind w:left="0" w:right="0"/>
                                <w:jc w:val="left"/>
                              </w:pPr>
                              <w:r>
                                <w:t>24</w:t>
                              </w:r>
                            </w:p>
                          </w:txbxContent>
                        </wps:txbx>
                        <wps:bodyPr horzOverflow="overflow" vert="horz" lIns="0" tIns="0" rIns="0" bIns="0" rtlCol="0">
                          <a:noAutofit/>
                        </wps:bodyPr>
                      </wps:wsp>
                      <wps:wsp>
                        <wps:cNvPr id="1240489869" name="Rectangle 1240489869"/>
                        <wps:cNvSpPr/>
                        <wps:spPr>
                          <a:xfrm>
                            <a:off x="807974" y="184965"/>
                            <a:ext cx="59219" cy="163963"/>
                          </a:xfrm>
                          <a:prstGeom prst="rect">
                            <a:avLst/>
                          </a:prstGeom>
                          <a:ln>
                            <a:noFill/>
                          </a:ln>
                        </wps:spPr>
                        <wps:txbx>
                          <w:txbxContent>
                            <w:p w14:paraId="4F410C1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13063503" name="Rectangle 313063503"/>
                        <wps:cNvSpPr/>
                        <wps:spPr>
                          <a:xfrm>
                            <a:off x="945515" y="184965"/>
                            <a:ext cx="214423" cy="163963"/>
                          </a:xfrm>
                          <a:prstGeom prst="rect">
                            <a:avLst/>
                          </a:prstGeom>
                          <a:ln>
                            <a:noFill/>
                          </a:ln>
                        </wps:spPr>
                        <wps:txbx>
                          <w:txbxContent>
                            <w:p w14:paraId="7A4848E5" w14:textId="77777777" w:rsidR="00000000" w:rsidRDefault="00000000" w:rsidP="001E2795">
                              <w:pPr>
                                <w:spacing w:after="160" w:line="259" w:lineRule="auto"/>
                                <w:ind w:left="0" w:right="0"/>
                                <w:jc w:val="left"/>
                              </w:pPr>
                              <w:r>
                                <w:t>26</w:t>
                              </w:r>
                            </w:p>
                          </w:txbxContent>
                        </wps:txbx>
                        <wps:bodyPr horzOverflow="overflow" vert="horz" lIns="0" tIns="0" rIns="0" bIns="0" rtlCol="0">
                          <a:noAutofit/>
                        </wps:bodyPr>
                      </wps:wsp>
                      <wps:wsp>
                        <wps:cNvPr id="1061887334" name="Rectangle 1061887334"/>
                        <wps:cNvSpPr/>
                        <wps:spPr>
                          <a:xfrm>
                            <a:off x="1107059" y="184965"/>
                            <a:ext cx="59219" cy="163963"/>
                          </a:xfrm>
                          <a:prstGeom prst="rect">
                            <a:avLst/>
                          </a:prstGeom>
                          <a:ln>
                            <a:noFill/>
                          </a:ln>
                        </wps:spPr>
                        <wps:txbx>
                          <w:txbxContent>
                            <w:p w14:paraId="1A829AB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95528025" name="Rectangle 995528025"/>
                        <wps:cNvSpPr/>
                        <wps:spPr>
                          <a:xfrm>
                            <a:off x="6401" y="330526"/>
                            <a:ext cx="42059" cy="186235"/>
                          </a:xfrm>
                          <a:prstGeom prst="rect">
                            <a:avLst/>
                          </a:prstGeom>
                          <a:ln>
                            <a:noFill/>
                          </a:ln>
                        </wps:spPr>
                        <wps:txbx>
                          <w:txbxContent>
                            <w:p w14:paraId="782CA39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9922144" name="Rectangle 189922144"/>
                        <wps:cNvSpPr/>
                        <wps:spPr>
                          <a:xfrm>
                            <a:off x="376682" y="360225"/>
                            <a:ext cx="166645" cy="163964"/>
                          </a:xfrm>
                          <a:prstGeom prst="rect">
                            <a:avLst/>
                          </a:prstGeom>
                          <a:ln>
                            <a:noFill/>
                          </a:ln>
                        </wps:spPr>
                        <wps:txbx>
                          <w:txbxContent>
                            <w:p w14:paraId="1750265D" w14:textId="77777777" w:rsidR="00000000" w:rsidRDefault="00000000" w:rsidP="001E2795">
                              <w:pPr>
                                <w:spacing w:after="160" w:line="259" w:lineRule="auto"/>
                                <w:ind w:left="0" w:right="0"/>
                                <w:jc w:val="left"/>
                              </w:pPr>
                              <w:r>
                                <w:rPr>
                                  <w:rFonts w:ascii="Verdana" w:eastAsia="Verdana" w:hAnsi="Verdana" w:cs="Verdana"/>
                                  <w:i/>
                                </w:rPr>
                                <w:t xml:space="preserve">h </w:t>
                              </w:r>
                            </w:p>
                          </w:txbxContent>
                        </wps:txbx>
                        <wps:bodyPr horzOverflow="overflow" vert="horz" lIns="0" tIns="0" rIns="0" bIns="0" rtlCol="0">
                          <a:noAutofit/>
                        </wps:bodyPr>
                      </wps:wsp>
                      <wps:wsp>
                        <wps:cNvPr id="696680618" name="Rectangle 696680618"/>
                        <wps:cNvSpPr/>
                        <wps:spPr>
                          <a:xfrm>
                            <a:off x="324866" y="512625"/>
                            <a:ext cx="244109" cy="163963"/>
                          </a:xfrm>
                          <a:prstGeom prst="rect">
                            <a:avLst/>
                          </a:prstGeom>
                          <a:ln>
                            <a:noFill/>
                          </a:ln>
                        </wps:spPr>
                        <wps:txbx>
                          <w:txbxContent>
                            <w:p w14:paraId="3F41E2DC"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227985980" name="Rectangle 1227985980"/>
                        <wps:cNvSpPr/>
                        <wps:spPr>
                          <a:xfrm>
                            <a:off x="507746" y="512625"/>
                            <a:ext cx="59219" cy="163963"/>
                          </a:xfrm>
                          <a:prstGeom prst="rect">
                            <a:avLst/>
                          </a:prstGeom>
                          <a:ln>
                            <a:noFill/>
                          </a:ln>
                        </wps:spPr>
                        <wps:txbx>
                          <w:txbxContent>
                            <w:p w14:paraId="36241599"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870254136" name="Rectangle 1870254136"/>
                        <wps:cNvSpPr/>
                        <wps:spPr>
                          <a:xfrm>
                            <a:off x="579374" y="330526"/>
                            <a:ext cx="42059" cy="186235"/>
                          </a:xfrm>
                          <a:prstGeom prst="rect">
                            <a:avLst/>
                          </a:prstGeom>
                          <a:ln>
                            <a:noFill/>
                          </a:ln>
                        </wps:spPr>
                        <wps:txbx>
                          <w:txbxContent>
                            <w:p w14:paraId="144B6DA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65458566" name="Rectangle 765458566"/>
                        <wps:cNvSpPr/>
                        <wps:spPr>
                          <a:xfrm>
                            <a:off x="878078" y="330526"/>
                            <a:ext cx="42059" cy="186235"/>
                          </a:xfrm>
                          <a:prstGeom prst="rect">
                            <a:avLst/>
                          </a:prstGeom>
                          <a:ln>
                            <a:noFill/>
                          </a:ln>
                        </wps:spPr>
                        <wps:txbx>
                          <w:txbxContent>
                            <w:p w14:paraId="6EEFAC1F"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418" name="Picture 2418"/>
                          <pic:cNvPicPr/>
                        </pic:nvPicPr>
                        <pic:blipFill>
                          <a:blip r:embed="rId57"/>
                          <a:stretch>
                            <a:fillRect/>
                          </a:stretch>
                        </pic:blipFill>
                        <pic:spPr>
                          <a:xfrm>
                            <a:off x="1499616" y="0"/>
                            <a:ext cx="1237488" cy="643128"/>
                          </a:xfrm>
                          <a:prstGeom prst="rect">
                            <a:avLst/>
                          </a:prstGeom>
                        </pic:spPr>
                      </pic:pic>
                      <wps:wsp>
                        <wps:cNvPr id="1758270244" name="Freeform: Shape 1758270244"/>
                        <wps:cNvSpPr/>
                        <wps:spPr>
                          <a:xfrm>
                            <a:off x="1629918" y="28449"/>
                            <a:ext cx="74930" cy="93852"/>
                          </a:xfrm>
                          <a:custGeom>
                            <a:avLst/>
                            <a:gdLst/>
                            <a:ahLst/>
                            <a:cxnLst/>
                            <a:rect l="0" t="0" r="0" b="0"/>
                            <a:pathLst>
                              <a:path w="74930" h="93852">
                                <a:moveTo>
                                  <a:pt x="21971" y="0"/>
                                </a:moveTo>
                                <a:lnTo>
                                  <a:pt x="74930" y="0"/>
                                </a:lnTo>
                                <a:lnTo>
                                  <a:pt x="72517" y="10414"/>
                                </a:lnTo>
                                <a:lnTo>
                                  <a:pt x="31115" y="10414"/>
                                </a:lnTo>
                                <a:lnTo>
                                  <a:pt x="25527" y="35687"/>
                                </a:lnTo>
                                <a:cubicBezTo>
                                  <a:pt x="27178" y="35433"/>
                                  <a:pt x="28702" y="35306"/>
                                  <a:pt x="30226" y="35178"/>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8"/>
                                  <a:pt x="60452" y="71374"/>
                                </a:cubicBezTo>
                                <a:cubicBezTo>
                                  <a:pt x="58674" y="75819"/>
                                  <a:pt x="56134" y="79628"/>
                                  <a:pt x="52705" y="82931"/>
                                </a:cubicBezTo>
                                <a:cubicBezTo>
                                  <a:pt x="49276" y="86360"/>
                                  <a:pt x="45212" y="89027"/>
                                  <a:pt x="40513" y="90932"/>
                                </a:cubicBezTo>
                                <a:cubicBezTo>
                                  <a:pt x="35941" y="92964"/>
                                  <a:pt x="30480" y="93852"/>
                                  <a:pt x="24257" y="93852"/>
                                </a:cubicBezTo>
                                <a:cubicBezTo>
                                  <a:pt x="19431" y="93852"/>
                                  <a:pt x="14859" y="93218"/>
                                  <a:pt x="10668" y="91948"/>
                                </a:cubicBezTo>
                                <a:cubicBezTo>
                                  <a:pt x="6350" y="90805"/>
                                  <a:pt x="2794" y="89408"/>
                                  <a:pt x="0" y="87884"/>
                                </a:cubicBezTo>
                                <a:lnTo>
                                  <a:pt x="2413" y="75946"/>
                                </a:lnTo>
                                <a:lnTo>
                                  <a:pt x="3175" y="75946"/>
                                </a:lnTo>
                                <a:cubicBezTo>
                                  <a:pt x="5715" y="77851"/>
                                  <a:pt x="9017" y="79628"/>
                                  <a:pt x="13081" y="81280"/>
                                </a:cubicBezTo>
                                <a:cubicBezTo>
                                  <a:pt x="17272" y="82803"/>
                                  <a:pt x="21590" y="83566"/>
                                  <a:pt x="26035" y="83566"/>
                                </a:cubicBezTo>
                                <a:cubicBezTo>
                                  <a:pt x="33401" y="83566"/>
                                  <a:pt x="39370" y="81407"/>
                                  <a:pt x="43815" y="76962"/>
                                </a:cubicBezTo>
                                <a:cubicBezTo>
                                  <a:pt x="48387" y="72517"/>
                                  <a:pt x="50546" y="66675"/>
                                  <a:pt x="50546" y="59436"/>
                                </a:cubicBezTo>
                                <a:cubicBezTo>
                                  <a:pt x="50546" y="56642"/>
                                  <a:pt x="50038" y="54228"/>
                                  <a:pt x="49022" y="52451"/>
                                </a:cubicBezTo>
                                <a:cubicBezTo>
                                  <a:pt x="48006" y="50546"/>
                                  <a:pt x="46609" y="49022"/>
                                  <a:pt x="44831" y="47878"/>
                                </a:cubicBezTo>
                                <a:cubicBezTo>
                                  <a:pt x="43053" y="46736"/>
                                  <a:pt x="41021" y="45974"/>
                                  <a:pt x="38608" y="45466"/>
                                </a:cubicBezTo>
                                <a:cubicBezTo>
                                  <a:pt x="36195" y="44958"/>
                                  <a:pt x="33528" y="44703"/>
                                  <a:pt x="30861" y="44703"/>
                                </a:cubicBezTo>
                                <a:cubicBezTo>
                                  <a:pt x="27432" y="44703"/>
                                  <a:pt x="23876" y="44958"/>
                                  <a:pt x="20447" y="45466"/>
                                </a:cubicBezTo>
                                <a:cubicBezTo>
                                  <a:pt x="16891" y="45974"/>
                                  <a:pt x="13970" y="46609"/>
                                  <a:pt x="11557" y="46990"/>
                                </a:cubicBezTo>
                                <a:lnTo>
                                  <a:pt x="21971"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473148386" name="Rectangle 1473148386"/>
                        <wps:cNvSpPr/>
                        <wps:spPr>
                          <a:xfrm>
                            <a:off x="1702943" y="24944"/>
                            <a:ext cx="59219" cy="163964"/>
                          </a:xfrm>
                          <a:prstGeom prst="rect">
                            <a:avLst/>
                          </a:prstGeom>
                          <a:ln>
                            <a:noFill/>
                          </a:ln>
                        </wps:spPr>
                        <wps:txbx>
                          <w:txbxContent>
                            <w:p w14:paraId="6D7AB7A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47392892" name="Freeform: Shape 247392892"/>
                        <wps:cNvSpPr/>
                        <wps:spPr>
                          <a:xfrm>
                            <a:off x="1946529" y="32083"/>
                            <a:ext cx="30988" cy="90218"/>
                          </a:xfrm>
                          <a:custGeom>
                            <a:avLst/>
                            <a:gdLst/>
                            <a:ahLst/>
                            <a:cxnLst/>
                            <a:rect l="0" t="0" r="0" b="0"/>
                            <a:pathLst>
                              <a:path w="30988" h="90218">
                                <a:moveTo>
                                  <a:pt x="30988" y="0"/>
                                </a:moveTo>
                                <a:lnTo>
                                  <a:pt x="30988" y="12297"/>
                                </a:lnTo>
                                <a:lnTo>
                                  <a:pt x="27813" y="13510"/>
                                </a:lnTo>
                                <a:cubicBezTo>
                                  <a:pt x="21209" y="19225"/>
                                  <a:pt x="16764" y="26591"/>
                                  <a:pt x="14478" y="35862"/>
                                </a:cubicBezTo>
                                <a:cubicBezTo>
                                  <a:pt x="17907" y="33830"/>
                                  <a:pt x="21590" y="32179"/>
                                  <a:pt x="25527" y="31036"/>
                                </a:cubicBezTo>
                                <a:lnTo>
                                  <a:pt x="30988" y="30264"/>
                                </a:lnTo>
                                <a:lnTo>
                                  <a:pt x="30988" y="39322"/>
                                </a:lnTo>
                                <a:lnTo>
                                  <a:pt x="23241" y="40561"/>
                                </a:lnTo>
                                <a:cubicBezTo>
                                  <a:pt x="19812" y="41450"/>
                                  <a:pt x="16383" y="42847"/>
                                  <a:pt x="13081" y="44625"/>
                                </a:cubicBezTo>
                                <a:cubicBezTo>
                                  <a:pt x="12700" y="46403"/>
                                  <a:pt x="12446" y="48689"/>
                                  <a:pt x="12192" y="51357"/>
                                </a:cubicBezTo>
                                <a:cubicBezTo>
                                  <a:pt x="11811" y="54150"/>
                                  <a:pt x="11684" y="56817"/>
                                  <a:pt x="11684" y="59358"/>
                                </a:cubicBezTo>
                                <a:cubicBezTo>
                                  <a:pt x="11684" y="63421"/>
                                  <a:pt x="12192" y="66723"/>
                                  <a:pt x="13208" y="69390"/>
                                </a:cubicBezTo>
                                <a:cubicBezTo>
                                  <a:pt x="14224" y="72184"/>
                                  <a:pt x="15494" y="74343"/>
                                  <a:pt x="16891" y="75867"/>
                                </a:cubicBezTo>
                                <a:cubicBezTo>
                                  <a:pt x="18542" y="77518"/>
                                  <a:pt x="20320" y="78788"/>
                                  <a:pt x="22352" y="79423"/>
                                </a:cubicBezTo>
                                <a:cubicBezTo>
                                  <a:pt x="24384" y="80185"/>
                                  <a:pt x="26543" y="80566"/>
                                  <a:pt x="28702" y="80566"/>
                                </a:cubicBezTo>
                                <a:lnTo>
                                  <a:pt x="30988" y="79544"/>
                                </a:lnTo>
                                <a:lnTo>
                                  <a:pt x="30988" y="89515"/>
                                </a:lnTo>
                                <a:lnTo>
                                  <a:pt x="27305" y="90218"/>
                                </a:lnTo>
                                <a:cubicBezTo>
                                  <a:pt x="18669" y="90218"/>
                                  <a:pt x="11938" y="87424"/>
                                  <a:pt x="7112" y="81836"/>
                                </a:cubicBezTo>
                                <a:cubicBezTo>
                                  <a:pt x="2286" y="76248"/>
                                  <a:pt x="0" y="68628"/>
                                  <a:pt x="0" y="58976"/>
                                </a:cubicBezTo>
                                <a:cubicBezTo>
                                  <a:pt x="0" y="50086"/>
                                  <a:pt x="1143" y="41832"/>
                                  <a:pt x="3556" y="34084"/>
                                </a:cubicBezTo>
                                <a:cubicBezTo>
                                  <a:pt x="5969" y="26464"/>
                                  <a:pt x="9525" y="19607"/>
                                  <a:pt x="14224" y="13637"/>
                                </a:cubicBezTo>
                                <a:lnTo>
                                  <a:pt x="30988"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511529648" name="Freeform: Shape 1511529648"/>
                        <wps:cNvSpPr/>
                        <wps:spPr>
                          <a:xfrm>
                            <a:off x="1977517" y="61468"/>
                            <a:ext cx="31750" cy="60130"/>
                          </a:xfrm>
                          <a:custGeom>
                            <a:avLst/>
                            <a:gdLst/>
                            <a:ahLst/>
                            <a:cxnLst/>
                            <a:rect l="0" t="0" r="0" b="0"/>
                            <a:pathLst>
                              <a:path w="31750" h="60130">
                                <a:moveTo>
                                  <a:pt x="6223" y="0"/>
                                </a:moveTo>
                                <a:cubicBezTo>
                                  <a:pt x="9906" y="0"/>
                                  <a:pt x="13208" y="381"/>
                                  <a:pt x="16129" y="1398"/>
                                </a:cubicBezTo>
                                <a:cubicBezTo>
                                  <a:pt x="19177" y="2286"/>
                                  <a:pt x="21844" y="3810"/>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2"/>
                                  <a:pt x="14510" y="56388"/>
                                  <a:pt x="10287" y="58166"/>
                                </a:cubicBezTo>
                                <a:lnTo>
                                  <a:pt x="0" y="60130"/>
                                </a:lnTo>
                                <a:lnTo>
                                  <a:pt x="0" y="50159"/>
                                </a:lnTo>
                                <a:lnTo>
                                  <a:pt x="13335" y="44197"/>
                                </a:lnTo>
                                <a:cubicBezTo>
                                  <a:pt x="17272" y="39498"/>
                                  <a:pt x="19304" y="33274"/>
                                  <a:pt x="19304" y="25654"/>
                                </a:cubicBezTo>
                                <a:cubicBezTo>
                                  <a:pt x="19304" y="20448"/>
                                  <a:pt x="17780" y="16510"/>
                                  <a:pt x="14859" y="13843"/>
                                </a:cubicBezTo>
                                <a:cubicBezTo>
                                  <a:pt x="11938" y="11049"/>
                                  <a:pt x="7620" y="9652"/>
                                  <a:pt x="1778" y="9652"/>
                                </a:cubicBezTo>
                                <a:lnTo>
                                  <a:pt x="0" y="9937"/>
                                </a:lnTo>
                                <a:lnTo>
                                  <a:pt x="0" y="879"/>
                                </a:lnTo>
                                <a:lnTo>
                                  <a:pt x="622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759799938" name="Freeform: Shape 759799938"/>
                        <wps:cNvSpPr/>
                        <wps:spPr>
                          <a:xfrm>
                            <a:off x="1977517" y="26670"/>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7"/>
                                </a:lnTo>
                                <a:lnTo>
                                  <a:pt x="30861" y="12447"/>
                                </a:lnTo>
                                <a:cubicBezTo>
                                  <a:pt x="29972" y="11938"/>
                                  <a:pt x="28448" y="11557"/>
                                  <a:pt x="26289" y="11049"/>
                                </a:cubicBezTo>
                                <a:cubicBezTo>
                                  <a:pt x="24130" y="10541"/>
                                  <a:pt x="21844" y="10287"/>
                                  <a:pt x="19431" y="10287"/>
                                </a:cubicBezTo>
                                <a:lnTo>
                                  <a:pt x="0" y="17710"/>
                                </a:lnTo>
                                <a:lnTo>
                                  <a:pt x="0" y="5413"/>
                                </a:lnTo>
                                <a:lnTo>
                                  <a:pt x="254" y="5207"/>
                                </a:lnTo>
                                <a:cubicBezTo>
                                  <a:pt x="7112" y="1778"/>
                                  <a:pt x="14732" y="0"/>
                                  <a:pt x="23241"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642999162" name="Rectangle 642999162"/>
                        <wps:cNvSpPr/>
                        <wps:spPr>
                          <a:xfrm>
                            <a:off x="2016887" y="24944"/>
                            <a:ext cx="59219" cy="163964"/>
                          </a:xfrm>
                          <a:prstGeom prst="rect">
                            <a:avLst/>
                          </a:prstGeom>
                          <a:ln>
                            <a:noFill/>
                          </a:ln>
                        </wps:spPr>
                        <wps:txbx>
                          <w:txbxContent>
                            <w:p w14:paraId="14B885F1"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016180233" name="Freeform: Shape 2016180233"/>
                        <wps:cNvSpPr/>
                        <wps:spPr>
                          <a:xfrm>
                            <a:off x="2243074" y="28449"/>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02090141" name="Rectangle 202090141"/>
                        <wps:cNvSpPr/>
                        <wps:spPr>
                          <a:xfrm>
                            <a:off x="2312797" y="24944"/>
                            <a:ext cx="59219" cy="163964"/>
                          </a:xfrm>
                          <a:prstGeom prst="rect">
                            <a:avLst/>
                          </a:prstGeom>
                          <a:ln>
                            <a:noFill/>
                          </a:ln>
                        </wps:spPr>
                        <wps:txbx>
                          <w:txbxContent>
                            <w:p w14:paraId="78BB2BDA"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378675057" name="Freeform: Shape 378675057"/>
                        <wps:cNvSpPr/>
                        <wps:spPr>
                          <a:xfrm>
                            <a:off x="2536698" y="30549"/>
                            <a:ext cx="31940" cy="92007"/>
                          </a:xfrm>
                          <a:custGeom>
                            <a:avLst/>
                            <a:gdLst/>
                            <a:ahLst/>
                            <a:cxnLst/>
                            <a:rect l="0" t="0" r="0" b="0"/>
                            <a:pathLst>
                              <a:path w="31940" h="92007">
                                <a:moveTo>
                                  <a:pt x="31940" y="0"/>
                                </a:moveTo>
                                <a:lnTo>
                                  <a:pt x="31940" y="7944"/>
                                </a:lnTo>
                                <a:lnTo>
                                  <a:pt x="28575" y="9076"/>
                                </a:lnTo>
                                <a:cubicBezTo>
                                  <a:pt x="24638" y="12251"/>
                                  <a:pt x="22733" y="16061"/>
                                  <a:pt x="22733" y="20760"/>
                                </a:cubicBezTo>
                                <a:cubicBezTo>
                                  <a:pt x="22733" y="23173"/>
                                  <a:pt x="23368" y="25332"/>
                                  <a:pt x="24638" y="27237"/>
                                </a:cubicBezTo>
                                <a:cubicBezTo>
                                  <a:pt x="26035" y="29269"/>
                                  <a:pt x="27940" y="30920"/>
                                  <a:pt x="30480" y="32317"/>
                                </a:cubicBezTo>
                                <a:lnTo>
                                  <a:pt x="31940" y="33048"/>
                                </a:lnTo>
                                <a:lnTo>
                                  <a:pt x="31940" y="44916"/>
                                </a:lnTo>
                                <a:lnTo>
                                  <a:pt x="28067" y="43366"/>
                                </a:lnTo>
                                <a:cubicBezTo>
                                  <a:pt x="23114" y="45906"/>
                                  <a:pt x="19177" y="49335"/>
                                  <a:pt x="16510" y="53526"/>
                                </a:cubicBezTo>
                                <a:cubicBezTo>
                                  <a:pt x="13843" y="57717"/>
                                  <a:pt x="12446" y="62162"/>
                                  <a:pt x="12446" y="66988"/>
                                </a:cubicBezTo>
                                <a:cubicBezTo>
                                  <a:pt x="12446" y="71560"/>
                                  <a:pt x="13970" y="75370"/>
                                  <a:pt x="16891" y="78545"/>
                                </a:cubicBezTo>
                                <a:cubicBezTo>
                                  <a:pt x="19939" y="81593"/>
                                  <a:pt x="23876" y="83117"/>
                                  <a:pt x="28829" y="83117"/>
                                </a:cubicBezTo>
                                <a:lnTo>
                                  <a:pt x="31940" y="82548"/>
                                </a:lnTo>
                                <a:lnTo>
                                  <a:pt x="31940" y="91220"/>
                                </a:lnTo>
                                <a:lnTo>
                                  <a:pt x="27686" y="92007"/>
                                </a:lnTo>
                                <a:cubicBezTo>
                                  <a:pt x="19177" y="92007"/>
                                  <a:pt x="12446" y="89848"/>
                                  <a:pt x="7493" y="85530"/>
                                </a:cubicBezTo>
                                <a:cubicBezTo>
                                  <a:pt x="2540" y="81339"/>
                                  <a:pt x="0" y="75878"/>
                                  <a:pt x="0" y="69147"/>
                                </a:cubicBezTo>
                                <a:cubicBezTo>
                                  <a:pt x="0" y="62924"/>
                                  <a:pt x="1905" y="57336"/>
                                  <a:pt x="5461" y="52383"/>
                                </a:cubicBezTo>
                                <a:cubicBezTo>
                                  <a:pt x="9017" y="47430"/>
                                  <a:pt x="14351" y="43493"/>
                                  <a:pt x="21209" y="40445"/>
                                </a:cubicBezTo>
                                <a:lnTo>
                                  <a:pt x="21209" y="40191"/>
                                </a:lnTo>
                                <a:cubicBezTo>
                                  <a:pt x="17653" y="37905"/>
                                  <a:pt x="14986" y="35492"/>
                                  <a:pt x="13208" y="32698"/>
                                </a:cubicBezTo>
                                <a:cubicBezTo>
                                  <a:pt x="11430" y="29904"/>
                                  <a:pt x="10541" y="26729"/>
                                  <a:pt x="10541" y="23173"/>
                                </a:cubicBezTo>
                                <a:cubicBezTo>
                                  <a:pt x="10541" y="15807"/>
                                  <a:pt x="13843" y="9330"/>
                                  <a:pt x="20320" y="3996"/>
                                </a:cubicBezTo>
                                <a:lnTo>
                                  <a:pt x="31940"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885913354" name="Freeform: Shape 885913354"/>
                        <wps:cNvSpPr/>
                        <wps:spPr>
                          <a:xfrm>
                            <a:off x="2568638" y="26290"/>
                            <a:ext cx="37656" cy="95479"/>
                          </a:xfrm>
                          <a:custGeom>
                            <a:avLst/>
                            <a:gdLst/>
                            <a:ahLst/>
                            <a:cxnLst/>
                            <a:rect l="0" t="0" r="0" b="0"/>
                            <a:pathLst>
                              <a:path w="37656" h="95479">
                                <a:moveTo>
                                  <a:pt x="12383" y="0"/>
                                </a:moveTo>
                                <a:cubicBezTo>
                                  <a:pt x="20257" y="0"/>
                                  <a:pt x="26353" y="1905"/>
                                  <a:pt x="30924" y="5587"/>
                                </a:cubicBezTo>
                                <a:cubicBezTo>
                                  <a:pt x="35370" y="9271"/>
                                  <a:pt x="37656" y="13970"/>
                                  <a:pt x="37656" y="19685"/>
                                </a:cubicBezTo>
                                <a:cubicBezTo>
                                  <a:pt x="37656" y="24637"/>
                                  <a:pt x="36005" y="29463"/>
                                  <a:pt x="32830" y="34289"/>
                                </a:cubicBezTo>
                                <a:cubicBezTo>
                                  <a:pt x="29528" y="38988"/>
                                  <a:pt x="24829" y="42672"/>
                                  <a:pt x="18606" y="45338"/>
                                </a:cubicBezTo>
                                <a:lnTo>
                                  <a:pt x="18606" y="45720"/>
                                </a:lnTo>
                                <a:cubicBezTo>
                                  <a:pt x="23051" y="47878"/>
                                  <a:pt x="26353" y="50419"/>
                                  <a:pt x="28639" y="53467"/>
                                </a:cubicBezTo>
                                <a:cubicBezTo>
                                  <a:pt x="30924" y="56514"/>
                                  <a:pt x="32068" y="60325"/>
                                  <a:pt x="32068" y="64897"/>
                                </a:cubicBezTo>
                                <a:cubicBezTo>
                                  <a:pt x="32068" y="68580"/>
                                  <a:pt x="31179" y="72262"/>
                                  <a:pt x="29401" y="76073"/>
                                </a:cubicBezTo>
                                <a:cubicBezTo>
                                  <a:pt x="27749" y="80010"/>
                                  <a:pt x="25337" y="83311"/>
                                  <a:pt x="22162" y="86233"/>
                                </a:cubicBezTo>
                                <a:cubicBezTo>
                                  <a:pt x="18860" y="89281"/>
                                  <a:pt x="15177" y="91694"/>
                                  <a:pt x="10859" y="93472"/>
                                </a:cubicBezTo>
                                <a:lnTo>
                                  <a:pt x="0" y="95479"/>
                                </a:lnTo>
                                <a:lnTo>
                                  <a:pt x="0" y="86807"/>
                                </a:lnTo>
                                <a:lnTo>
                                  <a:pt x="7303" y="85471"/>
                                </a:lnTo>
                                <a:cubicBezTo>
                                  <a:pt x="10224" y="84201"/>
                                  <a:pt x="12510" y="82550"/>
                                  <a:pt x="14288" y="80518"/>
                                </a:cubicBezTo>
                                <a:cubicBezTo>
                                  <a:pt x="15939" y="78612"/>
                                  <a:pt x="17336" y="76453"/>
                                  <a:pt x="18224" y="73913"/>
                                </a:cubicBezTo>
                                <a:cubicBezTo>
                                  <a:pt x="19114" y="71501"/>
                                  <a:pt x="19495" y="68961"/>
                                  <a:pt x="19495" y="66548"/>
                                </a:cubicBezTo>
                                <a:cubicBezTo>
                                  <a:pt x="19495" y="63753"/>
                                  <a:pt x="18860" y="61213"/>
                                  <a:pt x="17336" y="59182"/>
                                </a:cubicBezTo>
                                <a:cubicBezTo>
                                  <a:pt x="15939" y="57150"/>
                                  <a:pt x="13526" y="55245"/>
                                  <a:pt x="10097" y="53467"/>
                                </a:cubicBezTo>
                                <a:cubicBezTo>
                                  <a:pt x="8446" y="52577"/>
                                  <a:pt x="6541" y="51688"/>
                                  <a:pt x="4382" y="50927"/>
                                </a:cubicBezTo>
                                <a:lnTo>
                                  <a:pt x="0" y="49175"/>
                                </a:lnTo>
                                <a:lnTo>
                                  <a:pt x="0" y="37306"/>
                                </a:lnTo>
                                <a:lnTo>
                                  <a:pt x="4128" y="39370"/>
                                </a:lnTo>
                                <a:cubicBezTo>
                                  <a:pt x="6541" y="40386"/>
                                  <a:pt x="9081" y="41402"/>
                                  <a:pt x="11874" y="42290"/>
                                </a:cubicBezTo>
                                <a:cubicBezTo>
                                  <a:pt x="16701" y="39243"/>
                                  <a:pt x="20257" y="36068"/>
                                  <a:pt x="22416" y="32638"/>
                                </a:cubicBezTo>
                                <a:cubicBezTo>
                                  <a:pt x="24574" y="29336"/>
                                  <a:pt x="25718" y="25527"/>
                                  <a:pt x="25718" y="21336"/>
                                </a:cubicBezTo>
                                <a:cubicBezTo>
                                  <a:pt x="25718" y="17652"/>
                                  <a:pt x="24321" y="14732"/>
                                  <a:pt x="21654" y="12319"/>
                                </a:cubicBezTo>
                                <a:cubicBezTo>
                                  <a:pt x="18860" y="9906"/>
                                  <a:pt x="15177" y="8636"/>
                                  <a:pt x="10605" y="8636"/>
                                </a:cubicBezTo>
                                <a:lnTo>
                                  <a:pt x="0" y="12203"/>
                                </a:lnTo>
                                <a:lnTo>
                                  <a:pt x="0" y="4259"/>
                                </a:lnTo>
                                <a:lnTo>
                                  <a:pt x="1238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80581304" name="Rectangle 180581304"/>
                        <wps:cNvSpPr/>
                        <wps:spPr>
                          <a:xfrm>
                            <a:off x="2609977" y="24944"/>
                            <a:ext cx="59219" cy="163964"/>
                          </a:xfrm>
                          <a:prstGeom prst="rect">
                            <a:avLst/>
                          </a:prstGeom>
                          <a:ln>
                            <a:noFill/>
                          </a:ln>
                        </wps:spPr>
                        <wps:txbx>
                          <w:txbxContent>
                            <w:p w14:paraId="519AD349"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053668283" name="Freeform: Shape 2053668283"/>
                        <wps:cNvSpPr/>
                        <wps:spPr>
                          <a:xfrm>
                            <a:off x="1634109" y="186564"/>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8"/>
                                  <a:pt x="55626" y="32003"/>
                                  <a:pt x="54737" y="35052"/>
                                </a:cubicBezTo>
                                <a:cubicBezTo>
                                  <a:pt x="53975" y="38100"/>
                                  <a:pt x="52705" y="41021"/>
                                  <a:pt x="51054" y="43687"/>
                                </a:cubicBezTo>
                                <a:cubicBezTo>
                                  <a:pt x="49530" y="46228"/>
                                  <a:pt x="47625" y="48768"/>
                                  <a:pt x="45593" y="51181"/>
                                </a:cubicBezTo>
                                <a:cubicBezTo>
                                  <a:pt x="43561" y="53721"/>
                                  <a:pt x="41021" y="56387"/>
                                  <a:pt x="37973" y="59436"/>
                                </a:cubicBezTo>
                                <a:cubicBezTo>
                                  <a:pt x="33782" y="63753"/>
                                  <a:pt x="29464" y="67945"/>
                                  <a:pt x="24892" y="72009"/>
                                </a:cubicBezTo>
                                <a:cubicBezTo>
                                  <a:pt x="20447" y="76073"/>
                                  <a:pt x="16256" y="79883"/>
                                  <a:pt x="12319" y="83312"/>
                                </a:cubicBezTo>
                                <a:lnTo>
                                  <a:pt x="59817" y="83312"/>
                                </a:lnTo>
                                <a:lnTo>
                                  <a:pt x="59817" y="93853"/>
                                </a:lnTo>
                                <a:lnTo>
                                  <a:pt x="0" y="93853"/>
                                </a:lnTo>
                                <a:lnTo>
                                  <a:pt x="0" y="80899"/>
                                </a:lnTo>
                                <a:cubicBezTo>
                                  <a:pt x="4191" y="77215"/>
                                  <a:pt x="8382" y="73533"/>
                                  <a:pt x="12446" y="69850"/>
                                </a:cubicBezTo>
                                <a:cubicBezTo>
                                  <a:pt x="16637" y="66167"/>
                                  <a:pt x="20574" y="62484"/>
                                  <a:pt x="24130" y="58801"/>
                                </a:cubicBezTo>
                                <a:cubicBezTo>
                                  <a:pt x="31750" y="51053"/>
                                  <a:pt x="36957" y="45085"/>
                                  <a:pt x="39751" y="40512"/>
                                </a:cubicBezTo>
                                <a:cubicBezTo>
                                  <a:pt x="42545" y="36068"/>
                                  <a:pt x="43942" y="31114"/>
                                  <a:pt x="43942" y="25908"/>
                                </a:cubicBezTo>
                                <a:cubicBezTo>
                                  <a:pt x="43942" y="21082"/>
                                  <a:pt x="42418" y="17399"/>
                                  <a:pt x="39370" y="14732"/>
                                </a:cubicBezTo>
                                <a:cubicBezTo>
                                  <a:pt x="36449" y="12064"/>
                                  <a:pt x="32131" y="10668"/>
                                  <a:pt x="26797" y="10668"/>
                                </a:cubicBezTo>
                                <a:cubicBezTo>
                                  <a:pt x="23114" y="10668"/>
                                  <a:pt x="19304" y="11303"/>
                                  <a:pt x="15113" y="12573"/>
                                </a:cubicBezTo>
                                <a:cubicBezTo>
                                  <a:pt x="10922" y="13970"/>
                                  <a:pt x="6858" y="16002"/>
                                  <a:pt x="2794" y="18669"/>
                                </a:cubicBezTo>
                                <a:lnTo>
                                  <a:pt x="2159" y="18669"/>
                                </a:lnTo>
                                <a:lnTo>
                                  <a:pt x="2159" y="5714"/>
                                </a:lnTo>
                                <a:cubicBezTo>
                                  <a:pt x="5080" y="4318"/>
                                  <a:pt x="8763" y="2921"/>
                                  <a:pt x="13462" y="1778"/>
                                </a:cubicBezTo>
                                <a:cubicBezTo>
                                  <a:pt x="18161" y="508"/>
                                  <a:pt x="22733" y="0"/>
                                  <a:pt x="27051"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69732309" name="Rectangle 269732309"/>
                        <wps:cNvSpPr/>
                        <wps:spPr>
                          <a:xfrm>
                            <a:off x="1702943" y="184965"/>
                            <a:ext cx="59219" cy="163963"/>
                          </a:xfrm>
                          <a:prstGeom prst="rect">
                            <a:avLst/>
                          </a:prstGeom>
                          <a:ln>
                            <a:noFill/>
                          </a:ln>
                        </wps:spPr>
                        <wps:txbx>
                          <w:txbxContent>
                            <w:p w14:paraId="48E93E6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24836009" name="Rectangle 724836009"/>
                        <wps:cNvSpPr/>
                        <wps:spPr>
                          <a:xfrm>
                            <a:off x="1896491" y="184965"/>
                            <a:ext cx="214423" cy="163963"/>
                          </a:xfrm>
                          <a:prstGeom prst="rect">
                            <a:avLst/>
                          </a:prstGeom>
                          <a:ln>
                            <a:noFill/>
                          </a:ln>
                        </wps:spPr>
                        <wps:txbx>
                          <w:txbxContent>
                            <w:p w14:paraId="4F36D19B"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2089373530" name="Rectangle 2089373530"/>
                        <wps:cNvSpPr/>
                        <wps:spPr>
                          <a:xfrm>
                            <a:off x="2058035" y="184965"/>
                            <a:ext cx="59219" cy="163963"/>
                          </a:xfrm>
                          <a:prstGeom prst="rect">
                            <a:avLst/>
                          </a:prstGeom>
                          <a:ln>
                            <a:noFill/>
                          </a:ln>
                        </wps:spPr>
                        <wps:txbx>
                          <w:txbxContent>
                            <w:p w14:paraId="6A0A1128"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70409673" name="Rectangle 970409673"/>
                        <wps:cNvSpPr/>
                        <wps:spPr>
                          <a:xfrm>
                            <a:off x="2196719" y="184965"/>
                            <a:ext cx="214423" cy="163963"/>
                          </a:xfrm>
                          <a:prstGeom prst="rect">
                            <a:avLst/>
                          </a:prstGeom>
                          <a:ln>
                            <a:noFill/>
                          </a:ln>
                        </wps:spPr>
                        <wps:txbx>
                          <w:txbxContent>
                            <w:p w14:paraId="21548730" w14:textId="77777777" w:rsidR="00000000" w:rsidRDefault="00000000" w:rsidP="001E2795">
                              <w:pPr>
                                <w:spacing w:after="160" w:line="259" w:lineRule="auto"/>
                                <w:ind w:left="0" w:right="0"/>
                                <w:jc w:val="left"/>
                              </w:pPr>
                              <w:r>
                                <w:t>27</w:t>
                              </w:r>
                            </w:p>
                          </w:txbxContent>
                        </wps:txbx>
                        <wps:bodyPr horzOverflow="overflow" vert="horz" lIns="0" tIns="0" rIns="0" bIns="0" rtlCol="0">
                          <a:noAutofit/>
                        </wps:bodyPr>
                      </wps:wsp>
                      <wps:wsp>
                        <wps:cNvPr id="226446508" name="Rectangle 226446508"/>
                        <wps:cNvSpPr/>
                        <wps:spPr>
                          <a:xfrm>
                            <a:off x="2358517" y="184965"/>
                            <a:ext cx="59219" cy="163963"/>
                          </a:xfrm>
                          <a:prstGeom prst="rect">
                            <a:avLst/>
                          </a:prstGeom>
                          <a:ln>
                            <a:noFill/>
                          </a:ln>
                        </wps:spPr>
                        <wps:txbx>
                          <w:txbxContent>
                            <w:p w14:paraId="3405364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74874739" name="Rectangle 574874739"/>
                        <wps:cNvSpPr/>
                        <wps:spPr>
                          <a:xfrm>
                            <a:off x="2491105" y="184965"/>
                            <a:ext cx="214423" cy="163963"/>
                          </a:xfrm>
                          <a:prstGeom prst="rect">
                            <a:avLst/>
                          </a:prstGeom>
                          <a:ln>
                            <a:noFill/>
                          </a:ln>
                        </wps:spPr>
                        <wps:txbx>
                          <w:txbxContent>
                            <w:p w14:paraId="4708DC71" w14:textId="77777777" w:rsidR="00000000" w:rsidRDefault="00000000" w:rsidP="001E2795">
                              <w:pPr>
                                <w:spacing w:after="160" w:line="259" w:lineRule="auto"/>
                                <w:ind w:left="0" w:right="0"/>
                                <w:jc w:val="left"/>
                              </w:pPr>
                              <w:r>
                                <w:t>28</w:t>
                              </w:r>
                            </w:p>
                          </w:txbxContent>
                        </wps:txbx>
                        <wps:bodyPr horzOverflow="overflow" vert="horz" lIns="0" tIns="0" rIns="0" bIns="0" rtlCol="0">
                          <a:noAutofit/>
                        </wps:bodyPr>
                      </wps:wsp>
                      <wps:wsp>
                        <wps:cNvPr id="744383591" name="Rectangle 744383591"/>
                        <wps:cNvSpPr/>
                        <wps:spPr>
                          <a:xfrm>
                            <a:off x="2652649" y="184965"/>
                            <a:ext cx="59219" cy="163963"/>
                          </a:xfrm>
                          <a:prstGeom prst="rect">
                            <a:avLst/>
                          </a:prstGeom>
                          <a:ln>
                            <a:noFill/>
                          </a:ln>
                        </wps:spPr>
                        <wps:txbx>
                          <w:txbxContent>
                            <w:p w14:paraId="56F16AE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484510271" name="Rectangle 484510271"/>
                        <wps:cNvSpPr/>
                        <wps:spPr>
                          <a:xfrm>
                            <a:off x="1643507" y="360225"/>
                            <a:ext cx="118000" cy="163964"/>
                          </a:xfrm>
                          <a:prstGeom prst="rect">
                            <a:avLst/>
                          </a:prstGeom>
                          <a:ln>
                            <a:noFill/>
                          </a:ln>
                        </wps:spPr>
                        <wps:txbx>
                          <w:txbxContent>
                            <w:p w14:paraId="1C2835EB" w14:textId="77777777" w:rsidR="00000000" w:rsidRDefault="00000000" w:rsidP="001E2795">
                              <w:pPr>
                                <w:spacing w:after="160" w:line="259" w:lineRule="auto"/>
                                <w:ind w:left="0" w:right="0"/>
                                <w:jc w:val="left"/>
                              </w:pPr>
                              <w:r>
                                <w:rPr>
                                  <w:rFonts w:ascii="Verdana" w:eastAsia="Verdana" w:hAnsi="Verdana" w:cs="Verdana"/>
                                  <w:i/>
                                </w:rPr>
                                <w:t xml:space="preserve">j </w:t>
                              </w:r>
                            </w:p>
                          </w:txbxContent>
                        </wps:txbx>
                        <wps:bodyPr horzOverflow="overflow" vert="horz" lIns="0" tIns="0" rIns="0" bIns="0" rtlCol="0">
                          <a:noAutofit/>
                        </wps:bodyPr>
                      </wps:wsp>
                      <wps:wsp>
                        <wps:cNvPr id="1662102024" name="Rectangle 1662102024"/>
                        <wps:cNvSpPr/>
                        <wps:spPr>
                          <a:xfrm>
                            <a:off x="1573403" y="512625"/>
                            <a:ext cx="244109" cy="163963"/>
                          </a:xfrm>
                          <a:prstGeom prst="rect">
                            <a:avLst/>
                          </a:prstGeom>
                          <a:ln>
                            <a:noFill/>
                          </a:ln>
                        </wps:spPr>
                        <wps:txbx>
                          <w:txbxContent>
                            <w:p w14:paraId="6FC18175"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918033116" name="Rectangle 918033116"/>
                        <wps:cNvSpPr/>
                        <wps:spPr>
                          <a:xfrm>
                            <a:off x="1756283" y="512625"/>
                            <a:ext cx="59219" cy="163963"/>
                          </a:xfrm>
                          <a:prstGeom prst="rect">
                            <a:avLst/>
                          </a:prstGeom>
                          <a:ln>
                            <a:noFill/>
                          </a:ln>
                        </wps:spPr>
                        <wps:txbx>
                          <w:txbxContent>
                            <w:p w14:paraId="53CC2E44"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437936304" name="Rectangle 437936304"/>
                        <wps:cNvSpPr/>
                        <wps:spPr>
                          <a:xfrm>
                            <a:off x="1826387" y="330526"/>
                            <a:ext cx="42059" cy="186235"/>
                          </a:xfrm>
                          <a:prstGeom prst="rect">
                            <a:avLst/>
                          </a:prstGeom>
                          <a:ln>
                            <a:noFill/>
                          </a:ln>
                        </wps:spPr>
                        <wps:txbx>
                          <w:txbxContent>
                            <w:p w14:paraId="3B984B4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74618224" name="Rectangle 1474618224"/>
                        <wps:cNvSpPr/>
                        <wps:spPr>
                          <a:xfrm>
                            <a:off x="2125091" y="330526"/>
                            <a:ext cx="42058" cy="186235"/>
                          </a:xfrm>
                          <a:prstGeom prst="rect">
                            <a:avLst/>
                          </a:prstGeom>
                          <a:ln>
                            <a:noFill/>
                          </a:ln>
                        </wps:spPr>
                        <wps:txbx>
                          <w:txbxContent>
                            <w:p w14:paraId="10A2C07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46465286" name="Rectangle 1246465286"/>
                        <wps:cNvSpPr/>
                        <wps:spPr>
                          <a:xfrm>
                            <a:off x="2422525" y="330526"/>
                            <a:ext cx="42058" cy="186235"/>
                          </a:xfrm>
                          <a:prstGeom prst="rect">
                            <a:avLst/>
                          </a:prstGeom>
                          <a:ln>
                            <a:noFill/>
                          </a:ln>
                        </wps:spPr>
                        <wps:txbx>
                          <w:txbxContent>
                            <w:p w14:paraId="204FA63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445" name="Picture 2445"/>
                          <pic:cNvPicPr/>
                        </pic:nvPicPr>
                        <pic:blipFill>
                          <a:blip r:embed="rId58"/>
                          <a:stretch>
                            <a:fillRect/>
                          </a:stretch>
                        </pic:blipFill>
                        <pic:spPr>
                          <a:xfrm>
                            <a:off x="3048000" y="0"/>
                            <a:ext cx="2311908" cy="643128"/>
                          </a:xfrm>
                          <a:prstGeom prst="rect">
                            <a:avLst/>
                          </a:prstGeom>
                        </pic:spPr>
                      </pic:pic>
                      <wps:wsp>
                        <wps:cNvPr id="1836174173" name="Freeform: Shape 1836174173"/>
                        <wps:cNvSpPr/>
                        <wps:spPr>
                          <a:xfrm>
                            <a:off x="3182112" y="28067"/>
                            <a:ext cx="50165" cy="92329"/>
                          </a:xfrm>
                          <a:custGeom>
                            <a:avLst/>
                            <a:gdLst/>
                            <a:ahLst/>
                            <a:cxnLst/>
                            <a:rect l="0" t="0" r="0" b="0"/>
                            <a:pathLst>
                              <a:path w="50165" h="92329">
                                <a:moveTo>
                                  <a:pt x="40894" y="0"/>
                                </a:moveTo>
                                <a:lnTo>
                                  <a:pt x="50165" y="0"/>
                                </a:lnTo>
                                <a:lnTo>
                                  <a:pt x="31750" y="83312"/>
                                </a:lnTo>
                                <a:lnTo>
                                  <a:pt x="49911" y="83312"/>
                                </a:lnTo>
                                <a:lnTo>
                                  <a:pt x="48006" y="92329"/>
                                </a:lnTo>
                                <a:lnTo>
                                  <a:pt x="0" y="92329"/>
                                </a:lnTo>
                                <a:lnTo>
                                  <a:pt x="2032" y="83312"/>
                                </a:lnTo>
                                <a:lnTo>
                                  <a:pt x="20193" y="83312"/>
                                </a:lnTo>
                                <a:lnTo>
                                  <a:pt x="34036" y="20828"/>
                                </a:lnTo>
                                <a:lnTo>
                                  <a:pt x="15748" y="20828"/>
                                </a:lnTo>
                                <a:lnTo>
                                  <a:pt x="17399" y="12954"/>
                                </a:lnTo>
                                <a:cubicBezTo>
                                  <a:pt x="24257" y="12954"/>
                                  <a:pt x="29591" y="11938"/>
                                  <a:pt x="33274" y="9906"/>
                                </a:cubicBezTo>
                                <a:cubicBezTo>
                                  <a:pt x="37084" y="7875"/>
                                  <a:pt x="39624" y="4573"/>
                                  <a:pt x="40894"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91805142" name="Rectangle 91805142"/>
                        <wps:cNvSpPr/>
                        <wps:spPr>
                          <a:xfrm>
                            <a:off x="3251581" y="24944"/>
                            <a:ext cx="59219" cy="163964"/>
                          </a:xfrm>
                          <a:prstGeom prst="rect">
                            <a:avLst/>
                          </a:prstGeom>
                          <a:ln>
                            <a:noFill/>
                          </a:ln>
                        </wps:spPr>
                        <wps:txbx>
                          <w:txbxContent>
                            <w:p w14:paraId="2C8A5DD1"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406689663" name="Freeform: Shape 406689663"/>
                        <wps:cNvSpPr/>
                        <wps:spPr>
                          <a:xfrm>
                            <a:off x="3495040" y="26543"/>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8"/>
                                  <a:pt x="13081" y="73152"/>
                                  <a:pt x="17018" y="70104"/>
                                </a:cubicBezTo>
                                <a:cubicBezTo>
                                  <a:pt x="20828" y="67183"/>
                                  <a:pt x="25527" y="63374"/>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3"/>
                                  <a:pt x="30607" y="12319"/>
                                </a:cubicBezTo>
                                <a:cubicBezTo>
                                  <a:pt x="26162" y="13716"/>
                                  <a:pt x="21717" y="15622"/>
                                  <a:pt x="17399" y="18288"/>
                                </a:cubicBezTo>
                                <a:lnTo>
                                  <a:pt x="16764" y="18288"/>
                                </a:lnTo>
                                <a:lnTo>
                                  <a:pt x="19177" y="5715"/>
                                </a:lnTo>
                                <a:cubicBezTo>
                                  <a:pt x="22225" y="4191"/>
                                  <a:pt x="26289" y="2922"/>
                                  <a:pt x="31115" y="1778"/>
                                </a:cubicBezTo>
                                <a:cubicBezTo>
                                  <a:pt x="35941" y="508"/>
                                  <a:pt x="40640" y="0"/>
                                  <a:pt x="45085"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096179545" name="Rectangle 1096179545"/>
                        <wps:cNvSpPr/>
                        <wps:spPr>
                          <a:xfrm>
                            <a:off x="3571621" y="24944"/>
                            <a:ext cx="59219" cy="163964"/>
                          </a:xfrm>
                          <a:prstGeom prst="rect">
                            <a:avLst/>
                          </a:prstGeom>
                          <a:ln>
                            <a:noFill/>
                          </a:ln>
                        </wps:spPr>
                        <wps:txbx>
                          <w:txbxContent>
                            <w:p w14:paraId="06D90370"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631404467" name="Freeform: Shape 1631404467"/>
                        <wps:cNvSpPr/>
                        <wps:spPr>
                          <a:xfrm>
                            <a:off x="3795141" y="26543"/>
                            <a:ext cx="70993" cy="95758"/>
                          </a:xfrm>
                          <a:custGeom>
                            <a:avLst/>
                            <a:gdLst/>
                            <a:ahLst/>
                            <a:cxnLst/>
                            <a:rect l="0" t="0" r="0" b="0"/>
                            <a:pathLst>
                              <a:path w="70993" h="95758">
                                <a:moveTo>
                                  <a:pt x="45847" y="0"/>
                                </a:moveTo>
                                <a:cubicBezTo>
                                  <a:pt x="53721" y="0"/>
                                  <a:pt x="59817" y="1524"/>
                                  <a:pt x="64262" y="4826"/>
                                </a:cubicBezTo>
                                <a:cubicBezTo>
                                  <a:pt x="68834" y="8001"/>
                                  <a:pt x="70993" y="12447"/>
                                  <a:pt x="70993" y="18034"/>
                                </a:cubicBezTo>
                                <a:cubicBezTo>
                                  <a:pt x="70993" y="24130"/>
                                  <a:pt x="68834" y="29591"/>
                                  <a:pt x="64516" y="34290"/>
                                </a:cubicBezTo>
                                <a:cubicBezTo>
                                  <a:pt x="60198" y="38989"/>
                                  <a:pt x="54737" y="41910"/>
                                  <a:pt x="48133" y="43180"/>
                                </a:cubicBezTo>
                                <a:lnTo>
                                  <a:pt x="48133" y="43815"/>
                                </a:lnTo>
                                <a:cubicBezTo>
                                  <a:pt x="49657" y="44197"/>
                                  <a:pt x="51435" y="44831"/>
                                  <a:pt x="53340" y="45720"/>
                                </a:cubicBezTo>
                                <a:cubicBezTo>
                                  <a:pt x="55118" y="46609"/>
                                  <a:pt x="56769" y="47625"/>
                                  <a:pt x="58293" y="49023"/>
                                </a:cubicBezTo>
                                <a:cubicBezTo>
                                  <a:pt x="59690" y="50419"/>
                                  <a:pt x="60960" y="52198"/>
                                  <a:pt x="61976" y="54356"/>
                                </a:cubicBezTo>
                                <a:cubicBezTo>
                                  <a:pt x="62992" y="56515"/>
                                  <a:pt x="63500" y="59055"/>
                                  <a:pt x="63500" y="61976"/>
                                </a:cubicBezTo>
                                <a:cubicBezTo>
                                  <a:pt x="63500" y="66422"/>
                                  <a:pt x="62611" y="70739"/>
                                  <a:pt x="60706" y="74930"/>
                                </a:cubicBezTo>
                                <a:cubicBezTo>
                                  <a:pt x="58928" y="79122"/>
                                  <a:pt x="56261" y="82804"/>
                                  <a:pt x="52959" y="85725"/>
                                </a:cubicBezTo>
                                <a:cubicBezTo>
                                  <a:pt x="49530" y="88900"/>
                                  <a:pt x="45593" y="91440"/>
                                  <a:pt x="41021" y="93091"/>
                                </a:cubicBezTo>
                                <a:cubicBezTo>
                                  <a:pt x="36449" y="94869"/>
                                  <a:pt x="31242" y="95758"/>
                                  <a:pt x="25273" y="95758"/>
                                </a:cubicBezTo>
                                <a:cubicBezTo>
                                  <a:pt x="20447" y="95758"/>
                                  <a:pt x="15875" y="95124"/>
                                  <a:pt x="11303" y="93853"/>
                                </a:cubicBezTo>
                                <a:cubicBezTo>
                                  <a:pt x="6858" y="92583"/>
                                  <a:pt x="3048" y="91186"/>
                                  <a:pt x="0" y="89408"/>
                                </a:cubicBezTo>
                                <a:lnTo>
                                  <a:pt x="2794" y="77598"/>
                                </a:lnTo>
                                <a:lnTo>
                                  <a:pt x="3683" y="77598"/>
                                </a:lnTo>
                                <a:cubicBezTo>
                                  <a:pt x="6477" y="79629"/>
                                  <a:pt x="9779" y="81534"/>
                                  <a:pt x="13970" y="83185"/>
                                </a:cubicBezTo>
                                <a:cubicBezTo>
                                  <a:pt x="18034" y="84709"/>
                                  <a:pt x="22352" y="85472"/>
                                  <a:pt x="27051" y="85472"/>
                                </a:cubicBezTo>
                                <a:cubicBezTo>
                                  <a:pt x="34163" y="85472"/>
                                  <a:pt x="39878" y="83312"/>
                                  <a:pt x="44450" y="78867"/>
                                </a:cubicBezTo>
                                <a:cubicBezTo>
                                  <a:pt x="49022" y="74423"/>
                                  <a:pt x="51308" y="68707"/>
                                  <a:pt x="51308" y="61723"/>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4"/>
                                </a:cubicBezTo>
                                <a:cubicBezTo>
                                  <a:pt x="25654" y="14098"/>
                                  <a:pt x="21590" y="16002"/>
                                  <a:pt x="18034" y="18288"/>
                                </a:cubicBezTo>
                                <a:lnTo>
                                  <a:pt x="17399" y="18288"/>
                                </a:lnTo>
                                <a:lnTo>
                                  <a:pt x="19939" y="5715"/>
                                </a:lnTo>
                                <a:cubicBezTo>
                                  <a:pt x="23114" y="4318"/>
                                  <a:pt x="27178" y="3049"/>
                                  <a:pt x="32004" y="1778"/>
                                </a:cubicBezTo>
                                <a:cubicBezTo>
                                  <a:pt x="36830" y="635"/>
                                  <a:pt x="41529" y="0"/>
                                  <a:pt x="45847"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756339354" name="Rectangle 1756339354"/>
                        <wps:cNvSpPr/>
                        <wps:spPr>
                          <a:xfrm>
                            <a:off x="3870706" y="24944"/>
                            <a:ext cx="59219" cy="163964"/>
                          </a:xfrm>
                          <a:prstGeom prst="rect">
                            <a:avLst/>
                          </a:prstGeom>
                          <a:ln>
                            <a:noFill/>
                          </a:ln>
                        </wps:spPr>
                        <wps:txbx>
                          <w:txbxContent>
                            <w:p w14:paraId="27D75A6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09138731" name="Freeform: Shape 1709138731"/>
                        <wps:cNvSpPr/>
                        <wps:spPr>
                          <a:xfrm>
                            <a:off x="4068826" y="52779"/>
                            <a:ext cx="31941" cy="41583"/>
                          </a:xfrm>
                          <a:custGeom>
                            <a:avLst/>
                            <a:gdLst/>
                            <a:ahLst/>
                            <a:cxnLst/>
                            <a:rect l="0" t="0" r="0" b="0"/>
                            <a:pathLst>
                              <a:path w="31941" h="41583">
                                <a:moveTo>
                                  <a:pt x="31941" y="0"/>
                                </a:moveTo>
                                <a:lnTo>
                                  <a:pt x="31941" y="11357"/>
                                </a:lnTo>
                                <a:lnTo>
                                  <a:pt x="10287" y="32185"/>
                                </a:lnTo>
                                <a:lnTo>
                                  <a:pt x="31941" y="32185"/>
                                </a:lnTo>
                                <a:lnTo>
                                  <a:pt x="31941" y="41583"/>
                                </a:lnTo>
                                <a:lnTo>
                                  <a:pt x="0" y="41583"/>
                                </a:lnTo>
                                <a:lnTo>
                                  <a:pt x="3175" y="27486"/>
                                </a:lnTo>
                                <a:lnTo>
                                  <a:pt x="31941"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727441864" name="Freeform: Shape 727441864"/>
                        <wps:cNvSpPr/>
                        <wps:spPr>
                          <a:xfrm>
                            <a:off x="4100767" y="28449"/>
                            <a:ext cx="37021" cy="91948"/>
                          </a:xfrm>
                          <a:custGeom>
                            <a:avLst/>
                            <a:gdLst/>
                            <a:ahLst/>
                            <a:cxnLst/>
                            <a:rect l="0" t="0" r="0" b="0"/>
                            <a:pathLst>
                              <a:path w="37021" h="91948">
                                <a:moveTo>
                                  <a:pt x="25464" y="0"/>
                                </a:moveTo>
                                <a:lnTo>
                                  <a:pt x="36385" y="0"/>
                                </a:lnTo>
                                <a:lnTo>
                                  <a:pt x="23940" y="56515"/>
                                </a:lnTo>
                                <a:lnTo>
                                  <a:pt x="37021" y="56515"/>
                                </a:lnTo>
                                <a:lnTo>
                                  <a:pt x="34989" y="65913"/>
                                </a:lnTo>
                                <a:lnTo>
                                  <a:pt x="21780" y="65913"/>
                                </a:lnTo>
                                <a:lnTo>
                                  <a:pt x="16065" y="91948"/>
                                </a:lnTo>
                                <a:lnTo>
                                  <a:pt x="4509" y="91948"/>
                                </a:lnTo>
                                <a:lnTo>
                                  <a:pt x="10351" y="65913"/>
                                </a:lnTo>
                                <a:lnTo>
                                  <a:pt x="0" y="65913"/>
                                </a:lnTo>
                                <a:lnTo>
                                  <a:pt x="0" y="56515"/>
                                </a:lnTo>
                                <a:lnTo>
                                  <a:pt x="12383" y="56515"/>
                                </a:lnTo>
                                <a:lnTo>
                                  <a:pt x="21653" y="14859"/>
                                </a:lnTo>
                                <a:lnTo>
                                  <a:pt x="0" y="35687"/>
                                </a:lnTo>
                                <a:lnTo>
                                  <a:pt x="0" y="24330"/>
                                </a:lnTo>
                                <a:lnTo>
                                  <a:pt x="25464"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80661547" name="Rectangle 180661547"/>
                        <wps:cNvSpPr/>
                        <wps:spPr>
                          <a:xfrm>
                            <a:off x="4145026" y="24944"/>
                            <a:ext cx="59219" cy="163964"/>
                          </a:xfrm>
                          <a:prstGeom prst="rect">
                            <a:avLst/>
                          </a:prstGeom>
                          <a:ln>
                            <a:noFill/>
                          </a:ln>
                        </wps:spPr>
                        <wps:txbx>
                          <w:txbxContent>
                            <w:p w14:paraId="3EE16824"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852110397" name="Freeform: Shape 852110397"/>
                        <wps:cNvSpPr/>
                        <wps:spPr>
                          <a:xfrm>
                            <a:off x="4345686" y="28449"/>
                            <a:ext cx="74930" cy="93852"/>
                          </a:xfrm>
                          <a:custGeom>
                            <a:avLst/>
                            <a:gdLst/>
                            <a:ahLst/>
                            <a:cxnLst/>
                            <a:rect l="0" t="0" r="0" b="0"/>
                            <a:pathLst>
                              <a:path w="74930" h="93852">
                                <a:moveTo>
                                  <a:pt x="21971" y="0"/>
                                </a:moveTo>
                                <a:lnTo>
                                  <a:pt x="74930" y="0"/>
                                </a:lnTo>
                                <a:lnTo>
                                  <a:pt x="72517" y="10414"/>
                                </a:lnTo>
                                <a:lnTo>
                                  <a:pt x="31115" y="10414"/>
                                </a:lnTo>
                                <a:lnTo>
                                  <a:pt x="25527" y="35687"/>
                                </a:lnTo>
                                <a:cubicBezTo>
                                  <a:pt x="27178" y="35433"/>
                                  <a:pt x="28702" y="35306"/>
                                  <a:pt x="30226" y="35178"/>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8"/>
                                  <a:pt x="60452" y="71374"/>
                                </a:cubicBezTo>
                                <a:cubicBezTo>
                                  <a:pt x="58674" y="75819"/>
                                  <a:pt x="56134" y="79628"/>
                                  <a:pt x="52705" y="82931"/>
                                </a:cubicBezTo>
                                <a:cubicBezTo>
                                  <a:pt x="49276" y="86360"/>
                                  <a:pt x="45212" y="89027"/>
                                  <a:pt x="40513" y="90932"/>
                                </a:cubicBezTo>
                                <a:cubicBezTo>
                                  <a:pt x="35941" y="92964"/>
                                  <a:pt x="30480" y="93852"/>
                                  <a:pt x="24257" y="93852"/>
                                </a:cubicBezTo>
                                <a:cubicBezTo>
                                  <a:pt x="19431" y="93852"/>
                                  <a:pt x="14859" y="93218"/>
                                  <a:pt x="10668" y="91948"/>
                                </a:cubicBezTo>
                                <a:cubicBezTo>
                                  <a:pt x="6350" y="90805"/>
                                  <a:pt x="2794" y="89408"/>
                                  <a:pt x="0" y="87884"/>
                                </a:cubicBezTo>
                                <a:lnTo>
                                  <a:pt x="2413" y="75946"/>
                                </a:lnTo>
                                <a:lnTo>
                                  <a:pt x="3175" y="75946"/>
                                </a:lnTo>
                                <a:cubicBezTo>
                                  <a:pt x="5715" y="77851"/>
                                  <a:pt x="9017" y="79628"/>
                                  <a:pt x="13081" y="81280"/>
                                </a:cubicBezTo>
                                <a:cubicBezTo>
                                  <a:pt x="17272" y="82803"/>
                                  <a:pt x="21590" y="83566"/>
                                  <a:pt x="26035" y="83566"/>
                                </a:cubicBezTo>
                                <a:cubicBezTo>
                                  <a:pt x="33401" y="83566"/>
                                  <a:pt x="39370" y="81407"/>
                                  <a:pt x="43815" y="76962"/>
                                </a:cubicBezTo>
                                <a:cubicBezTo>
                                  <a:pt x="48387" y="72517"/>
                                  <a:pt x="50546" y="66675"/>
                                  <a:pt x="50546" y="59436"/>
                                </a:cubicBezTo>
                                <a:cubicBezTo>
                                  <a:pt x="50546" y="56642"/>
                                  <a:pt x="50038" y="54228"/>
                                  <a:pt x="49022" y="52451"/>
                                </a:cubicBezTo>
                                <a:cubicBezTo>
                                  <a:pt x="48006" y="50546"/>
                                  <a:pt x="46609" y="49022"/>
                                  <a:pt x="44831" y="47878"/>
                                </a:cubicBezTo>
                                <a:cubicBezTo>
                                  <a:pt x="43053" y="46736"/>
                                  <a:pt x="41021" y="45974"/>
                                  <a:pt x="38608" y="45466"/>
                                </a:cubicBezTo>
                                <a:cubicBezTo>
                                  <a:pt x="36195" y="44958"/>
                                  <a:pt x="33528" y="44703"/>
                                  <a:pt x="30861" y="44703"/>
                                </a:cubicBezTo>
                                <a:cubicBezTo>
                                  <a:pt x="27432" y="44703"/>
                                  <a:pt x="23876" y="44958"/>
                                  <a:pt x="20447" y="45466"/>
                                </a:cubicBezTo>
                                <a:cubicBezTo>
                                  <a:pt x="16891" y="45974"/>
                                  <a:pt x="13970" y="46609"/>
                                  <a:pt x="11557" y="46990"/>
                                </a:cubicBezTo>
                                <a:lnTo>
                                  <a:pt x="21971"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862496235" name="Rectangle 862496235"/>
                        <wps:cNvSpPr/>
                        <wps:spPr>
                          <a:xfrm>
                            <a:off x="4419346" y="24944"/>
                            <a:ext cx="59219" cy="163964"/>
                          </a:xfrm>
                          <a:prstGeom prst="rect">
                            <a:avLst/>
                          </a:prstGeom>
                          <a:ln>
                            <a:noFill/>
                          </a:ln>
                        </wps:spPr>
                        <wps:txbx>
                          <w:txbxContent>
                            <w:p w14:paraId="0482912C"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52166752" name="Freeform: Shape 152166752"/>
                        <wps:cNvSpPr/>
                        <wps:spPr>
                          <a:xfrm>
                            <a:off x="4622673" y="32084"/>
                            <a:ext cx="30988" cy="90217"/>
                          </a:xfrm>
                          <a:custGeom>
                            <a:avLst/>
                            <a:gdLst/>
                            <a:ahLst/>
                            <a:cxnLst/>
                            <a:rect l="0" t="0" r="0" b="0"/>
                            <a:pathLst>
                              <a:path w="30988" h="90217">
                                <a:moveTo>
                                  <a:pt x="30988" y="0"/>
                                </a:moveTo>
                                <a:lnTo>
                                  <a:pt x="30988" y="12296"/>
                                </a:lnTo>
                                <a:lnTo>
                                  <a:pt x="27813" y="13509"/>
                                </a:lnTo>
                                <a:cubicBezTo>
                                  <a:pt x="21209" y="19224"/>
                                  <a:pt x="16764" y="26591"/>
                                  <a:pt x="14478" y="35861"/>
                                </a:cubicBezTo>
                                <a:cubicBezTo>
                                  <a:pt x="17907" y="33830"/>
                                  <a:pt x="21590" y="32179"/>
                                  <a:pt x="25527" y="31035"/>
                                </a:cubicBezTo>
                                <a:lnTo>
                                  <a:pt x="30988" y="30264"/>
                                </a:lnTo>
                                <a:lnTo>
                                  <a:pt x="30988" y="39321"/>
                                </a:lnTo>
                                <a:lnTo>
                                  <a:pt x="23241" y="40560"/>
                                </a:lnTo>
                                <a:cubicBezTo>
                                  <a:pt x="19812" y="41449"/>
                                  <a:pt x="16383" y="42846"/>
                                  <a:pt x="13081" y="44624"/>
                                </a:cubicBezTo>
                                <a:cubicBezTo>
                                  <a:pt x="12700" y="46403"/>
                                  <a:pt x="12446" y="48689"/>
                                  <a:pt x="12192" y="51356"/>
                                </a:cubicBezTo>
                                <a:cubicBezTo>
                                  <a:pt x="11811" y="54149"/>
                                  <a:pt x="11684" y="56817"/>
                                  <a:pt x="11684" y="59357"/>
                                </a:cubicBezTo>
                                <a:cubicBezTo>
                                  <a:pt x="11684" y="63420"/>
                                  <a:pt x="12192" y="66722"/>
                                  <a:pt x="13208" y="69390"/>
                                </a:cubicBezTo>
                                <a:cubicBezTo>
                                  <a:pt x="14224" y="72183"/>
                                  <a:pt x="15494" y="74342"/>
                                  <a:pt x="16891" y="75867"/>
                                </a:cubicBezTo>
                                <a:cubicBezTo>
                                  <a:pt x="18542" y="77517"/>
                                  <a:pt x="20320" y="78787"/>
                                  <a:pt x="22352" y="79422"/>
                                </a:cubicBezTo>
                                <a:cubicBezTo>
                                  <a:pt x="24384" y="80184"/>
                                  <a:pt x="26543" y="80566"/>
                                  <a:pt x="28702" y="80566"/>
                                </a:cubicBezTo>
                                <a:lnTo>
                                  <a:pt x="30988" y="79544"/>
                                </a:lnTo>
                                <a:lnTo>
                                  <a:pt x="30988" y="89514"/>
                                </a:lnTo>
                                <a:lnTo>
                                  <a:pt x="27305" y="90217"/>
                                </a:lnTo>
                                <a:cubicBezTo>
                                  <a:pt x="18669" y="90217"/>
                                  <a:pt x="11938" y="87423"/>
                                  <a:pt x="7112" y="81835"/>
                                </a:cubicBezTo>
                                <a:cubicBezTo>
                                  <a:pt x="2286" y="76247"/>
                                  <a:pt x="0" y="68628"/>
                                  <a:pt x="0" y="58975"/>
                                </a:cubicBezTo>
                                <a:cubicBezTo>
                                  <a:pt x="0" y="50085"/>
                                  <a:pt x="1143" y="41831"/>
                                  <a:pt x="3556" y="34083"/>
                                </a:cubicBezTo>
                                <a:cubicBezTo>
                                  <a:pt x="5969" y="26464"/>
                                  <a:pt x="9525" y="19606"/>
                                  <a:pt x="14224" y="13636"/>
                                </a:cubicBezTo>
                                <a:lnTo>
                                  <a:pt x="30988"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276226342" name="Freeform: Shape 276226342"/>
                        <wps:cNvSpPr/>
                        <wps:spPr>
                          <a:xfrm>
                            <a:off x="4653661" y="61468"/>
                            <a:ext cx="31750" cy="60130"/>
                          </a:xfrm>
                          <a:custGeom>
                            <a:avLst/>
                            <a:gdLst/>
                            <a:ahLst/>
                            <a:cxnLst/>
                            <a:rect l="0" t="0" r="0" b="0"/>
                            <a:pathLst>
                              <a:path w="31750" h="60130">
                                <a:moveTo>
                                  <a:pt x="6223" y="0"/>
                                </a:moveTo>
                                <a:cubicBezTo>
                                  <a:pt x="9906" y="0"/>
                                  <a:pt x="13208" y="381"/>
                                  <a:pt x="16129" y="1398"/>
                                </a:cubicBezTo>
                                <a:cubicBezTo>
                                  <a:pt x="19177" y="2286"/>
                                  <a:pt x="21844" y="3810"/>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2"/>
                                  <a:pt x="14510" y="56388"/>
                                  <a:pt x="10287" y="58166"/>
                                </a:cubicBezTo>
                                <a:lnTo>
                                  <a:pt x="0" y="60130"/>
                                </a:lnTo>
                                <a:lnTo>
                                  <a:pt x="0" y="50160"/>
                                </a:lnTo>
                                <a:lnTo>
                                  <a:pt x="13335" y="44197"/>
                                </a:lnTo>
                                <a:cubicBezTo>
                                  <a:pt x="17272" y="39498"/>
                                  <a:pt x="19304" y="33274"/>
                                  <a:pt x="19304" y="25654"/>
                                </a:cubicBezTo>
                                <a:cubicBezTo>
                                  <a:pt x="19304" y="20448"/>
                                  <a:pt x="17780" y="16510"/>
                                  <a:pt x="14859" y="13843"/>
                                </a:cubicBezTo>
                                <a:cubicBezTo>
                                  <a:pt x="11938" y="11049"/>
                                  <a:pt x="7620" y="9652"/>
                                  <a:pt x="1778" y="9652"/>
                                </a:cubicBezTo>
                                <a:lnTo>
                                  <a:pt x="0" y="9937"/>
                                </a:lnTo>
                                <a:lnTo>
                                  <a:pt x="0" y="880"/>
                                </a:lnTo>
                                <a:lnTo>
                                  <a:pt x="622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370167799" name="Freeform: Shape 1370167799"/>
                        <wps:cNvSpPr/>
                        <wps:spPr>
                          <a:xfrm>
                            <a:off x="4653661" y="26670"/>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7"/>
                                </a:lnTo>
                                <a:lnTo>
                                  <a:pt x="30861" y="12447"/>
                                </a:lnTo>
                                <a:cubicBezTo>
                                  <a:pt x="29972" y="11938"/>
                                  <a:pt x="28448" y="11557"/>
                                  <a:pt x="26289" y="11049"/>
                                </a:cubicBezTo>
                                <a:cubicBezTo>
                                  <a:pt x="24130" y="10541"/>
                                  <a:pt x="21844" y="10287"/>
                                  <a:pt x="19431" y="10287"/>
                                </a:cubicBezTo>
                                <a:lnTo>
                                  <a:pt x="0" y="17710"/>
                                </a:lnTo>
                                <a:lnTo>
                                  <a:pt x="0" y="5414"/>
                                </a:lnTo>
                                <a:lnTo>
                                  <a:pt x="254" y="5207"/>
                                </a:lnTo>
                                <a:cubicBezTo>
                                  <a:pt x="7112" y="1778"/>
                                  <a:pt x="14732" y="0"/>
                                  <a:pt x="23241"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007983873" name="Rectangle 1007983873"/>
                        <wps:cNvSpPr/>
                        <wps:spPr>
                          <a:xfrm>
                            <a:off x="4693666" y="24944"/>
                            <a:ext cx="59219" cy="163964"/>
                          </a:xfrm>
                          <a:prstGeom prst="rect">
                            <a:avLst/>
                          </a:prstGeom>
                          <a:ln>
                            <a:noFill/>
                          </a:ln>
                        </wps:spPr>
                        <wps:txbx>
                          <w:txbxContent>
                            <w:p w14:paraId="6B07AD3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963755764" name="Freeform: Shape 963755764"/>
                        <wps:cNvSpPr/>
                        <wps:spPr>
                          <a:xfrm>
                            <a:off x="4899407" y="28449"/>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949503986" name="Rectangle 949503986"/>
                        <wps:cNvSpPr/>
                        <wps:spPr>
                          <a:xfrm>
                            <a:off x="4969510" y="24944"/>
                            <a:ext cx="59219" cy="163964"/>
                          </a:xfrm>
                          <a:prstGeom prst="rect">
                            <a:avLst/>
                          </a:prstGeom>
                          <a:ln>
                            <a:noFill/>
                          </a:ln>
                        </wps:spPr>
                        <wps:txbx>
                          <w:txbxContent>
                            <w:p w14:paraId="72012589"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72375214" name="Freeform: Shape 1172375214"/>
                        <wps:cNvSpPr/>
                        <wps:spPr>
                          <a:xfrm>
                            <a:off x="5170170" y="30549"/>
                            <a:ext cx="31941" cy="92007"/>
                          </a:xfrm>
                          <a:custGeom>
                            <a:avLst/>
                            <a:gdLst/>
                            <a:ahLst/>
                            <a:cxnLst/>
                            <a:rect l="0" t="0" r="0" b="0"/>
                            <a:pathLst>
                              <a:path w="31941" h="92007">
                                <a:moveTo>
                                  <a:pt x="31941" y="0"/>
                                </a:moveTo>
                                <a:lnTo>
                                  <a:pt x="31941" y="7944"/>
                                </a:lnTo>
                                <a:lnTo>
                                  <a:pt x="28575" y="9076"/>
                                </a:lnTo>
                                <a:cubicBezTo>
                                  <a:pt x="24638" y="12251"/>
                                  <a:pt x="22733" y="16061"/>
                                  <a:pt x="22733" y="20760"/>
                                </a:cubicBezTo>
                                <a:cubicBezTo>
                                  <a:pt x="22733" y="23173"/>
                                  <a:pt x="23368" y="25332"/>
                                  <a:pt x="24638" y="27237"/>
                                </a:cubicBezTo>
                                <a:cubicBezTo>
                                  <a:pt x="26035" y="29269"/>
                                  <a:pt x="27940" y="30920"/>
                                  <a:pt x="30480" y="32317"/>
                                </a:cubicBezTo>
                                <a:lnTo>
                                  <a:pt x="31941" y="33048"/>
                                </a:lnTo>
                                <a:lnTo>
                                  <a:pt x="31941" y="44916"/>
                                </a:lnTo>
                                <a:lnTo>
                                  <a:pt x="28067" y="43366"/>
                                </a:lnTo>
                                <a:cubicBezTo>
                                  <a:pt x="23114" y="45906"/>
                                  <a:pt x="19177" y="49335"/>
                                  <a:pt x="16510" y="53526"/>
                                </a:cubicBezTo>
                                <a:cubicBezTo>
                                  <a:pt x="13843" y="57717"/>
                                  <a:pt x="12446" y="62162"/>
                                  <a:pt x="12446" y="66988"/>
                                </a:cubicBezTo>
                                <a:cubicBezTo>
                                  <a:pt x="12446" y="71560"/>
                                  <a:pt x="13970" y="75370"/>
                                  <a:pt x="16891" y="78545"/>
                                </a:cubicBezTo>
                                <a:cubicBezTo>
                                  <a:pt x="19939" y="81593"/>
                                  <a:pt x="23876" y="83117"/>
                                  <a:pt x="28829" y="83117"/>
                                </a:cubicBezTo>
                                <a:lnTo>
                                  <a:pt x="31941" y="82548"/>
                                </a:lnTo>
                                <a:lnTo>
                                  <a:pt x="31941" y="91220"/>
                                </a:lnTo>
                                <a:lnTo>
                                  <a:pt x="27686" y="92007"/>
                                </a:lnTo>
                                <a:cubicBezTo>
                                  <a:pt x="19177" y="92007"/>
                                  <a:pt x="12446" y="89848"/>
                                  <a:pt x="7493" y="85530"/>
                                </a:cubicBezTo>
                                <a:cubicBezTo>
                                  <a:pt x="2540" y="81339"/>
                                  <a:pt x="0" y="75878"/>
                                  <a:pt x="0" y="69147"/>
                                </a:cubicBezTo>
                                <a:cubicBezTo>
                                  <a:pt x="0" y="62924"/>
                                  <a:pt x="1905" y="57336"/>
                                  <a:pt x="5461" y="52383"/>
                                </a:cubicBezTo>
                                <a:cubicBezTo>
                                  <a:pt x="9017" y="47430"/>
                                  <a:pt x="14351" y="43493"/>
                                  <a:pt x="21209" y="40445"/>
                                </a:cubicBezTo>
                                <a:lnTo>
                                  <a:pt x="21209" y="40191"/>
                                </a:lnTo>
                                <a:cubicBezTo>
                                  <a:pt x="17653" y="37905"/>
                                  <a:pt x="14986" y="35492"/>
                                  <a:pt x="13208" y="32698"/>
                                </a:cubicBezTo>
                                <a:cubicBezTo>
                                  <a:pt x="11430" y="29904"/>
                                  <a:pt x="10541" y="26729"/>
                                  <a:pt x="10541" y="23173"/>
                                </a:cubicBezTo>
                                <a:cubicBezTo>
                                  <a:pt x="10541" y="15807"/>
                                  <a:pt x="13843" y="9330"/>
                                  <a:pt x="20320" y="3996"/>
                                </a:cubicBezTo>
                                <a:lnTo>
                                  <a:pt x="31941"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743851818" name="Freeform: Shape 743851818"/>
                        <wps:cNvSpPr/>
                        <wps:spPr>
                          <a:xfrm>
                            <a:off x="5202111" y="26290"/>
                            <a:ext cx="37655" cy="95479"/>
                          </a:xfrm>
                          <a:custGeom>
                            <a:avLst/>
                            <a:gdLst/>
                            <a:ahLst/>
                            <a:cxnLst/>
                            <a:rect l="0" t="0" r="0" b="0"/>
                            <a:pathLst>
                              <a:path w="37655" h="95479">
                                <a:moveTo>
                                  <a:pt x="12383" y="0"/>
                                </a:moveTo>
                                <a:cubicBezTo>
                                  <a:pt x="20257" y="0"/>
                                  <a:pt x="26352" y="1905"/>
                                  <a:pt x="30924" y="5587"/>
                                </a:cubicBezTo>
                                <a:cubicBezTo>
                                  <a:pt x="35370" y="9271"/>
                                  <a:pt x="37655" y="13970"/>
                                  <a:pt x="37655" y="19685"/>
                                </a:cubicBezTo>
                                <a:cubicBezTo>
                                  <a:pt x="37655" y="24637"/>
                                  <a:pt x="36004" y="29463"/>
                                  <a:pt x="32829" y="34289"/>
                                </a:cubicBezTo>
                                <a:cubicBezTo>
                                  <a:pt x="29527" y="38988"/>
                                  <a:pt x="24828" y="42672"/>
                                  <a:pt x="18605" y="45338"/>
                                </a:cubicBezTo>
                                <a:lnTo>
                                  <a:pt x="18605" y="45720"/>
                                </a:lnTo>
                                <a:cubicBezTo>
                                  <a:pt x="23051" y="47878"/>
                                  <a:pt x="26352" y="50419"/>
                                  <a:pt x="28639" y="53467"/>
                                </a:cubicBezTo>
                                <a:cubicBezTo>
                                  <a:pt x="30924" y="56514"/>
                                  <a:pt x="32067" y="60325"/>
                                  <a:pt x="32067" y="64897"/>
                                </a:cubicBezTo>
                                <a:cubicBezTo>
                                  <a:pt x="32067" y="68580"/>
                                  <a:pt x="31178" y="72262"/>
                                  <a:pt x="29401" y="76073"/>
                                </a:cubicBezTo>
                                <a:cubicBezTo>
                                  <a:pt x="27749" y="80010"/>
                                  <a:pt x="25336" y="83311"/>
                                  <a:pt x="22161" y="86233"/>
                                </a:cubicBezTo>
                                <a:cubicBezTo>
                                  <a:pt x="18859" y="89281"/>
                                  <a:pt x="15177" y="91694"/>
                                  <a:pt x="10859" y="93472"/>
                                </a:cubicBezTo>
                                <a:lnTo>
                                  <a:pt x="0" y="95479"/>
                                </a:lnTo>
                                <a:lnTo>
                                  <a:pt x="0" y="86807"/>
                                </a:lnTo>
                                <a:lnTo>
                                  <a:pt x="7302" y="85471"/>
                                </a:lnTo>
                                <a:cubicBezTo>
                                  <a:pt x="10223" y="84201"/>
                                  <a:pt x="12509" y="82550"/>
                                  <a:pt x="14288" y="80518"/>
                                </a:cubicBezTo>
                                <a:cubicBezTo>
                                  <a:pt x="15939" y="78612"/>
                                  <a:pt x="17335" y="76453"/>
                                  <a:pt x="18224" y="73913"/>
                                </a:cubicBezTo>
                                <a:cubicBezTo>
                                  <a:pt x="19114" y="71501"/>
                                  <a:pt x="19495" y="68961"/>
                                  <a:pt x="19495" y="66548"/>
                                </a:cubicBezTo>
                                <a:cubicBezTo>
                                  <a:pt x="19495" y="63753"/>
                                  <a:pt x="18859" y="61213"/>
                                  <a:pt x="17335" y="59182"/>
                                </a:cubicBezTo>
                                <a:cubicBezTo>
                                  <a:pt x="15939" y="57150"/>
                                  <a:pt x="13526" y="55245"/>
                                  <a:pt x="10096" y="53467"/>
                                </a:cubicBezTo>
                                <a:cubicBezTo>
                                  <a:pt x="8446" y="52577"/>
                                  <a:pt x="6540" y="51688"/>
                                  <a:pt x="4382" y="50927"/>
                                </a:cubicBezTo>
                                <a:lnTo>
                                  <a:pt x="0" y="49175"/>
                                </a:lnTo>
                                <a:lnTo>
                                  <a:pt x="0" y="37306"/>
                                </a:lnTo>
                                <a:lnTo>
                                  <a:pt x="4127" y="39370"/>
                                </a:lnTo>
                                <a:cubicBezTo>
                                  <a:pt x="6540" y="40386"/>
                                  <a:pt x="9080" y="41402"/>
                                  <a:pt x="11874" y="42290"/>
                                </a:cubicBezTo>
                                <a:cubicBezTo>
                                  <a:pt x="16701" y="39243"/>
                                  <a:pt x="20257" y="36068"/>
                                  <a:pt x="22415" y="32638"/>
                                </a:cubicBezTo>
                                <a:cubicBezTo>
                                  <a:pt x="24574" y="29336"/>
                                  <a:pt x="25717" y="25527"/>
                                  <a:pt x="25717" y="21336"/>
                                </a:cubicBezTo>
                                <a:cubicBezTo>
                                  <a:pt x="25717" y="17652"/>
                                  <a:pt x="24321" y="14732"/>
                                  <a:pt x="21653" y="12319"/>
                                </a:cubicBezTo>
                                <a:cubicBezTo>
                                  <a:pt x="18859" y="9906"/>
                                  <a:pt x="15177" y="8636"/>
                                  <a:pt x="10604" y="8636"/>
                                </a:cubicBezTo>
                                <a:lnTo>
                                  <a:pt x="0" y="12203"/>
                                </a:lnTo>
                                <a:lnTo>
                                  <a:pt x="0" y="4259"/>
                                </a:lnTo>
                                <a:lnTo>
                                  <a:pt x="12383" y="0"/>
                                </a:ln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949959793" name="Rectangle 1949959793"/>
                        <wps:cNvSpPr/>
                        <wps:spPr>
                          <a:xfrm>
                            <a:off x="5244084" y="24944"/>
                            <a:ext cx="59219" cy="163964"/>
                          </a:xfrm>
                          <a:prstGeom prst="rect">
                            <a:avLst/>
                          </a:prstGeom>
                          <a:ln>
                            <a:noFill/>
                          </a:ln>
                        </wps:spPr>
                        <wps:txbx>
                          <w:txbxContent>
                            <w:p w14:paraId="63C43B1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93304503" name="Freeform: Shape 1793304503"/>
                        <wps:cNvSpPr/>
                        <wps:spPr>
                          <a:xfrm>
                            <a:off x="3189478" y="188088"/>
                            <a:ext cx="47752" cy="92329"/>
                          </a:xfrm>
                          <a:custGeom>
                            <a:avLst/>
                            <a:gdLst/>
                            <a:ahLst/>
                            <a:cxnLst/>
                            <a:rect l="0" t="0" r="0" b="0"/>
                            <a:pathLst>
                              <a:path w="47752" h="92329">
                                <a:moveTo>
                                  <a:pt x="20574" y="0"/>
                                </a:moveTo>
                                <a:lnTo>
                                  <a:pt x="29718" y="0"/>
                                </a:lnTo>
                                <a:lnTo>
                                  <a:pt x="29718" y="82931"/>
                                </a:lnTo>
                                <a:lnTo>
                                  <a:pt x="47752" y="82931"/>
                                </a:lnTo>
                                <a:lnTo>
                                  <a:pt x="47752" y="92329"/>
                                </a:lnTo>
                                <a:lnTo>
                                  <a:pt x="0" y="92329"/>
                                </a:lnTo>
                                <a:lnTo>
                                  <a:pt x="0" y="82931"/>
                                </a:lnTo>
                                <a:lnTo>
                                  <a:pt x="18415" y="82931"/>
                                </a:lnTo>
                                <a:lnTo>
                                  <a:pt x="18415" y="21336"/>
                                </a:lnTo>
                                <a:lnTo>
                                  <a:pt x="0" y="21336"/>
                                </a:lnTo>
                                <a:lnTo>
                                  <a:pt x="0" y="12954"/>
                                </a:lnTo>
                                <a:cubicBezTo>
                                  <a:pt x="2413" y="12954"/>
                                  <a:pt x="5080" y="12700"/>
                                  <a:pt x="8001" y="12192"/>
                                </a:cubicBezTo>
                                <a:cubicBezTo>
                                  <a:pt x="10795" y="11811"/>
                                  <a:pt x="12954" y="11176"/>
                                  <a:pt x="14478" y="10413"/>
                                </a:cubicBezTo>
                                <a:cubicBezTo>
                                  <a:pt x="16256" y="9398"/>
                                  <a:pt x="17653" y="8001"/>
                                  <a:pt x="18796" y="6477"/>
                                </a:cubicBezTo>
                                <a:cubicBezTo>
                                  <a:pt x="19812" y="4826"/>
                                  <a:pt x="20447" y="2667"/>
                                  <a:pt x="20574"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12220625" name="Rectangle 12220625"/>
                        <wps:cNvSpPr/>
                        <wps:spPr>
                          <a:xfrm>
                            <a:off x="3251581" y="184965"/>
                            <a:ext cx="59219" cy="163963"/>
                          </a:xfrm>
                          <a:prstGeom prst="rect">
                            <a:avLst/>
                          </a:prstGeom>
                          <a:ln>
                            <a:noFill/>
                          </a:ln>
                        </wps:spPr>
                        <wps:txbx>
                          <w:txbxContent>
                            <w:p w14:paraId="2E18BCC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55856767" name="Freeform: Shape 1455856767"/>
                        <wps:cNvSpPr/>
                        <wps:spPr>
                          <a:xfrm>
                            <a:off x="3502533" y="186564"/>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8"/>
                                  <a:pt x="55626" y="32003"/>
                                  <a:pt x="54737" y="35052"/>
                                </a:cubicBezTo>
                                <a:cubicBezTo>
                                  <a:pt x="53975" y="38100"/>
                                  <a:pt x="52705" y="41021"/>
                                  <a:pt x="51054" y="43687"/>
                                </a:cubicBezTo>
                                <a:cubicBezTo>
                                  <a:pt x="49530" y="46228"/>
                                  <a:pt x="47625" y="48768"/>
                                  <a:pt x="45593" y="51181"/>
                                </a:cubicBezTo>
                                <a:cubicBezTo>
                                  <a:pt x="43561" y="53721"/>
                                  <a:pt x="41021" y="56387"/>
                                  <a:pt x="37973" y="59436"/>
                                </a:cubicBezTo>
                                <a:cubicBezTo>
                                  <a:pt x="33782" y="63753"/>
                                  <a:pt x="29464" y="67945"/>
                                  <a:pt x="24892" y="72009"/>
                                </a:cubicBezTo>
                                <a:cubicBezTo>
                                  <a:pt x="20447" y="76073"/>
                                  <a:pt x="16256" y="79883"/>
                                  <a:pt x="12319" y="83312"/>
                                </a:cubicBezTo>
                                <a:lnTo>
                                  <a:pt x="59817" y="83312"/>
                                </a:lnTo>
                                <a:lnTo>
                                  <a:pt x="59817" y="93853"/>
                                </a:lnTo>
                                <a:lnTo>
                                  <a:pt x="0" y="93853"/>
                                </a:lnTo>
                                <a:lnTo>
                                  <a:pt x="0" y="80899"/>
                                </a:lnTo>
                                <a:cubicBezTo>
                                  <a:pt x="4191" y="77215"/>
                                  <a:pt x="8382" y="73533"/>
                                  <a:pt x="12446" y="69850"/>
                                </a:cubicBezTo>
                                <a:cubicBezTo>
                                  <a:pt x="16637" y="66167"/>
                                  <a:pt x="20574" y="62484"/>
                                  <a:pt x="24130" y="58801"/>
                                </a:cubicBezTo>
                                <a:cubicBezTo>
                                  <a:pt x="31750" y="51053"/>
                                  <a:pt x="36957" y="45085"/>
                                  <a:pt x="39751" y="40512"/>
                                </a:cubicBezTo>
                                <a:cubicBezTo>
                                  <a:pt x="42545" y="36068"/>
                                  <a:pt x="43942" y="31114"/>
                                  <a:pt x="43942" y="25908"/>
                                </a:cubicBezTo>
                                <a:cubicBezTo>
                                  <a:pt x="43942" y="21082"/>
                                  <a:pt x="42418" y="17399"/>
                                  <a:pt x="39370" y="14732"/>
                                </a:cubicBezTo>
                                <a:cubicBezTo>
                                  <a:pt x="36449" y="12064"/>
                                  <a:pt x="32131" y="10668"/>
                                  <a:pt x="26797" y="10668"/>
                                </a:cubicBezTo>
                                <a:cubicBezTo>
                                  <a:pt x="23114" y="10668"/>
                                  <a:pt x="19304" y="11303"/>
                                  <a:pt x="15113" y="12573"/>
                                </a:cubicBezTo>
                                <a:cubicBezTo>
                                  <a:pt x="10922" y="13970"/>
                                  <a:pt x="6858" y="16002"/>
                                  <a:pt x="2794" y="18669"/>
                                </a:cubicBezTo>
                                <a:lnTo>
                                  <a:pt x="2159" y="18669"/>
                                </a:lnTo>
                                <a:lnTo>
                                  <a:pt x="2159" y="5714"/>
                                </a:lnTo>
                                <a:cubicBezTo>
                                  <a:pt x="5080" y="4318"/>
                                  <a:pt x="8763" y="2921"/>
                                  <a:pt x="13462" y="1778"/>
                                </a:cubicBezTo>
                                <a:cubicBezTo>
                                  <a:pt x="18161" y="508"/>
                                  <a:pt x="22733" y="0"/>
                                  <a:pt x="27051" y="0"/>
                                </a:cubicBezTo>
                                <a:close/>
                              </a:path>
                            </a:pathLst>
                          </a:custGeom>
                          <a:ln cap="flat">
                            <a:round/>
                          </a:ln>
                        </wps:spPr>
                        <wps:style>
                          <a:lnRef idx="0">
                            <a:srgbClr val="000000">
                              <a:alpha val="0"/>
                            </a:srgbClr>
                          </a:lnRef>
                          <a:fillRef idx="1">
                            <a:srgbClr val="000000"/>
                          </a:fillRef>
                          <a:effectRef idx="0">
                            <a:scrgbClr r="0" g="0" b="0"/>
                          </a:effectRef>
                          <a:fontRef idx="none"/>
                        </wps:style>
                        <wps:bodyPr/>
                      </wps:wsp>
                      <wps:wsp>
                        <wps:cNvPr id="590719045" name="Rectangle 590719045"/>
                        <wps:cNvSpPr/>
                        <wps:spPr>
                          <a:xfrm>
                            <a:off x="3571621" y="184965"/>
                            <a:ext cx="59219" cy="163963"/>
                          </a:xfrm>
                          <a:prstGeom prst="rect">
                            <a:avLst/>
                          </a:prstGeom>
                          <a:ln>
                            <a:noFill/>
                          </a:ln>
                        </wps:spPr>
                        <wps:txbx>
                          <w:txbxContent>
                            <w:p w14:paraId="6AD28A4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665557358" name="Rectangle 1665557358"/>
                        <wps:cNvSpPr/>
                        <wps:spPr>
                          <a:xfrm>
                            <a:off x="3698495" y="167849"/>
                            <a:ext cx="33951" cy="150334"/>
                          </a:xfrm>
                          <a:prstGeom prst="rect">
                            <a:avLst/>
                          </a:prstGeom>
                          <a:ln>
                            <a:noFill/>
                          </a:ln>
                        </wps:spPr>
                        <wps:txbx>
                          <w:txbxContent>
                            <w:p w14:paraId="0FC581B9"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224634083" name="Rectangle 224634083"/>
                        <wps:cNvSpPr/>
                        <wps:spPr>
                          <a:xfrm>
                            <a:off x="3972814" y="167849"/>
                            <a:ext cx="33951" cy="150334"/>
                          </a:xfrm>
                          <a:prstGeom prst="rect">
                            <a:avLst/>
                          </a:prstGeom>
                          <a:ln>
                            <a:noFill/>
                          </a:ln>
                        </wps:spPr>
                        <wps:txbx>
                          <w:txbxContent>
                            <w:p w14:paraId="68FFBDD3"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866190382" name="Rectangle 866190382"/>
                        <wps:cNvSpPr/>
                        <wps:spPr>
                          <a:xfrm>
                            <a:off x="4247134" y="167849"/>
                            <a:ext cx="33951" cy="150334"/>
                          </a:xfrm>
                          <a:prstGeom prst="rect">
                            <a:avLst/>
                          </a:prstGeom>
                          <a:ln>
                            <a:noFill/>
                          </a:ln>
                        </wps:spPr>
                        <wps:txbx>
                          <w:txbxContent>
                            <w:p w14:paraId="57F57EBA"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761552918" name="Rectangle 761552918"/>
                        <wps:cNvSpPr/>
                        <wps:spPr>
                          <a:xfrm>
                            <a:off x="4521454" y="167849"/>
                            <a:ext cx="33951" cy="150334"/>
                          </a:xfrm>
                          <a:prstGeom prst="rect">
                            <a:avLst/>
                          </a:prstGeom>
                          <a:ln>
                            <a:noFill/>
                          </a:ln>
                        </wps:spPr>
                        <wps:txbx>
                          <w:txbxContent>
                            <w:p w14:paraId="55B33ED7"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897795627" name="Rectangle 897795627"/>
                        <wps:cNvSpPr/>
                        <wps:spPr>
                          <a:xfrm>
                            <a:off x="4797298" y="167849"/>
                            <a:ext cx="33951" cy="150334"/>
                          </a:xfrm>
                          <a:prstGeom prst="rect">
                            <a:avLst/>
                          </a:prstGeom>
                          <a:ln>
                            <a:noFill/>
                          </a:ln>
                        </wps:spPr>
                        <wps:txbx>
                          <w:txbxContent>
                            <w:p w14:paraId="0BEB5A7A"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2014485713" name="Rectangle 2014485713"/>
                        <wps:cNvSpPr/>
                        <wps:spPr>
                          <a:xfrm>
                            <a:off x="5070348" y="167849"/>
                            <a:ext cx="33951" cy="150334"/>
                          </a:xfrm>
                          <a:prstGeom prst="rect">
                            <a:avLst/>
                          </a:prstGeom>
                          <a:ln>
                            <a:noFill/>
                          </a:ln>
                        </wps:spPr>
                        <wps:txbx>
                          <w:txbxContent>
                            <w:p w14:paraId="5185A14F"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519757793" name="Rectangle 519757793"/>
                        <wps:cNvSpPr/>
                        <wps:spPr>
                          <a:xfrm>
                            <a:off x="3054985" y="330526"/>
                            <a:ext cx="42058" cy="186235"/>
                          </a:xfrm>
                          <a:prstGeom prst="rect">
                            <a:avLst/>
                          </a:prstGeom>
                          <a:ln>
                            <a:noFill/>
                          </a:ln>
                        </wps:spPr>
                        <wps:txbx>
                          <w:txbxContent>
                            <w:p w14:paraId="648F097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06541329" name="Rectangle 1806541329"/>
                        <wps:cNvSpPr/>
                        <wps:spPr>
                          <a:xfrm>
                            <a:off x="3515233" y="360225"/>
                            <a:ext cx="105838" cy="163964"/>
                          </a:xfrm>
                          <a:prstGeom prst="rect">
                            <a:avLst/>
                          </a:prstGeom>
                          <a:ln>
                            <a:noFill/>
                          </a:ln>
                        </wps:spPr>
                        <wps:txbx>
                          <w:txbxContent>
                            <w:p w14:paraId="69BD8523"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wps:txbx>
                        <wps:bodyPr horzOverflow="overflow" vert="horz" lIns="0" tIns="0" rIns="0" bIns="0" rtlCol="0">
                          <a:noAutofit/>
                        </wps:bodyPr>
                      </wps:wsp>
                      <wps:wsp>
                        <wps:cNvPr id="1763541568" name="Rectangle 1763541568"/>
                        <wps:cNvSpPr/>
                        <wps:spPr>
                          <a:xfrm>
                            <a:off x="3442081" y="512625"/>
                            <a:ext cx="244109" cy="163963"/>
                          </a:xfrm>
                          <a:prstGeom prst="rect">
                            <a:avLst/>
                          </a:prstGeom>
                          <a:ln>
                            <a:noFill/>
                          </a:ln>
                        </wps:spPr>
                        <wps:txbx>
                          <w:txbxContent>
                            <w:p w14:paraId="4EFDBED5"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367909502" name="Rectangle 1367909502"/>
                        <wps:cNvSpPr/>
                        <wps:spPr>
                          <a:xfrm>
                            <a:off x="3624961" y="512625"/>
                            <a:ext cx="59219" cy="163963"/>
                          </a:xfrm>
                          <a:prstGeom prst="rect">
                            <a:avLst/>
                          </a:prstGeom>
                          <a:ln>
                            <a:noFill/>
                          </a:ln>
                        </wps:spPr>
                        <wps:txbx>
                          <w:txbxContent>
                            <w:p w14:paraId="3B6D5CA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42262359" name="Rectangle 242262359"/>
                        <wps:cNvSpPr/>
                        <wps:spPr>
                          <a:xfrm>
                            <a:off x="3698495" y="330526"/>
                            <a:ext cx="42058" cy="186235"/>
                          </a:xfrm>
                          <a:prstGeom prst="rect">
                            <a:avLst/>
                          </a:prstGeom>
                          <a:ln>
                            <a:noFill/>
                          </a:ln>
                        </wps:spPr>
                        <wps:txbx>
                          <w:txbxContent>
                            <w:p w14:paraId="174F579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895637995" name="Rectangle 895637995"/>
                        <wps:cNvSpPr/>
                        <wps:spPr>
                          <a:xfrm>
                            <a:off x="3972814" y="330526"/>
                            <a:ext cx="42058" cy="186235"/>
                          </a:xfrm>
                          <a:prstGeom prst="rect">
                            <a:avLst/>
                          </a:prstGeom>
                          <a:ln>
                            <a:noFill/>
                          </a:ln>
                        </wps:spPr>
                        <wps:txbx>
                          <w:txbxContent>
                            <w:p w14:paraId="159BDC5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25239873" name="Rectangle 325239873"/>
                        <wps:cNvSpPr/>
                        <wps:spPr>
                          <a:xfrm>
                            <a:off x="4247134" y="330526"/>
                            <a:ext cx="42058" cy="186235"/>
                          </a:xfrm>
                          <a:prstGeom prst="rect">
                            <a:avLst/>
                          </a:prstGeom>
                          <a:ln>
                            <a:noFill/>
                          </a:ln>
                        </wps:spPr>
                        <wps:txbx>
                          <w:txbxContent>
                            <w:p w14:paraId="4FBF29D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12543427" name="Rectangle 1912543427"/>
                        <wps:cNvSpPr/>
                        <wps:spPr>
                          <a:xfrm>
                            <a:off x="4521454" y="330526"/>
                            <a:ext cx="42058" cy="186235"/>
                          </a:xfrm>
                          <a:prstGeom prst="rect">
                            <a:avLst/>
                          </a:prstGeom>
                          <a:ln>
                            <a:noFill/>
                          </a:ln>
                        </wps:spPr>
                        <wps:txbx>
                          <w:txbxContent>
                            <w:p w14:paraId="0D1CE1B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76029186" name="Rectangle 176029186"/>
                        <wps:cNvSpPr/>
                        <wps:spPr>
                          <a:xfrm>
                            <a:off x="4797298" y="330526"/>
                            <a:ext cx="42058" cy="186235"/>
                          </a:xfrm>
                          <a:prstGeom prst="rect">
                            <a:avLst/>
                          </a:prstGeom>
                          <a:ln>
                            <a:noFill/>
                          </a:ln>
                        </wps:spPr>
                        <wps:txbx>
                          <w:txbxContent>
                            <w:p w14:paraId="636042C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02284455" name="Rectangle 502284455"/>
                        <wps:cNvSpPr/>
                        <wps:spPr>
                          <a:xfrm>
                            <a:off x="5070348" y="330526"/>
                            <a:ext cx="42058" cy="186235"/>
                          </a:xfrm>
                          <a:prstGeom prst="rect">
                            <a:avLst/>
                          </a:prstGeom>
                          <a:ln>
                            <a:noFill/>
                          </a:ln>
                        </wps:spPr>
                        <wps:txbx>
                          <w:txbxContent>
                            <w:p w14:paraId="34E9B9E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g:wgp>
                  </a:graphicData>
                </a:graphic>
              </wp:inline>
            </w:drawing>
          </mc:Choice>
          <mc:Fallback>
            <w:pict>
              <v:group w14:anchorId="7911C65C" id="Group 22" o:spid="_x0000_s1117" style="width:422.05pt;height:50.65pt;mso-position-horizontal-relative:char;mso-position-vertical-relative:line" coordsize="53599,6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">
                <v:shape id="Picture 2393" o:spid="_x0000_s1118" type="#_x0000_t75" style="position:absolute;width:11917;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">
                  <v:imagedata r:id="rId59" o:title=""/>
                </v:shape>
                <v:shape id="Freeform: Shape 2063418543" o:spid="_x0000_s1119" style="position:absolute;left:1021;top:280;width:501;height:923;visibility:visible;mso-wrap-style:square;v-text-anchor:top" coordsize="50114,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" path="m40843,r9271,l31661,83312r18199,l47955,92329,,92329,2007,83312r18148,l34011,20828r-18365,l17361,12954v6833,,12128,-1016,15900,-3048c37033,7875,39573,4573,40843,xe" fillcolor="black" stroked="f">
                  <v:path arrowok="t" textboxrect="0,0,50114,92329"/>
                </v:shape>
                <v:rect id="Rectangle 1618543213" o:spid="_x0000_s1120" style="position:absolute;left:1709;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" filled="f" stroked="f">
                  <v:textbox inset="0,0,0,0">
                    <w:txbxContent>
                      <w:p w14:paraId="4004931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62514129" o:spid="_x0000_s1121" style="position:absolute;left:3784;top:265;width:700;height:938;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" path="m45085,v8001,,14097,1778,18415,5334c67818,9017,69977,13843,69977,19939v,6731,-1905,12954,-5461,18796c60833,44704,54483,51562,45339,59436,40005,64135,34417,68580,28702,73025,22987,77343,18288,81026,14605,83693r47371,l59817,93853,,93853,2794,80899c8382,76708,13081,73152,17018,70104v3810,-2921,8509,-6730,14097,-11303c40640,50800,47498,43942,51435,38481v4064,-5461,5969,-10795,5969,-16002c57404,18415,56007,15367,53340,13335,50546,11303,46990,10287,42672,10287v-3429,,-7493,636,-12065,2032c26162,13716,21717,15622,17399,18288r-635,l19177,5715c22225,4191,26289,2922,31115,1778,35941,508,40640,,45085,xe" fillcolor="black" stroked="f">
                  <v:path arrowok="t" textboxrect="0,0,69977,93853"/>
                </v:shape>
                <v:rect id="Rectangle 854208337" o:spid="_x0000_s1122" style="position:absolute;left:4544;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" filled="f" stroked="f">
                  <v:textbox inset="0,0,0,0">
                    <w:txbxContent>
                      <w:p w14:paraId="40ADAD4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770689098" o:spid="_x0000_s1123" style="position:absolute;left:6892;top:265;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" path="m45847,v7874,,13970,1524,18415,4826c68834,8001,70993,12447,70993,18034v,6096,-2159,11557,-6477,16256c60198,38989,54737,41910,48133,43180r,635c49657,44197,51435,44831,53340,45720v1778,889,3429,1905,4953,3303c59690,50419,60960,52198,61976,54356v1016,2159,1524,4699,1524,7620c63500,66422,62611,70739,60706,74930v-1778,4192,-4445,7874,-7747,10795c49530,88900,45593,91440,41021,93091v-4572,1778,-9779,2667,-15748,2667c20447,95758,15875,95124,11303,93853,6858,92583,3048,91186,,89408l2794,77598r889,c6350,79629,9779,81534,13970,83185v4064,1524,8382,2287,13081,2287c34163,85472,39878,83312,44450,78867v4572,-4444,6858,-10160,6858,-17144c51308,57404,49911,54102,46990,51943,44069,49784,39624,48768,33528,48768r-5588,l30226,38989r5588,c42545,38989,48006,37465,52197,34163v4318,-3175,6477,-7493,6477,-12954c58674,17780,57404,15113,54864,13081,52324,11176,48514,10287,43561,10287v-4191,,-8509,762,-13208,2287c25654,14098,21590,16002,18034,18288r-635,l19939,5715c23114,4318,27178,3049,32004,1778,36830,635,41529,,45847,xe" fillcolor="black" stroked="f">
                  <v:path arrowok="t" textboxrect="0,0,70993,95758"/>
                </v:shape>
                <v:rect id="Rectangle 1506353975" o:spid="_x0000_s1124" style="position:absolute;left:7637;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" filled="f" stroked="f">
                  <v:textbox inset="0,0,0,0">
                    <w:txbxContent>
                      <w:p w14:paraId="7D7A99C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13639392" o:spid="_x0000_s1125" style="position:absolute;left:9872;top:527;width:320;height:416;visibility:visible;mso-wrap-style:square;v-text-anchor:top" coordsize="31940,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" path="m31940,r,11357l10287,32185r21653,l31940,41583,,41583,3175,27486,31940,xe" fillcolor="black" stroked="f">
                  <v:path arrowok="t" textboxrect="0,0,31940,41583"/>
                </v:shape>
                <v:shape id="Freeform: Shape 2030422123" o:spid="_x0000_s1126" style="position:absolute;left:10192;top:284;width:370;height:919;visibility:visible;mso-wrap-style:square;v-text-anchor:top" coordsize="37020,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" path="m25463,l36385,,23939,56515r13081,l34988,65913r-13208,l16065,91948r-11557,l10351,65913,,65913,,56515r12382,l21654,14859,,35687,,24330,25463,xe" fillcolor="black" stroked="f">
                  <v:path arrowok="t" textboxrect="0,0,37020,91948"/>
                </v:shape>
                <v:rect id="Rectangle 2071710307" o:spid="_x0000_s1127" style="position:absolute;left:10628;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" filled="f" stroked="f">
                  <v:textbox inset="0,0,0,0">
                    <w:txbxContent>
                      <w:p w14:paraId="77B1936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379680470" o:spid="_x0000_s1128" style="position:absolute;left:1094;top:1880;width:478;height:924;visibility:visible;mso-wrap-style:square;v-text-anchor:top" coordsize="47777,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" path="m20574,r9195,l29769,82931r18008,l47777,92329,,92329,,82931r18377,l18377,21336,,21336,,12954v2489,,5156,-254,8001,-762c10846,11811,13005,11176,14465,10413,16281,9398,17716,8001,18771,6477,19812,4826,20422,2667,20574,xe" fillcolor="black" stroked="f">
                  <v:path arrowok="t" textboxrect="0,0,47777,92329"/>
                </v:shape>
                <v:rect id="Rectangle 1848080861" o:spid="_x0000_s1129" style="position:absolute;left:1709;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" filled="f" stroked="f">
                  <v:textbox inset="0,0,0,0">
                    <w:txbxContent>
                      <w:p w14:paraId="658EA385" w14:textId="77777777" w:rsidR="00000000" w:rsidRDefault="00000000" w:rsidP="001E2795">
                        <w:pPr>
                          <w:spacing w:after="160" w:line="259" w:lineRule="auto"/>
                          <w:ind w:left="0" w:right="0"/>
                          <w:jc w:val="left"/>
                        </w:pPr>
                        <w:r>
                          <w:t xml:space="preserve"> </w:t>
                        </w:r>
                      </w:p>
                    </w:txbxContent>
                  </v:textbox>
                </v:rect>
                <v:rect id="Rectangle 644477083" o:spid="_x0000_s1130" style="position:absolute;left:3385;top:1849;width:214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" filled="f" stroked="f">
                  <v:textbox inset="0,0,0,0">
                    <w:txbxContent>
                      <w:p w14:paraId="00A0BDED" w14:textId="77777777" w:rsidR="00000000" w:rsidRDefault="00000000" w:rsidP="001E2795">
                        <w:pPr>
                          <w:spacing w:after="160" w:line="259" w:lineRule="auto"/>
                          <w:ind w:left="0" w:right="0"/>
                          <w:jc w:val="left"/>
                        </w:pPr>
                        <w:r>
                          <w:t>13</w:t>
                        </w:r>
                      </w:p>
                    </w:txbxContent>
                  </v:textbox>
                </v:rect>
                <v:rect id="Rectangle 776326473" o:spid="_x0000_s1131" style="position:absolute;left:5001;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" filled="f" stroked="f">
                  <v:textbox inset="0,0,0,0">
                    <w:txbxContent>
                      <w:p w14:paraId="4F018AEC" w14:textId="77777777" w:rsidR="00000000" w:rsidRDefault="00000000" w:rsidP="001E2795">
                        <w:pPr>
                          <w:spacing w:after="160" w:line="259" w:lineRule="auto"/>
                          <w:ind w:left="0" w:right="0"/>
                          <w:jc w:val="left"/>
                        </w:pPr>
                        <w:r>
                          <w:t xml:space="preserve"> </w:t>
                        </w:r>
                      </w:p>
                    </w:txbxContent>
                  </v:textbox>
                </v:rect>
                <v:rect id="Rectangle 1777349498" o:spid="_x0000_s1132" style="position:absolute;left:6464;top:1849;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" filled="f" stroked="f">
                  <v:textbox inset="0,0,0,0">
                    <w:txbxContent>
                      <w:p w14:paraId="458D76AD" w14:textId="77777777" w:rsidR="00000000" w:rsidRDefault="00000000" w:rsidP="001E2795">
                        <w:pPr>
                          <w:spacing w:after="160" w:line="259" w:lineRule="auto"/>
                          <w:ind w:left="0" w:right="0"/>
                          <w:jc w:val="left"/>
                        </w:pPr>
                        <w:r>
                          <w:t>24</w:t>
                        </w:r>
                      </w:p>
                    </w:txbxContent>
                  </v:textbox>
                </v:rect>
                <v:rect id="Rectangle 1240489869" o:spid="_x0000_s1133" style="position:absolute;left:8079;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" filled="f" stroked="f">
                  <v:textbox inset="0,0,0,0">
                    <w:txbxContent>
                      <w:p w14:paraId="4F410C13" w14:textId="77777777" w:rsidR="00000000" w:rsidRDefault="00000000" w:rsidP="001E2795">
                        <w:pPr>
                          <w:spacing w:after="160" w:line="259" w:lineRule="auto"/>
                          <w:ind w:left="0" w:right="0"/>
                          <w:jc w:val="left"/>
                        </w:pPr>
                        <w:r>
                          <w:t xml:space="preserve"> </w:t>
                        </w:r>
                      </w:p>
                    </w:txbxContent>
                  </v:textbox>
                </v:rect>
                <v:rect id="Rectangle 313063503" o:spid="_x0000_s1134" style="position:absolute;left:9455;top:1849;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" filled="f" stroked="f">
                  <v:textbox inset="0,0,0,0">
                    <w:txbxContent>
                      <w:p w14:paraId="7A4848E5" w14:textId="77777777" w:rsidR="00000000" w:rsidRDefault="00000000" w:rsidP="001E2795">
                        <w:pPr>
                          <w:spacing w:after="160" w:line="259" w:lineRule="auto"/>
                          <w:ind w:left="0" w:right="0"/>
                          <w:jc w:val="left"/>
                        </w:pPr>
                        <w:r>
                          <w:t>26</w:t>
                        </w:r>
                      </w:p>
                    </w:txbxContent>
                  </v:textbox>
                </v:rect>
                <v:rect id="Rectangle 1061887334" o:spid="_x0000_s1135" style="position:absolute;left:11070;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" filled="f" stroked="f">
                  <v:textbox inset="0,0,0,0">
                    <w:txbxContent>
                      <w:p w14:paraId="1A829AB3" w14:textId="77777777" w:rsidR="00000000" w:rsidRDefault="00000000" w:rsidP="001E2795">
                        <w:pPr>
                          <w:spacing w:after="160" w:line="259" w:lineRule="auto"/>
                          <w:ind w:left="0" w:right="0"/>
                          <w:jc w:val="left"/>
                        </w:pPr>
                        <w:r>
                          <w:t xml:space="preserve"> </w:t>
                        </w:r>
                      </w:p>
                    </w:txbxContent>
                  </v:textbox>
                </v:rect>
                <v:rect id="Rectangle 995528025" o:spid="_x0000_s1136" style="position:absolute;left:64;top:330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" filled="f" stroked="f">
                  <v:textbox inset="0,0,0,0">
                    <w:txbxContent>
                      <w:p w14:paraId="782CA393" w14:textId="77777777" w:rsidR="00000000" w:rsidRDefault="00000000" w:rsidP="001E2795">
                        <w:pPr>
                          <w:spacing w:after="160" w:line="259" w:lineRule="auto"/>
                          <w:ind w:left="0" w:right="0"/>
                          <w:jc w:val="left"/>
                        </w:pPr>
                        <w:r>
                          <w:t xml:space="preserve"> </w:t>
                        </w:r>
                      </w:p>
                    </w:txbxContent>
                  </v:textbox>
                </v:rect>
                <v:rect id="Rectangle 189922144" o:spid="_x0000_s1137" style="position:absolute;left:3766;top:3602;width:166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" filled="f" stroked="f">
                  <v:textbox inset="0,0,0,0">
                    <w:txbxContent>
                      <w:p w14:paraId="1750265D" w14:textId="77777777" w:rsidR="00000000" w:rsidRDefault="00000000" w:rsidP="001E2795">
                        <w:pPr>
                          <w:spacing w:after="160" w:line="259" w:lineRule="auto"/>
                          <w:ind w:left="0" w:right="0"/>
                          <w:jc w:val="left"/>
                        </w:pPr>
                        <w:r>
                          <w:rPr>
                            <w:rFonts w:ascii="Verdana" w:eastAsia="Verdana" w:hAnsi="Verdana" w:cs="Verdana"/>
                            <w:i/>
                          </w:rPr>
                          <w:t xml:space="preserve">h </w:t>
                        </w:r>
                      </w:p>
                    </w:txbxContent>
                  </v:textbox>
                </v:rect>
                <v:rect id="Rectangle 696680618" o:spid="_x0000_s1138" style="position:absolute;left:3248;top:5126;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" filled="f" stroked="f">
                  <v:textbox inset="0,0,0,0">
                    <w:txbxContent>
                      <w:p w14:paraId="3F41E2DC"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227985980" o:spid="_x0000_s1139" style="position:absolute;left:5077;top:512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" filled="f" stroked="f">
                  <v:textbox inset="0,0,0,0">
                    <w:txbxContent>
                      <w:p w14:paraId="36241599"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870254136" o:spid="_x0000_s1140" style="position:absolute;left:5793;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" filled="f" stroked="f">
                  <v:textbox inset="0,0,0,0">
                    <w:txbxContent>
                      <w:p w14:paraId="144B6DA3" w14:textId="77777777" w:rsidR="00000000" w:rsidRDefault="00000000" w:rsidP="001E2795">
                        <w:pPr>
                          <w:spacing w:after="160" w:line="259" w:lineRule="auto"/>
                          <w:ind w:left="0" w:right="0"/>
                          <w:jc w:val="left"/>
                        </w:pPr>
                        <w:r>
                          <w:t xml:space="preserve"> </w:t>
                        </w:r>
                      </w:p>
                    </w:txbxContent>
                  </v:textbox>
                </v:rect>
                <v:rect id="Rectangle 765458566" o:spid="_x0000_s1141" style="position:absolute;left:8780;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" filled="f" stroked="f">
                  <v:textbox inset="0,0,0,0">
                    <w:txbxContent>
                      <w:p w14:paraId="6EEFAC1F" w14:textId="77777777" w:rsidR="00000000" w:rsidRDefault="00000000" w:rsidP="001E2795">
                        <w:pPr>
                          <w:spacing w:after="160" w:line="259" w:lineRule="auto"/>
                          <w:ind w:left="0" w:right="0"/>
                          <w:jc w:val="left"/>
                        </w:pPr>
                        <w:r>
                          <w:t xml:space="preserve"> </w:t>
                        </w:r>
                      </w:p>
                    </w:txbxContent>
                  </v:textbox>
                </v:rect>
                <v:shape id="Picture 2418" o:spid="_x0000_s1142" type="#_x0000_t75" style="position:absolute;left:14996;width:12375;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">
                  <v:imagedata r:id="rId60" o:title=""/>
                </v:shape>
                <v:shape id="Freeform: Shape 1758270244" o:spid="_x0000_s1143" style="position:absolute;left:16299;top:284;width:749;height:939;visibility:visible;mso-wrap-style:square;v-text-anchor:top" coordsize="74930,9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" path="m21971,l74930,,72517,10414r-41402,l25527,35687v1651,-254,3175,-381,4699,-509c31877,35052,33401,34925,34925,34925v8890,,15875,2032,20828,5969c60706,44958,63246,50419,63246,57277v,4953,-889,9651,-2794,14097c58674,75819,56134,79628,52705,82931v-3429,3429,-7493,6096,-12192,8001c35941,92964,30480,93852,24257,93852v-4826,,-9398,-634,-13589,-1904c6350,90805,2794,89408,,87884l2413,75946r762,c5715,77851,9017,79628,13081,81280v4191,1523,8509,2286,12954,2286c33401,83566,39370,81407,43815,76962v4572,-4445,6731,-10287,6731,-17526c50546,56642,50038,54228,49022,52451,48006,50546,46609,49022,44831,47878,43053,46736,41021,45974,38608,45466v-2413,-508,-5080,-763,-7747,-763c27432,44703,23876,44958,20447,45466v-3556,508,-6477,1143,-8890,1524l21971,xe" fillcolor="black" stroked="f">
                  <v:path arrowok="t" textboxrect="0,0,74930,93852"/>
                </v:shape>
                <v:rect id="Rectangle 1473148386" o:spid="_x0000_s1144" style="position:absolute;left:17029;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" filled="f" stroked="f">
                  <v:textbox inset="0,0,0,0">
                    <w:txbxContent>
                      <w:p w14:paraId="6D7AB7A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47392892" o:spid="_x0000_s1145" style="position:absolute;left:19465;top:320;width:310;height:903;visibility:visible;mso-wrap-style:square;v-text-anchor:top" coordsize="30988,9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" path="m30988,r,12297l27813,13510c21209,19225,16764,26591,14478,35862v3429,-2032,7112,-3683,11049,-4826l30988,30264r,9058l23241,40561v-3429,889,-6858,2286,-10160,4064c12700,46403,12446,48689,12192,51357v-381,2793,-508,5460,-508,8001c11684,63421,12192,66723,13208,69390v1016,2794,2286,4953,3683,6477c18542,77518,20320,78788,22352,79423v2032,762,4191,1143,6350,1143l30988,79544r,9971l27305,90218v-8636,,-15367,-2794,-20193,-8382c2286,76248,,68628,,58976,,50086,1143,41832,3556,34084,5969,26464,9525,19607,14224,13637l30988,xe" fillcolor="black" stroked="f">
                  <v:path arrowok="t" textboxrect="0,0,30988,90218"/>
                </v:shape>
                <v:shape id="Freeform: Shape 1511529648" o:spid="_x0000_s1146" style="position:absolute;left:19775;top:614;width:317;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" path="m6223,v3683,,6985,381,9906,1398c19177,2286,21844,3810,24257,5842v2540,2286,4318,4953,5588,7874c31115,16764,31750,20320,31750,24257v,10160,-3429,18796,-10160,25908c18288,53722,14510,56388,10287,58166l,60130,,50159,13335,44197v3937,-4699,5969,-10923,5969,-18543c19304,20448,17780,16510,14859,13843,11938,11049,7620,9652,1778,9652l,9937,,879,6223,xe" fillcolor="black" stroked="f">
                  <v:path arrowok="t" textboxrect="0,0,31750,60130"/>
                </v:shape>
                <v:shape id="Freeform: Shape 759799938" o:spid="_x0000_s1147" style="position:absolute;left:19775;top:266;width:335;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" path="m23241,v2413,,4572,127,6223,508c31115,762,32512,1143,33528,1397l31496,12447r-635,c29972,11938,28448,11557,26289,11049v-2159,-508,-4445,-762,-6858,-762l,17710,,5413,254,5207c7112,1778,14732,,23241,xe" fillcolor="black" stroked="f">
                  <v:path arrowok="t" textboxrect="0,0,33528,17710"/>
                </v:shape>
                <v:rect id="Rectangle 642999162" o:spid="_x0000_s1148" style="position:absolute;left:20168;top:249;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" filled="f" stroked="f">
                  <v:textbox inset="0,0,0,0">
                    <w:txbxContent>
                      <w:p w14:paraId="14B885F1"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016180233" o:spid="_x0000_s1149" style="position:absolute;left:22430;top:284;width:732;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" path="m12319,l73152,,70104,13716,13462,91948,,91948,60325,10414r-50292,l12319,xe" fillcolor="black" stroked="f">
                  <v:path arrowok="t" textboxrect="0,0,73152,91948"/>
                </v:shape>
                <v:rect id="Rectangle 202090141" o:spid="_x0000_s1150" style="position:absolute;left:23127;top:249;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" filled="f" stroked="f">
                  <v:textbox inset="0,0,0,0">
                    <w:txbxContent>
                      <w:p w14:paraId="78BB2BDA"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378675057" o:spid="_x0000_s1151" style="position:absolute;left:25366;top:305;width:320;height:920;visibility:visible;mso-wrap-style:square;v-text-anchor:top" coordsize="31940,9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" path="m31940,r,7944l28575,9076v-3937,3175,-5842,6985,-5842,11684c22733,23173,23368,25332,24638,27237v1397,2032,3302,3683,5842,5080l31940,33048r,11868l28067,43366v-4953,2540,-8890,5969,-11557,10160c13843,57717,12446,62162,12446,66988v,4572,1524,8382,4445,11557c19939,81593,23876,83117,28829,83117r3111,-569l31940,91220r-4254,787c19177,92007,12446,89848,7493,85530,2540,81339,,75878,,69147,,62924,1905,57336,5461,52383,9017,47430,14351,43493,21209,40445r,-254c17653,37905,14986,35492,13208,32698,11430,29904,10541,26729,10541,23173v,-7366,3302,-13843,9779,-19177l31940,xe" fillcolor="black" stroked="f">
                  <v:path arrowok="t" textboxrect="0,0,31940,92007"/>
                </v:shape>
                <v:shape id="Freeform: Shape 885913354" o:spid="_x0000_s1152" style="position:absolute;left:25686;top:262;width:376;height:955;visibility:visible;mso-wrap-style:square;v-text-anchor:top" coordsize="37656,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" path="m12383,v7874,,13970,1905,18541,5587c35370,9271,37656,13970,37656,19685v,4952,-1651,9778,-4826,14604c29528,38988,24829,42672,18606,45338r,382c23051,47878,26353,50419,28639,53467v2285,3047,3429,6858,3429,11430c32068,68580,31179,72262,29401,76073v-1652,3937,-4064,7238,-7239,10160c18860,89281,15177,91694,10859,93472l,95479,,86807,7303,85471v2921,-1270,5207,-2921,6985,-4953c15939,78612,17336,76453,18224,73913v890,-2412,1271,-4952,1271,-7365c19495,63753,18860,61213,17336,59182,15939,57150,13526,55245,10097,53467,8446,52577,6541,51688,4382,50927l,49175,,37306r4128,2064c6541,40386,9081,41402,11874,42290v4827,-3047,8383,-6222,10542,-9652c24574,29336,25718,25527,25718,21336v,-3684,-1397,-6604,-4064,-9017c18860,9906,15177,8636,10605,8636l,12203,,4259,12383,xe" fillcolor="black" stroked="f">
                  <v:path arrowok="t" textboxrect="0,0,37656,95479"/>
                </v:shape>
                <v:rect id="Rectangle 180581304" o:spid="_x0000_s1153" style="position:absolute;left:26099;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" filled="f" stroked="f">
                  <v:textbox inset="0,0,0,0">
                    <w:txbxContent>
                      <w:p w14:paraId="519AD349"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053668283" o:spid="_x0000_s1154" style="position:absolute;left:16341;top:1865;width:598;height:939;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" path="m27051,v9017,,16129,2286,21336,6858c53467,11303,56007,17526,56007,25273v,3555,-381,6730,-1270,9779c53975,38100,52705,41021,51054,43687v-1524,2541,-3429,5081,-5461,7494c43561,53721,41021,56387,37973,59436v-4191,4317,-8509,8509,-13081,12573c20447,76073,16256,79883,12319,83312r47498,l59817,93853,,93853,,80899c4191,77215,8382,73533,12446,69850v4191,-3683,8128,-7366,11684,-11049c31750,51053,36957,45085,39751,40512v2794,-4444,4191,-9398,4191,-14604c43942,21082,42418,17399,39370,14732,36449,12064,32131,10668,26797,10668v-3683,,-7493,635,-11684,1905c10922,13970,6858,16002,2794,18669r-635,l2159,5714c5080,4318,8763,2921,13462,1778,18161,508,22733,,27051,xe" fillcolor="black" stroked="f">
                  <v:path arrowok="t" textboxrect="0,0,59817,93853"/>
                </v:shape>
                <v:rect id="Rectangle 269732309" o:spid="_x0000_s1155" style="position:absolute;left:17029;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" filled="f" stroked="f">
                  <v:textbox inset="0,0,0,0">
                    <w:txbxContent>
                      <w:p w14:paraId="48E93E65" w14:textId="77777777" w:rsidR="00000000" w:rsidRDefault="00000000" w:rsidP="001E2795">
                        <w:pPr>
                          <w:spacing w:after="160" w:line="259" w:lineRule="auto"/>
                          <w:ind w:left="0" w:right="0"/>
                          <w:jc w:val="left"/>
                        </w:pPr>
                        <w:r>
                          <w:t xml:space="preserve"> </w:t>
                        </w:r>
                      </w:p>
                    </w:txbxContent>
                  </v:textbox>
                </v:rect>
                <v:rect id="Rectangle 724836009" o:spid="_x0000_s1156" style="position:absolute;left:18964;top:1849;width:214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" filled="f" stroked="f">
                  <v:textbox inset="0,0,0,0">
                    <w:txbxContent>
                      <w:p w14:paraId="4F36D19B" w14:textId="77777777" w:rsidR="00000000" w:rsidRDefault="00000000" w:rsidP="001E2795">
                        <w:pPr>
                          <w:spacing w:after="160" w:line="259" w:lineRule="auto"/>
                          <w:ind w:left="0" w:right="0"/>
                          <w:jc w:val="left"/>
                        </w:pPr>
                        <w:r>
                          <w:t>15</w:t>
                        </w:r>
                      </w:p>
                    </w:txbxContent>
                  </v:textbox>
                </v:rect>
                <v:rect id="Rectangle 2089373530" o:spid="_x0000_s1157" style="position:absolute;left:20580;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" filled="f" stroked="f">
                  <v:textbox inset="0,0,0,0">
                    <w:txbxContent>
                      <w:p w14:paraId="6A0A1128" w14:textId="77777777" w:rsidR="00000000" w:rsidRDefault="00000000" w:rsidP="001E2795">
                        <w:pPr>
                          <w:spacing w:after="160" w:line="259" w:lineRule="auto"/>
                          <w:ind w:left="0" w:right="0"/>
                          <w:jc w:val="left"/>
                        </w:pPr>
                        <w:r>
                          <w:t xml:space="preserve"> </w:t>
                        </w:r>
                      </w:p>
                    </w:txbxContent>
                  </v:textbox>
                </v:rect>
                <v:rect id="Rectangle 970409673" o:spid="_x0000_s1158" style="position:absolute;left:21967;top:1849;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" filled="f" stroked="f">
                  <v:textbox inset="0,0,0,0">
                    <w:txbxContent>
                      <w:p w14:paraId="21548730" w14:textId="77777777" w:rsidR="00000000" w:rsidRDefault="00000000" w:rsidP="001E2795">
                        <w:pPr>
                          <w:spacing w:after="160" w:line="259" w:lineRule="auto"/>
                          <w:ind w:left="0" w:right="0"/>
                          <w:jc w:val="left"/>
                        </w:pPr>
                        <w:r>
                          <w:t>27</w:t>
                        </w:r>
                      </w:p>
                    </w:txbxContent>
                  </v:textbox>
                </v:rect>
                <v:rect id="Rectangle 226446508" o:spid="_x0000_s1159" style="position:absolute;left:23585;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" filled="f" stroked="f">
                  <v:textbox inset="0,0,0,0">
                    <w:txbxContent>
                      <w:p w14:paraId="34053641" w14:textId="77777777" w:rsidR="00000000" w:rsidRDefault="00000000" w:rsidP="001E2795">
                        <w:pPr>
                          <w:spacing w:after="160" w:line="259" w:lineRule="auto"/>
                          <w:ind w:left="0" w:right="0"/>
                          <w:jc w:val="left"/>
                        </w:pPr>
                        <w:r>
                          <w:t xml:space="preserve"> </w:t>
                        </w:r>
                      </w:p>
                    </w:txbxContent>
                  </v:textbox>
                </v:rect>
                <v:rect id="Rectangle 574874739" o:spid="_x0000_s1160" style="position:absolute;left:24911;top:1849;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" filled="f" stroked="f">
                  <v:textbox inset="0,0,0,0">
                    <w:txbxContent>
                      <w:p w14:paraId="4708DC71" w14:textId="77777777" w:rsidR="00000000" w:rsidRDefault="00000000" w:rsidP="001E2795">
                        <w:pPr>
                          <w:spacing w:after="160" w:line="259" w:lineRule="auto"/>
                          <w:ind w:left="0" w:right="0"/>
                          <w:jc w:val="left"/>
                        </w:pPr>
                        <w:r>
                          <w:t>28</w:t>
                        </w:r>
                      </w:p>
                    </w:txbxContent>
                  </v:textbox>
                </v:rect>
                <v:rect id="Rectangle 744383591" o:spid="_x0000_s1161" style="position:absolute;left:26526;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" filled="f" stroked="f">
                  <v:textbox inset="0,0,0,0">
                    <w:txbxContent>
                      <w:p w14:paraId="56F16AE7" w14:textId="77777777" w:rsidR="00000000" w:rsidRDefault="00000000" w:rsidP="001E2795">
                        <w:pPr>
                          <w:spacing w:after="160" w:line="259" w:lineRule="auto"/>
                          <w:ind w:left="0" w:right="0"/>
                          <w:jc w:val="left"/>
                        </w:pPr>
                        <w:r>
                          <w:t xml:space="preserve"> </w:t>
                        </w:r>
                      </w:p>
                    </w:txbxContent>
                  </v:textbox>
                </v:rect>
                <v:rect id="Rectangle 484510271" o:spid="_x0000_s1162" style="position:absolute;left:16435;top:3602;width:118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" filled="f" stroked="f">
                  <v:textbox inset="0,0,0,0">
                    <w:txbxContent>
                      <w:p w14:paraId="1C2835EB" w14:textId="77777777" w:rsidR="00000000" w:rsidRDefault="00000000" w:rsidP="001E2795">
                        <w:pPr>
                          <w:spacing w:after="160" w:line="259" w:lineRule="auto"/>
                          <w:ind w:left="0" w:right="0"/>
                          <w:jc w:val="left"/>
                        </w:pPr>
                        <w:r>
                          <w:rPr>
                            <w:rFonts w:ascii="Verdana" w:eastAsia="Verdana" w:hAnsi="Verdana" w:cs="Verdana"/>
                            <w:i/>
                          </w:rPr>
                          <w:t xml:space="preserve">j </w:t>
                        </w:r>
                      </w:p>
                    </w:txbxContent>
                  </v:textbox>
                </v:rect>
                <v:rect id="Rectangle 1662102024" o:spid="_x0000_s1163" style="position:absolute;left:15734;top:5126;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" filled="f" stroked="f">
                  <v:textbox inset="0,0,0,0">
                    <w:txbxContent>
                      <w:p w14:paraId="6FC18175"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918033116" o:spid="_x0000_s1164" style="position:absolute;left:17562;top:5126;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" filled="f" stroked="f">
                  <v:textbox inset="0,0,0,0">
                    <w:txbxContent>
                      <w:p w14:paraId="53CC2E44"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437936304" o:spid="_x0000_s1165" style="position:absolute;left:18263;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" filled="f" stroked="f">
                  <v:textbox inset="0,0,0,0">
                    <w:txbxContent>
                      <w:p w14:paraId="3B984B45" w14:textId="77777777" w:rsidR="00000000" w:rsidRDefault="00000000" w:rsidP="001E2795">
                        <w:pPr>
                          <w:spacing w:after="160" w:line="259" w:lineRule="auto"/>
                          <w:ind w:left="0" w:right="0"/>
                          <w:jc w:val="left"/>
                        </w:pPr>
                        <w:r>
                          <w:t xml:space="preserve"> </w:t>
                        </w:r>
                      </w:p>
                    </w:txbxContent>
                  </v:textbox>
                </v:rect>
                <v:rect id="Rectangle 1474618224" o:spid="_x0000_s1166" style="position:absolute;left:21250;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" filled="f" stroked="f">
                  <v:textbox inset="0,0,0,0">
                    <w:txbxContent>
                      <w:p w14:paraId="10A2C07E" w14:textId="77777777" w:rsidR="00000000" w:rsidRDefault="00000000" w:rsidP="001E2795">
                        <w:pPr>
                          <w:spacing w:after="160" w:line="259" w:lineRule="auto"/>
                          <w:ind w:left="0" w:right="0"/>
                          <w:jc w:val="left"/>
                        </w:pPr>
                        <w:r>
                          <w:t xml:space="preserve"> </w:t>
                        </w:r>
                      </w:p>
                    </w:txbxContent>
                  </v:textbox>
                </v:rect>
                <v:rect id="Rectangle 1246465286" o:spid="_x0000_s1167" style="position:absolute;left:24225;top:330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" filled="f" stroked="f">
                  <v:textbox inset="0,0,0,0">
                    <w:txbxContent>
                      <w:p w14:paraId="204FA63B" w14:textId="77777777" w:rsidR="00000000" w:rsidRDefault="00000000" w:rsidP="001E2795">
                        <w:pPr>
                          <w:spacing w:after="160" w:line="259" w:lineRule="auto"/>
                          <w:ind w:left="0" w:right="0"/>
                          <w:jc w:val="left"/>
                        </w:pPr>
                        <w:r>
                          <w:t xml:space="preserve"> </w:t>
                        </w:r>
                      </w:p>
                    </w:txbxContent>
                  </v:textbox>
                </v:rect>
                <v:shape id="Picture 2445" o:spid="_x0000_s1168" type="#_x0000_t75" style="position:absolute;left:30480;width:23119;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">
                  <v:imagedata r:id="rId61" o:title=""/>
                </v:shape>
                <v:shape id="Freeform: Shape 1836174173" o:spid="_x0000_s1169" style="position:absolute;left:31821;top:280;width:501;height:923;visibility:visible;mso-wrap-style:square;v-text-anchor:top" coordsize="5016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" path="m40894,r9271,l31750,83312r18161,l48006,92329,,92329,2032,83312r18161,l34036,20828r-18288,l17399,12954v6858,,12192,-1016,15875,-3048c37084,7875,39624,4573,40894,xe" fillcolor="black" stroked="f">
                  <v:path arrowok="t" textboxrect="0,0,50165,92329"/>
                </v:shape>
                <v:rect id="Rectangle 91805142" o:spid="_x0000_s1170" style="position:absolute;left:32515;top:249;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" filled="f" stroked="f">
                  <v:textbox inset="0,0,0,0">
                    <w:txbxContent>
                      <w:p w14:paraId="2C8A5DD1"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406689663" o:spid="_x0000_s1171" style="position:absolute;left:34950;top:265;width:700;height:938;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" path="m45085,v8001,,14097,1778,18415,5334c67818,9017,69977,13843,69977,19939v,6731,-1905,12954,-5461,18796c60833,44704,54483,51562,45339,59436,40005,64135,34417,68580,28702,73025,22987,77343,18288,81026,14605,83693r47371,l59817,93853,,93853,2794,80899c8382,76708,13081,73152,17018,70104v3810,-2921,8509,-6730,14097,-11303c40640,50800,47498,43942,51435,38481v4064,-5461,5969,-10795,5969,-16002c57404,18415,56007,15367,53340,13335,50546,11303,46990,10287,42672,10287v-3429,,-7493,636,-12065,2032c26162,13716,21717,15622,17399,18288r-635,l19177,5715c22225,4191,26289,2922,31115,1778,35941,508,40640,,45085,xe" fillcolor="black" stroked="f">
                  <v:path arrowok="t" textboxrect="0,0,69977,93853"/>
                </v:shape>
                <v:rect id="Rectangle 1096179545" o:spid="_x0000_s1172" style="position:absolute;left:35716;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" filled="f" stroked="f">
                  <v:textbox inset="0,0,0,0">
                    <w:txbxContent>
                      <w:p w14:paraId="06D90370"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631404467" o:spid="_x0000_s1173" style="position:absolute;left:37951;top:265;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" path="m45847,v7874,,13970,1524,18415,4826c68834,8001,70993,12447,70993,18034v,6096,-2159,11557,-6477,16256c60198,38989,54737,41910,48133,43180r,635c49657,44197,51435,44831,53340,45720v1778,889,3429,1905,4953,3303c59690,50419,60960,52198,61976,54356v1016,2159,1524,4699,1524,7620c63500,66422,62611,70739,60706,74930v-1778,4192,-4445,7874,-7747,10795c49530,88900,45593,91440,41021,93091v-4572,1778,-9779,2667,-15748,2667c20447,95758,15875,95124,11303,93853,6858,92583,3048,91186,,89408l2794,77598r889,c6477,79629,9779,81534,13970,83185v4064,1524,8382,2287,13081,2287c34163,85472,39878,83312,44450,78867v4572,-4444,6858,-10160,6858,-17144c51308,57404,49911,54102,46990,51943,44069,49784,39624,48768,33528,48768r-5588,l30226,38989r5588,c42545,38989,48006,37465,52197,34163v4318,-3175,6477,-7493,6477,-12954c58674,17780,57404,15113,54864,13081,52324,11176,48514,10287,43561,10287v-4191,,-8509,762,-13208,2287c25654,14098,21590,16002,18034,18288r-635,l19939,5715c23114,4318,27178,3049,32004,1778,36830,635,41529,,45847,xe" fillcolor="black" stroked="f">
                  <v:path arrowok="t" textboxrect="0,0,70993,95758"/>
                </v:shape>
                <v:rect id="Rectangle 1756339354" o:spid="_x0000_s1174" style="position:absolute;left:38707;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" filled="f" stroked="f">
                  <v:textbox inset="0,0,0,0">
                    <w:txbxContent>
                      <w:p w14:paraId="27D75A6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09138731" o:spid="_x0000_s1175" style="position:absolute;left:40688;top:527;width:319;height:416;visibility:visible;mso-wrap-style:square;v-text-anchor:top" coordsize="31941,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" path="m31941,r,11357l10287,32185r21654,l31941,41583,,41583,3175,27486,31941,xe" fillcolor="black" stroked="f">
                  <v:path arrowok="t" textboxrect="0,0,31941,41583"/>
                </v:shape>
                <v:shape id="Freeform: Shape 727441864" o:spid="_x0000_s1176" style="position:absolute;left:41007;top:284;width:370;height:919;visibility:visible;mso-wrap-style:square;v-text-anchor:top" coordsize="37021,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" path="m25464,l36385,,23940,56515r13081,l34989,65913r-13209,l16065,91948r-11556,l10351,65913,,65913,,56515r12383,l21653,14859,,35687,,24330,25464,xe" fillcolor="black" stroked="f">
                  <v:path arrowok="t" textboxrect="0,0,37021,91948"/>
                </v:shape>
                <v:rect id="Rectangle 180661547" o:spid="_x0000_s1177" style="position:absolute;left:41450;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" filled="f" stroked="f">
                  <v:textbox inset="0,0,0,0">
                    <w:txbxContent>
                      <w:p w14:paraId="3EE16824"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852110397" o:spid="_x0000_s1178" style="position:absolute;left:43456;top:284;width:750;height:939;visibility:visible;mso-wrap-style:square;v-text-anchor:top" coordsize="74930,9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" path="m21971,l74930,,72517,10414r-41402,l25527,35687v1651,-254,3175,-381,4699,-509c31877,35052,33401,34925,34925,34925v8890,,15875,2032,20828,5969c60706,44958,63246,50419,63246,57277v,4953,-889,9651,-2794,14097c58674,75819,56134,79628,52705,82931v-3429,3429,-7493,6096,-12192,8001c35941,92964,30480,93852,24257,93852v-4826,,-9398,-634,-13589,-1904c6350,90805,2794,89408,,87884l2413,75946r762,c5715,77851,9017,79628,13081,81280v4191,1523,8509,2286,12954,2286c33401,83566,39370,81407,43815,76962v4572,-4445,6731,-10287,6731,-17526c50546,56642,50038,54228,49022,52451,48006,50546,46609,49022,44831,47878,43053,46736,41021,45974,38608,45466v-2413,-508,-5080,-763,-7747,-763c27432,44703,23876,44958,20447,45466v-3556,508,-6477,1143,-8890,1524l21971,xe" fillcolor="black" stroked="f">
                  <v:path arrowok="t" textboxrect="0,0,74930,93852"/>
                </v:shape>
                <v:rect id="Rectangle 862496235" o:spid="_x0000_s1179" style="position:absolute;left:44193;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" filled="f" stroked="f">
                  <v:textbox inset="0,0,0,0">
                    <w:txbxContent>
                      <w:p w14:paraId="0482912C"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52166752" o:spid="_x0000_s1180" style="position:absolute;left:46226;top:320;width:310;height:903;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" path="m30988,r,12296l27813,13509c21209,19224,16764,26591,14478,35861v3429,-2031,7112,-3682,11049,-4826l30988,30264r,9057l23241,40560v-3429,889,-6858,2286,-10160,4064c12700,46403,12446,48689,12192,51356v-381,2793,-508,5461,-508,8001c11684,63420,12192,66722,13208,69390v1016,2793,2286,4952,3683,6477c18542,77517,20320,78787,22352,79422v2032,762,4191,1144,6350,1144l30988,79544r,9970l27305,90217v-8636,,-15367,-2794,-20193,-8382c2286,76247,,68628,,58975,,50085,1143,41831,3556,34083,5969,26464,9525,19606,14224,13636l30988,xe" fillcolor="black" stroked="f">
                  <v:path arrowok="t" textboxrect="0,0,30988,90217"/>
                </v:shape>
                <v:shape id="Freeform: Shape 276226342" o:spid="_x0000_s1181" style="position:absolute;left:46536;top:614;width:318;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" path="m6223,v3683,,6985,381,9906,1398c19177,2286,21844,3810,24257,5842v2540,2286,4318,4953,5588,7874c31115,16764,31750,20320,31750,24257v,10160,-3429,18796,-10160,25908c18288,53722,14510,56388,10287,58166l,60130,,50160,13335,44197v3937,-4699,5969,-10923,5969,-18543c19304,20448,17780,16510,14859,13843,11938,11049,7620,9652,1778,9652l,9937,,880,6223,xe" fillcolor="black" stroked="f">
                  <v:path arrowok="t" textboxrect="0,0,31750,60130"/>
                </v:shape>
                <v:shape id="Freeform: Shape 1370167799" o:spid="_x0000_s1182" style="position:absolute;left:46536;top:266;width:335;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" path="m23241,v2413,,4572,127,6223,508c31115,762,32512,1143,33528,1397l31496,12447r-635,c29972,11938,28448,11557,26289,11049v-2159,-508,-4445,-762,-6858,-762l,17710,,5414,254,5207c7112,1778,14732,,23241,xe" fillcolor="black" stroked="f">
                  <v:path arrowok="t" textboxrect="0,0,33528,17710"/>
                </v:shape>
                <v:rect id="Rectangle 1007983873" o:spid="_x0000_s1183" style="position:absolute;left:46936;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" filled="f" stroked="f">
                  <v:textbox inset="0,0,0,0">
                    <w:txbxContent>
                      <w:p w14:paraId="6B07AD3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963755764" o:spid="_x0000_s1184" style="position:absolute;left:48994;top:284;width:731;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" path="m12319,l73152,,70104,13716,13462,91948,,91948,60325,10414r-50292,l12319,xe" fillcolor="black" stroked="f">
                  <v:path arrowok="t" textboxrect="0,0,73152,91948"/>
                </v:shape>
                <v:rect id="Rectangle 949503986" o:spid="_x0000_s1185" style="position:absolute;left:49695;top:2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" filled="f" stroked="f">
                  <v:textbox inset="0,0,0,0">
                    <w:txbxContent>
                      <w:p w14:paraId="72012589"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172375214" o:spid="_x0000_s1186" style="position:absolute;left:51701;top:305;width:320;height:920;visibility:visible;mso-wrap-style:square;v-text-anchor:top" coordsize="31941,9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" path="m31941,r,7944l28575,9076v-3937,3175,-5842,6985,-5842,11684c22733,23173,23368,25332,24638,27237v1397,2032,3302,3683,5842,5080l31941,33048r,11868l28067,43366v-4953,2540,-8890,5969,-11557,10160c13843,57717,12446,62162,12446,66988v,4572,1524,8382,4445,11557c19939,81593,23876,83117,28829,83117r3112,-569l31941,91220r-4255,787c19177,92007,12446,89848,7493,85530,2540,81339,,75878,,69147,,62924,1905,57336,5461,52383,9017,47430,14351,43493,21209,40445r,-254c17653,37905,14986,35492,13208,32698,11430,29904,10541,26729,10541,23173v,-7366,3302,-13843,9779,-19177l31941,xe" fillcolor="black" stroked="f">
                  <v:path arrowok="t" textboxrect="0,0,31941,92007"/>
                </v:shape>
                <v:shape id="Freeform: Shape 743851818" o:spid="_x0000_s1187" style="position:absolute;left:52021;top:262;width:376;height:955;visibility:visible;mso-wrap-style:square;v-text-anchor:top" coordsize="37655,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" path="m12383,v7874,,13969,1905,18541,5587c35370,9271,37655,13970,37655,19685v,4952,-1651,9778,-4826,14604c29527,38988,24828,42672,18605,45338r,382c23051,47878,26352,50419,28639,53467v2285,3047,3428,6858,3428,11430c32067,68580,31178,72262,29401,76073v-1652,3937,-4065,7238,-7240,10160c18859,89281,15177,91694,10859,93472l,95479,,86807,7302,85471v2921,-1270,5207,-2921,6986,-4953c15939,78612,17335,76453,18224,73913v890,-2412,1271,-4952,1271,-7365c19495,63753,18859,61213,17335,59182,15939,57150,13526,55245,10096,53467,8446,52577,6540,51688,4382,50927l,49175,,37306r4127,2064c6540,40386,9080,41402,11874,42290v4827,-3047,8383,-6222,10541,-9652c24574,29336,25717,25527,25717,21336v,-3684,-1396,-6604,-4064,-9017c18859,9906,15177,8636,10604,8636l,12203,,4259,12383,xe" fillcolor="black" stroked="f">
                  <v:path arrowok="t" textboxrect="0,0,37655,95479"/>
                </v:shape>
                <v:rect id="Rectangle 1949959793" o:spid="_x0000_s1188" style="position:absolute;left:52440;top:249;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" filled="f" stroked="f">
                  <v:textbox inset="0,0,0,0">
                    <w:txbxContent>
                      <w:p w14:paraId="63C43B1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93304503" o:spid="_x0000_s1189" style="position:absolute;left:31894;top:1880;width:478;height:924;visibility:visible;mso-wrap-style:square;v-text-anchor:top" coordsize="47752,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" path="m20574,r9144,l29718,82931r18034,l47752,92329,,92329,,82931r18415,l18415,21336,,21336,,12954v2413,,5080,-254,8001,-762c10795,11811,12954,11176,14478,10413,16256,9398,17653,8001,18796,6477,19812,4826,20447,2667,20574,xe" fillcolor="black" stroked="f">
                  <v:path arrowok="t" textboxrect="0,0,47752,92329"/>
                </v:shape>
                <v:rect id="Rectangle 12220625" o:spid="_x0000_s1190" style="position:absolute;left:32515;top:1849;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" filled="f" stroked="f">
                  <v:textbox inset="0,0,0,0">
                    <w:txbxContent>
                      <w:p w14:paraId="2E18BCC2" w14:textId="77777777" w:rsidR="00000000" w:rsidRDefault="00000000" w:rsidP="001E2795">
                        <w:pPr>
                          <w:spacing w:after="160" w:line="259" w:lineRule="auto"/>
                          <w:ind w:left="0" w:right="0"/>
                          <w:jc w:val="left"/>
                        </w:pPr>
                        <w:r>
                          <w:t xml:space="preserve"> </w:t>
                        </w:r>
                      </w:p>
                    </w:txbxContent>
                  </v:textbox>
                </v:rect>
                <v:shape id="Freeform: Shape 1455856767" o:spid="_x0000_s1191" style="position:absolute;left:35025;top:1865;width:598;height:939;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" path="m27051,v9017,,16129,2286,21336,6858c53467,11303,56007,17526,56007,25273v,3555,-381,6730,-1270,9779c53975,38100,52705,41021,51054,43687v-1524,2541,-3429,5081,-5461,7494c43561,53721,41021,56387,37973,59436v-4191,4317,-8509,8509,-13081,12573c20447,76073,16256,79883,12319,83312r47498,l59817,93853,,93853,,80899c4191,77215,8382,73533,12446,69850v4191,-3683,8128,-7366,11684,-11049c31750,51053,36957,45085,39751,40512v2794,-4444,4191,-9398,4191,-14604c43942,21082,42418,17399,39370,14732,36449,12064,32131,10668,26797,10668v-3683,,-7493,635,-11684,1905c10922,13970,6858,16002,2794,18669r-635,l2159,5714c5080,4318,8763,2921,13462,1778,18161,508,22733,,27051,xe" fillcolor="black" stroked="f">
                  <v:path arrowok="t" textboxrect="0,0,59817,93853"/>
                </v:shape>
                <v:rect id="Rectangle 590719045" o:spid="_x0000_s1192" style="position:absolute;left:35716;top:1849;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" filled="f" stroked="f">
                  <v:textbox inset="0,0,0,0">
                    <w:txbxContent>
                      <w:p w14:paraId="6AD28A40" w14:textId="77777777" w:rsidR="00000000" w:rsidRDefault="00000000" w:rsidP="001E2795">
                        <w:pPr>
                          <w:spacing w:after="160" w:line="259" w:lineRule="auto"/>
                          <w:ind w:left="0" w:right="0"/>
                          <w:jc w:val="left"/>
                        </w:pPr>
                        <w:r>
                          <w:t xml:space="preserve"> </w:t>
                        </w:r>
                      </w:p>
                    </w:txbxContent>
                  </v:textbox>
                </v:rect>
                <v:rect id="Rectangle 1665557358" o:spid="_x0000_s1193" style="position:absolute;left:36984;top:1678;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" filled="f" stroked="f">
                  <v:textbox inset="0,0,0,0">
                    <w:txbxContent>
                      <w:p w14:paraId="0FC581B9" w14:textId="77777777" w:rsidR="00000000" w:rsidRDefault="00000000" w:rsidP="001E2795">
                        <w:pPr>
                          <w:spacing w:after="160" w:line="259" w:lineRule="auto"/>
                          <w:ind w:left="0" w:right="0"/>
                          <w:jc w:val="left"/>
                        </w:pPr>
                        <w:r>
                          <w:rPr>
                            <w:sz w:val="16"/>
                          </w:rPr>
                          <w:t xml:space="preserve"> </w:t>
                        </w:r>
                      </w:p>
                    </w:txbxContent>
                  </v:textbox>
                </v:rect>
                <v:rect id="Rectangle 224634083" o:spid="_x0000_s1194" style="position:absolute;left:39728;top:167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" filled="f" stroked="f">
                  <v:textbox inset="0,0,0,0">
                    <w:txbxContent>
                      <w:p w14:paraId="68FFBDD3" w14:textId="77777777" w:rsidR="00000000" w:rsidRDefault="00000000" w:rsidP="001E2795">
                        <w:pPr>
                          <w:spacing w:after="160" w:line="259" w:lineRule="auto"/>
                          <w:ind w:left="0" w:right="0"/>
                          <w:jc w:val="left"/>
                        </w:pPr>
                        <w:r>
                          <w:rPr>
                            <w:sz w:val="16"/>
                          </w:rPr>
                          <w:t xml:space="preserve"> </w:t>
                        </w:r>
                      </w:p>
                    </w:txbxContent>
                  </v:textbox>
                </v:rect>
                <v:rect id="Rectangle 866190382" o:spid="_x0000_s1195" style="position:absolute;left:42471;top:167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" filled="f" stroked="f">
                  <v:textbox inset="0,0,0,0">
                    <w:txbxContent>
                      <w:p w14:paraId="57F57EBA" w14:textId="77777777" w:rsidR="00000000" w:rsidRDefault="00000000" w:rsidP="001E2795">
                        <w:pPr>
                          <w:spacing w:after="160" w:line="259" w:lineRule="auto"/>
                          <w:ind w:left="0" w:right="0"/>
                          <w:jc w:val="left"/>
                        </w:pPr>
                        <w:r>
                          <w:rPr>
                            <w:sz w:val="16"/>
                          </w:rPr>
                          <w:t xml:space="preserve"> </w:t>
                        </w:r>
                      </w:p>
                    </w:txbxContent>
                  </v:textbox>
                </v:rect>
                <v:rect id="Rectangle 761552918" o:spid="_x0000_s1196" style="position:absolute;left:45214;top:1678;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" filled="f" stroked="f">
                  <v:textbox inset="0,0,0,0">
                    <w:txbxContent>
                      <w:p w14:paraId="55B33ED7" w14:textId="77777777" w:rsidR="00000000" w:rsidRDefault="00000000" w:rsidP="001E2795">
                        <w:pPr>
                          <w:spacing w:after="160" w:line="259" w:lineRule="auto"/>
                          <w:ind w:left="0" w:right="0"/>
                          <w:jc w:val="left"/>
                        </w:pPr>
                        <w:r>
                          <w:rPr>
                            <w:sz w:val="16"/>
                          </w:rPr>
                          <w:t xml:space="preserve"> </w:t>
                        </w:r>
                      </w:p>
                    </w:txbxContent>
                  </v:textbox>
                </v:rect>
                <v:rect id="Rectangle 897795627" o:spid="_x0000_s1197" style="position:absolute;left:47972;top:1678;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" filled="f" stroked="f">
                  <v:textbox inset="0,0,0,0">
                    <w:txbxContent>
                      <w:p w14:paraId="0BEB5A7A" w14:textId="77777777" w:rsidR="00000000" w:rsidRDefault="00000000" w:rsidP="001E2795">
                        <w:pPr>
                          <w:spacing w:after="160" w:line="259" w:lineRule="auto"/>
                          <w:ind w:left="0" w:right="0"/>
                          <w:jc w:val="left"/>
                        </w:pPr>
                        <w:r>
                          <w:rPr>
                            <w:sz w:val="16"/>
                          </w:rPr>
                          <w:t xml:space="preserve"> </w:t>
                        </w:r>
                      </w:p>
                    </w:txbxContent>
                  </v:textbox>
                </v:rect>
                <v:rect id="Rectangle 2014485713" o:spid="_x0000_s1198" style="position:absolute;left:50703;top:167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" filled="f" stroked="f">
                  <v:textbox inset="0,0,0,0">
                    <w:txbxContent>
                      <w:p w14:paraId="5185A14F" w14:textId="77777777" w:rsidR="00000000" w:rsidRDefault="00000000" w:rsidP="001E2795">
                        <w:pPr>
                          <w:spacing w:after="160" w:line="259" w:lineRule="auto"/>
                          <w:ind w:left="0" w:right="0"/>
                          <w:jc w:val="left"/>
                        </w:pPr>
                        <w:r>
                          <w:rPr>
                            <w:sz w:val="16"/>
                          </w:rPr>
                          <w:t xml:space="preserve"> </w:t>
                        </w:r>
                      </w:p>
                    </w:txbxContent>
                  </v:textbox>
                </v:rect>
                <v:rect id="Rectangle 519757793" o:spid="_x0000_s1199" style="position:absolute;left:30549;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" filled="f" stroked="f">
                  <v:textbox inset="0,0,0,0">
                    <w:txbxContent>
                      <w:p w14:paraId="648F097C" w14:textId="77777777" w:rsidR="00000000" w:rsidRDefault="00000000" w:rsidP="001E2795">
                        <w:pPr>
                          <w:spacing w:after="160" w:line="259" w:lineRule="auto"/>
                          <w:ind w:left="0" w:right="0"/>
                          <w:jc w:val="left"/>
                        </w:pPr>
                        <w:r>
                          <w:t xml:space="preserve"> </w:t>
                        </w:r>
                      </w:p>
                    </w:txbxContent>
                  </v:textbox>
                </v:rect>
                <v:rect id="Rectangle 1806541329" o:spid="_x0000_s1200" style="position:absolute;left:35152;top:3602;width:10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" filled="f" stroked="f">
                  <v:textbox inset="0,0,0,0">
                    <w:txbxContent>
                      <w:p w14:paraId="69BD8523"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v:textbox>
                </v:rect>
                <v:rect id="Rectangle 1763541568" o:spid="_x0000_s1201" style="position:absolute;left:34420;top:5126;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" filled="f" stroked="f">
                  <v:textbox inset="0,0,0,0">
                    <w:txbxContent>
                      <w:p w14:paraId="4EFDBED5"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367909502" o:spid="_x0000_s1202" style="position:absolute;left:36249;top:512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" filled="f" stroked="f">
                  <v:textbox inset="0,0,0,0">
                    <w:txbxContent>
                      <w:p w14:paraId="3B6D5CA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242262359" o:spid="_x0000_s1203" style="position:absolute;left:36984;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" filled="f" stroked="f">
                  <v:textbox inset="0,0,0,0">
                    <w:txbxContent>
                      <w:p w14:paraId="174F579B" w14:textId="77777777" w:rsidR="00000000" w:rsidRDefault="00000000" w:rsidP="001E2795">
                        <w:pPr>
                          <w:spacing w:after="160" w:line="259" w:lineRule="auto"/>
                          <w:ind w:left="0" w:right="0"/>
                          <w:jc w:val="left"/>
                        </w:pPr>
                        <w:r>
                          <w:t xml:space="preserve"> </w:t>
                        </w:r>
                      </w:p>
                    </w:txbxContent>
                  </v:textbox>
                </v:rect>
                <v:rect id="Rectangle 895637995" o:spid="_x0000_s1204" style="position:absolute;left:39728;top:330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" filled="f" stroked="f">
                  <v:textbox inset="0,0,0,0">
                    <w:txbxContent>
                      <w:p w14:paraId="159BDC51" w14:textId="77777777" w:rsidR="00000000" w:rsidRDefault="00000000" w:rsidP="001E2795">
                        <w:pPr>
                          <w:spacing w:after="160" w:line="259" w:lineRule="auto"/>
                          <w:ind w:left="0" w:right="0"/>
                          <w:jc w:val="left"/>
                        </w:pPr>
                        <w:r>
                          <w:t xml:space="preserve"> </w:t>
                        </w:r>
                      </w:p>
                    </w:txbxContent>
                  </v:textbox>
                </v:rect>
                <v:rect id="Rectangle 325239873" o:spid="_x0000_s1205" style="position:absolute;left:42471;top:330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" filled="f" stroked="f">
                  <v:textbox inset="0,0,0,0">
                    <w:txbxContent>
                      <w:p w14:paraId="4FBF29D9" w14:textId="77777777" w:rsidR="00000000" w:rsidRDefault="00000000" w:rsidP="001E2795">
                        <w:pPr>
                          <w:spacing w:after="160" w:line="259" w:lineRule="auto"/>
                          <w:ind w:left="0" w:right="0"/>
                          <w:jc w:val="left"/>
                        </w:pPr>
                        <w:r>
                          <w:t xml:space="preserve"> </w:t>
                        </w:r>
                      </w:p>
                    </w:txbxContent>
                  </v:textbox>
                </v:rect>
                <v:rect id="Rectangle 1912543427" o:spid="_x0000_s1206" style="position:absolute;left:45214;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" filled="f" stroked="f">
                  <v:textbox inset="0,0,0,0">
                    <w:txbxContent>
                      <w:p w14:paraId="0D1CE1B6" w14:textId="77777777" w:rsidR="00000000" w:rsidRDefault="00000000" w:rsidP="001E2795">
                        <w:pPr>
                          <w:spacing w:after="160" w:line="259" w:lineRule="auto"/>
                          <w:ind w:left="0" w:right="0"/>
                          <w:jc w:val="left"/>
                        </w:pPr>
                        <w:r>
                          <w:t xml:space="preserve"> </w:t>
                        </w:r>
                      </w:p>
                    </w:txbxContent>
                  </v:textbox>
                </v:rect>
                <v:rect id="Rectangle 176029186" o:spid="_x0000_s1207" style="position:absolute;left:47972;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" filled="f" stroked="f">
                  <v:textbox inset="0,0,0,0">
                    <w:txbxContent>
                      <w:p w14:paraId="636042C9" w14:textId="77777777" w:rsidR="00000000" w:rsidRDefault="00000000" w:rsidP="001E2795">
                        <w:pPr>
                          <w:spacing w:after="160" w:line="259" w:lineRule="auto"/>
                          <w:ind w:left="0" w:right="0"/>
                          <w:jc w:val="left"/>
                        </w:pPr>
                        <w:r>
                          <w:t xml:space="preserve"> </w:t>
                        </w:r>
                      </w:p>
                    </w:txbxContent>
                  </v:textbox>
                </v:rect>
                <v:rect id="Rectangle 502284455" o:spid="_x0000_s1208" style="position:absolute;left:50703;top:33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" filled="f" stroked="f">
                  <v:textbox inset="0,0,0,0">
                    <w:txbxContent>
                      <w:p w14:paraId="34E9B9EA" w14:textId="77777777" w:rsidR="00000000" w:rsidRDefault="00000000" w:rsidP="001E2795">
                        <w:pPr>
                          <w:spacing w:after="160" w:line="259" w:lineRule="auto"/>
                          <w:ind w:left="0" w:right="0"/>
                          <w:jc w:val="left"/>
                        </w:pPr>
                        <w:r>
                          <w:t xml:space="preserve"> </w:t>
                        </w:r>
                      </w:p>
                    </w:txbxContent>
                  </v:textbox>
                </v:rect>
                <w10:anchorlock/>
              </v:group>
            </w:pict>
          </mc:Fallback>
        </mc:AlternateContent>
      </w:r>
    </w:p>
    <w:p w14:paraId="34F0F8E2"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1B88BA10"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6756C7FC"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0742F607"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2EE5181A"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then 13 and 15 are compared. 13 is added to ‘c’. Increment </w:t>
      </w:r>
      <w:r w:rsidRPr="00276539">
        <w:rPr>
          <w:rFonts w:ascii="Verdana" w:eastAsia="Verdana" w:hAnsi="Verdana" w:cs="Verdana"/>
          <w:i/>
          <w:sz w:val="20"/>
          <w:szCs w:val="20"/>
        </w:rPr>
        <w:t xml:space="preserve">a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c </w:t>
      </w:r>
      <w:proofErr w:type="spellStart"/>
      <w:r w:rsidRPr="00276539">
        <w:rPr>
          <w:rFonts w:ascii="Verdana" w:eastAsia="Verdana" w:hAnsi="Verdana" w:cs="Verdana"/>
          <w:i/>
          <w:sz w:val="20"/>
          <w:szCs w:val="20"/>
        </w:rPr>
        <w:t>ptr</w:t>
      </w:r>
      <w:proofErr w:type="spellEnd"/>
      <w:r w:rsidRPr="00276539">
        <w:rPr>
          <w:rFonts w:ascii="Verdana" w:eastAsia="Verdana" w:hAnsi="Verdana" w:cs="Verdana"/>
          <w:sz w:val="20"/>
          <w:szCs w:val="20"/>
        </w:rPr>
        <w:t xml:space="preserve">. </w:t>
      </w:r>
    </w:p>
    <w:p w14:paraId="25DA61B5"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5E32270" w14:textId="77777777" w:rsidR="00567CD6" w:rsidRPr="00276539" w:rsidRDefault="00000000">
      <w:pPr>
        <w:spacing w:after="57" w:line="259" w:lineRule="auto"/>
        <w:ind w:left="278" w:right="0"/>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53ECBCE9" wp14:editId="3C181E32">
                <wp:extent cx="5369052" cy="641604"/>
                <wp:effectExtent l="0" t="0" r="0" b="0"/>
                <wp:docPr id="23" name="Group 23"/>
                <wp:cNvGraphicFramePr/>
                <a:graphic xmlns:a="http://schemas.openxmlformats.org/drawingml/2006/main">
                  <a:graphicData uri="http://schemas.microsoft.com/office/word/2010/wordprocessingGroup">
                    <wpg:wgp>
                      <wpg:cNvGrpSpPr/>
                      <wpg:grpSpPr>
                        <a:xfrm>
                          <a:off x="0" y="0"/>
                          <a:ext cx="5369052" cy="641604"/>
                          <a:chOff x="0" y="0"/>
                          <a:chExt cx="5369052" cy="641604"/>
                        </a:xfrm>
                      </wpg:grpSpPr>
                      <pic:pic xmlns:pic="http://schemas.openxmlformats.org/drawingml/2006/picture">
                        <pic:nvPicPr>
                          <pic:cNvPr id="2613" name="Picture 2613"/>
                          <pic:cNvPicPr/>
                        </pic:nvPicPr>
                        <pic:blipFill>
                          <a:blip r:embed="rId62"/>
                          <a:stretch>
                            <a:fillRect/>
                          </a:stretch>
                        </pic:blipFill>
                        <pic:spPr>
                          <a:xfrm>
                            <a:off x="0" y="0"/>
                            <a:ext cx="1191768" cy="641604"/>
                          </a:xfrm>
                          <a:prstGeom prst="rect">
                            <a:avLst/>
                          </a:prstGeom>
                        </pic:spPr>
                      </pic:pic>
                      <wps:wsp>
                        <wps:cNvPr id="1444848262" name="Freeform: Shape 1444848262"/>
                        <wps:cNvSpPr/>
                        <wps:spPr>
                          <a:xfrm>
                            <a:off x="102159" y="25018"/>
                            <a:ext cx="50114" cy="92329"/>
                          </a:xfrm>
                          <a:custGeom>
                            <a:avLst/>
                            <a:gdLst/>
                            <a:ahLst/>
                            <a:cxnLst/>
                            <a:rect l="0" t="0" r="0" b="0"/>
                            <a:pathLst>
                              <a:path w="50114" h="92329">
                                <a:moveTo>
                                  <a:pt x="40843" y="0"/>
                                </a:moveTo>
                                <a:lnTo>
                                  <a:pt x="50114" y="0"/>
                                </a:lnTo>
                                <a:lnTo>
                                  <a:pt x="31661" y="83312"/>
                                </a:lnTo>
                                <a:lnTo>
                                  <a:pt x="49860" y="83312"/>
                                </a:lnTo>
                                <a:lnTo>
                                  <a:pt x="47955" y="92329"/>
                                </a:lnTo>
                                <a:lnTo>
                                  <a:pt x="0" y="92329"/>
                                </a:lnTo>
                                <a:lnTo>
                                  <a:pt x="2007" y="83312"/>
                                </a:lnTo>
                                <a:lnTo>
                                  <a:pt x="20155" y="83312"/>
                                </a:lnTo>
                                <a:lnTo>
                                  <a:pt x="34011" y="20828"/>
                                </a:lnTo>
                                <a:lnTo>
                                  <a:pt x="15646" y="20828"/>
                                </a:lnTo>
                                <a:lnTo>
                                  <a:pt x="17361" y="12954"/>
                                </a:lnTo>
                                <a:cubicBezTo>
                                  <a:pt x="24194" y="12954"/>
                                  <a:pt x="29489" y="11938"/>
                                  <a:pt x="33261" y="9906"/>
                                </a:cubicBezTo>
                                <a:cubicBezTo>
                                  <a:pt x="37033" y="7874"/>
                                  <a:pt x="39573" y="4573"/>
                                  <a:pt x="40843"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4045300" name="Rectangle 64045300"/>
                        <wps:cNvSpPr/>
                        <wps:spPr>
                          <a:xfrm>
                            <a:off x="170942" y="20880"/>
                            <a:ext cx="59219" cy="163963"/>
                          </a:xfrm>
                          <a:prstGeom prst="rect">
                            <a:avLst/>
                          </a:prstGeom>
                          <a:ln>
                            <a:noFill/>
                          </a:ln>
                        </wps:spPr>
                        <wps:txbx>
                          <w:txbxContent>
                            <w:p w14:paraId="38DB945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538454660" name="Freeform: Shape 538454660"/>
                        <wps:cNvSpPr/>
                        <wps:spPr>
                          <a:xfrm>
                            <a:off x="378460" y="23494"/>
                            <a:ext cx="69977" cy="93853"/>
                          </a:xfrm>
                          <a:custGeom>
                            <a:avLst/>
                            <a:gdLst/>
                            <a:ahLst/>
                            <a:cxnLst/>
                            <a:rect l="0" t="0" r="0" b="0"/>
                            <a:pathLst>
                              <a:path w="69977" h="93853">
                                <a:moveTo>
                                  <a:pt x="45085" y="0"/>
                                </a:moveTo>
                                <a:cubicBezTo>
                                  <a:pt x="53086" y="0"/>
                                  <a:pt x="59182" y="1778"/>
                                  <a:pt x="63500" y="5335"/>
                                </a:cubicBezTo>
                                <a:cubicBezTo>
                                  <a:pt x="67818" y="9017"/>
                                  <a:pt x="69977" y="13843"/>
                                  <a:pt x="69977" y="19939"/>
                                </a:cubicBezTo>
                                <a:cubicBezTo>
                                  <a:pt x="69977" y="26670"/>
                                  <a:pt x="68072" y="32893"/>
                                  <a:pt x="64516" y="38736"/>
                                </a:cubicBezTo>
                                <a:cubicBezTo>
                                  <a:pt x="60833" y="44704"/>
                                  <a:pt x="54483" y="51562"/>
                                  <a:pt x="45339" y="59436"/>
                                </a:cubicBezTo>
                                <a:cubicBezTo>
                                  <a:pt x="40005" y="64136"/>
                                  <a:pt x="34417" y="68580"/>
                                  <a:pt x="28702" y="73025"/>
                                </a:cubicBezTo>
                                <a:cubicBezTo>
                                  <a:pt x="22987" y="77343"/>
                                  <a:pt x="18288" y="81026"/>
                                  <a:pt x="14605" y="83693"/>
                                </a:cubicBezTo>
                                <a:lnTo>
                                  <a:pt x="61976" y="83693"/>
                                </a:lnTo>
                                <a:lnTo>
                                  <a:pt x="59817" y="93853"/>
                                </a:lnTo>
                                <a:lnTo>
                                  <a:pt x="0" y="93853"/>
                                </a:lnTo>
                                <a:lnTo>
                                  <a:pt x="2794" y="80899"/>
                                </a:lnTo>
                                <a:cubicBezTo>
                                  <a:pt x="8382" y="76709"/>
                                  <a:pt x="13081" y="73152"/>
                                  <a:pt x="17018" y="70104"/>
                                </a:cubicBezTo>
                                <a:cubicBezTo>
                                  <a:pt x="20828" y="67184"/>
                                  <a:pt x="25527" y="63373"/>
                                  <a:pt x="31115" y="58801"/>
                                </a:cubicBezTo>
                                <a:cubicBezTo>
                                  <a:pt x="40640" y="50800"/>
                                  <a:pt x="47498" y="43942"/>
                                  <a:pt x="51435" y="38481"/>
                                </a:cubicBezTo>
                                <a:cubicBezTo>
                                  <a:pt x="55499" y="33020"/>
                                  <a:pt x="57404" y="27686"/>
                                  <a:pt x="57404" y="22479"/>
                                </a:cubicBezTo>
                                <a:cubicBezTo>
                                  <a:pt x="57404" y="18415"/>
                                  <a:pt x="56007" y="15367"/>
                                  <a:pt x="53340" y="13336"/>
                                </a:cubicBezTo>
                                <a:cubicBezTo>
                                  <a:pt x="50546" y="11303"/>
                                  <a:pt x="46990" y="10287"/>
                                  <a:pt x="42672" y="10287"/>
                                </a:cubicBezTo>
                                <a:cubicBezTo>
                                  <a:pt x="39243" y="10287"/>
                                  <a:pt x="35179" y="10923"/>
                                  <a:pt x="30607" y="12319"/>
                                </a:cubicBezTo>
                                <a:cubicBezTo>
                                  <a:pt x="26162" y="13716"/>
                                  <a:pt x="21717" y="15622"/>
                                  <a:pt x="17399" y="18288"/>
                                </a:cubicBezTo>
                                <a:lnTo>
                                  <a:pt x="16764" y="18288"/>
                                </a:lnTo>
                                <a:lnTo>
                                  <a:pt x="19177" y="5715"/>
                                </a:lnTo>
                                <a:cubicBezTo>
                                  <a:pt x="22225" y="4191"/>
                                  <a:pt x="26289" y="2922"/>
                                  <a:pt x="31115" y="1778"/>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35680396" name="Rectangle 1335680396"/>
                        <wps:cNvSpPr/>
                        <wps:spPr>
                          <a:xfrm>
                            <a:off x="454406" y="20880"/>
                            <a:ext cx="59219" cy="163963"/>
                          </a:xfrm>
                          <a:prstGeom prst="rect">
                            <a:avLst/>
                          </a:prstGeom>
                          <a:ln>
                            <a:noFill/>
                          </a:ln>
                        </wps:spPr>
                        <wps:txbx>
                          <w:txbxContent>
                            <w:p w14:paraId="6A9CEAF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86569592" name="Freeform: Shape 1186569592"/>
                        <wps:cNvSpPr/>
                        <wps:spPr>
                          <a:xfrm>
                            <a:off x="687705" y="23494"/>
                            <a:ext cx="70993" cy="95759"/>
                          </a:xfrm>
                          <a:custGeom>
                            <a:avLst/>
                            <a:gdLst/>
                            <a:ahLst/>
                            <a:cxnLst/>
                            <a:rect l="0" t="0" r="0" b="0"/>
                            <a:pathLst>
                              <a:path w="70993" h="95759">
                                <a:moveTo>
                                  <a:pt x="45847" y="0"/>
                                </a:moveTo>
                                <a:cubicBezTo>
                                  <a:pt x="53721" y="0"/>
                                  <a:pt x="59817" y="1524"/>
                                  <a:pt x="64262" y="4826"/>
                                </a:cubicBezTo>
                                <a:cubicBezTo>
                                  <a:pt x="68834" y="8001"/>
                                  <a:pt x="70993" y="12447"/>
                                  <a:pt x="70993" y="18035"/>
                                </a:cubicBezTo>
                                <a:cubicBezTo>
                                  <a:pt x="70993" y="24130"/>
                                  <a:pt x="68834" y="29591"/>
                                  <a:pt x="64516" y="34290"/>
                                </a:cubicBezTo>
                                <a:cubicBezTo>
                                  <a:pt x="60198" y="38989"/>
                                  <a:pt x="54737" y="41911"/>
                                  <a:pt x="48133" y="43180"/>
                                </a:cubicBezTo>
                                <a:lnTo>
                                  <a:pt x="48133" y="43815"/>
                                </a:lnTo>
                                <a:cubicBezTo>
                                  <a:pt x="49657" y="44197"/>
                                  <a:pt x="51435" y="44831"/>
                                  <a:pt x="53340" y="45720"/>
                                </a:cubicBezTo>
                                <a:cubicBezTo>
                                  <a:pt x="55118" y="46610"/>
                                  <a:pt x="56769" y="47625"/>
                                  <a:pt x="58293" y="49023"/>
                                </a:cubicBezTo>
                                <a:cubicBezTo>
                                  <a:pt x="59690" y="50419"/>
                                  <a:pt x="60960" y="52198"/>
                                  <a:pt x="61976" y="54356"/>
                                </a:cubicBezTo>
                                <a:cubicBezTo>
                                  <a:pt x="62992" y="56515"/>
                                  <a:pt x="63500" y="59055"/>
                                  <a:pt x="63500" y="61976"/>
                                </a:cubicBezTo>
                                <a:cubicBezTo>
                                  <a:pt x="63500" y="66422"/>
                                  <a:pt x="62611" y="70739"/>
                                  <a:pt x="60706" y="74930"/>
                                </a:cubicBezTo>
                                <a:cubicBezTo>
                                  <a:pt x="58928" y="79122"/>
                                  <a:pt x="56261" y="82804"/>
                                  <a:pt x="52959" y="85725"/>
                                </a:cubicBezTo>
                                <a:cubicBezTo>
                                  <a:pt x="49530" y="88900"/>
                                  <a:pt x="45593" y="91440"/>
                                  <a:pt x="41021" y="93091"/>
                                </a:cubicBezTo>
                                <a:cubicBezTo>
                                  <a:pt x="36449" y="94869"/>
                                  <a:pt x="31242" y="95759"/>
                                  <a:pt x="25273" y="95759"/>
                                </a:cubicBezTo>
                                <a:cubicBezTo>
                                  <a:pt x="20447" y="95759"/>
                                  <a:pt x="15875" y="95123"/>
                                  <a:pt x="11303" y="93853"/>
                                </a:cubicBezTo>
                                <a:cubicBezTo>
                                  <a:pt x="6858" y="92584"/>
                                  <a:pt x="3048" y="91186"/>
                                  <a:pt x="0" y="89409"/>
                                </a:cubicBezTo>
                                <a:lnTo>
                                  <a:pt x="2794" y="77598"/>
                                </a:lnTo>
                                <a:lnTo>
                                  <a:pt x="3683" y="77598"/>
                                </a:lnTo>
                                <a:cubicBezTo>
                                  <a:pt x="6477" y="79629"/>
                                  <a:pt x="9779" y="81535"/>
                                  <a:pt x="13970" y="83186"/>
                                </a:cubicBezTo>
                                <a:cubicBezTo>
                                  <a:pt x="18034" y="84710"/>
                                  <a:pt x="22352" y="85472"/>
                                  <a:pt x="27051" y="85472"/>
                                </a:cubicBezTo>
                                <a:cubicBezTo>
                                  <a:pt x="34163" y="85472"/>
                                  <a:pt x="39878" y="83312"/>
                                  <a:pt x="44450" y="78867"/>
                                </a:cubicBezTo>
                                <a:cubicBezTo>
                                  <a:pt x="49022" y="74423"/>
                                  <a:pt x="51308" y="68707"/>
                                  <a:pt x="51308" y="61723"/>
                                </a:cubicBezTo>
                                <a:cubicBezTo>
                                  <a:pt x="51308" y="57404"/>
                                  <a:pt x="49911" y="54102"/>
                                  <a:pt x="46990" y="51943"/>
                                </a:cubicBezTo>
                                <a:cubicBezTo>
                                  <a:pt x="44069" y="49785"/>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10"/>
                                </a:cubicBezTo>
                                <a:cubicBezTo>
                                  <a:pt x="58674" y="17780"/>
                                  <a:pt x="57404" y="15113"/>
                                  <a:pt x="54864" y="13081"/>
                                </a:cubicBezTo>
                                <a:cubicBezTo>
                                  <a:pt x="52324" y="11176"/>
                                  <a:pt x="48514" y="10287"/>
                                  <a:pt x="43561" y="10287"/>
                                </a:cubicBezTo>
                                <a:cubicBezTo>
                                  <a:pt x="39370" y="10287"/>
                                  <a:pt x="35052" y="11049"/>
                                  <a:pt x="30353" y="12573"/>
                                </a:cubicBezTo>
                                <a:cubicBezTo>
                                  <a:pt x="25654" y="14098"/>
                                  <a:pt x="21590" y="16002"/>
                                  <a:pt x="18034" y="18288"/>
                                </a:cubicBezTo>
                                <a:lnTo>
                                  <a:pt x="17399" y="18288"/>
                                </a:lnTo>
                                <a:lnTo>
                                  <a:pt x="19939" y="5715"/>
                                </a:lnTo>
                                <a:cubicBezTo>
                                  <a:pt x="23114" y="4318"/>
                                  <a:pt x="27178" y="3048"/>
                                  <a:pt x="32004" y="1778"/>
                                </a:cubicBezTo>
                                <a:cubicBezTo>
                                  <a:pt x="36830" y="636"/>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08894892" name="Rectangle 908894892"/>
                        <wps:cNvSpPr/>
                        <wps:spPr>
                          <a:xfrm>
                            <a:off x="762254" y="20880"/>
                            <a:ext cx="59219" cy="163963"/>
                          </a:xfrm>
                          <a:prstGeom prst="rect">
                            <a:avLst/>
                          </a:prstGeom>
                          <a:ln>
                            <a:noFill/>
                          </a:ln>
                        </wps:spPr>
                        <wps:txbx>
                          <w:txbxContent>
                            <w:p w14:paraId="6FCB412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669334781" name="Freeform: Shape 1669334781"/>
                        <wps:cNvSpPr/>
                        <wps:spPr>
                          <a:xfrm>
                            <a:off x="987298" y="49730"/>
                            <a:ext cx="31940" cy="41583"/>
                          </a:xfrm>
                          <a:custGeom>
                            <a:avLst/>
                            <a:gdLst/>
                            <a:ahLst/>
                            <a:cxnLst/>
                            <a:rect l="0" t="0" r="0" b="0"/>
                            <a:pathLst>
                              <a:path w="31940" h="41583">
                                <a:moveTo>
                                  <a:pt x="31940" y="0"/>
                                </a:moveTo>
                                <a:lnTo>
                                  <a:pt x="31940" y="11356"/>
                                </a:lnTo>
                                <a:lnTo>
                                  <a:pt x="10287" y="32185"/>
                                </a:lnTo>
                                <a:lnTo>
                                  <a:pt x="31940" y="32185"/>
                                </a:lnTo>
                                <a:lnTo>
                                  <a:pt x="31940" y="41583"/>
                                </a:lnTo>
                                <a:lnTo>
                                  <a:pt x="0" y="41583"/>
                                </a:lnTo>
                                <a:lnTo>
                                  <a:pt x="3175" y="27486"/>
                                </a:ln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855947640" name="Freeform: Shape 855947640"/>
                        <wps:cNvSpPr/>
                        <wps:spPr>
                          <a:xfrm>
                            <a:off x="1019239" y="25400"/>
                            <a:ext cx="37020" cy="91948"/>
                          </a:xfrm>
                          <a:custGeom>
                            <a:avLst/>
                            <a:gdLst/>
                            <a:ahLst/>
                            <a:cxnLst/>
                            <a:rect l="0" t="0" r="0" b="0"/>
                            <a:pathLst>
                              <a:path w="37020" h="91948">
                                <a:moveTo>
                                  <a:pt x="25463" y="0"/>
                                </a:moveTo>
                                <a:lnTo>
                                  <a:pt x="36385" y="0"/>
                                </a:lnTo>
                                <a:lnTo>
                                  <a:pt x="23939" y="56515"/>
                                </a:lnTo>
                                <a:lnTo>
                                  <a:pt x="37020" y="56515"/>
                                </a:lnTo>
                                <a:lnTo>
                                  <a:pt x="34988" y="65913"/>
                                </a:lnTo>
                                <a:lnTo>
                                  <a:pt x="21780" y="65913"/>
                                </a:lnTo>
                                <a:lnTo>
                                  <a:pt x="16065" y="91948"/>
                                </a:lnTo>
                                <a:lnTo>
                                  <a:pt x="4508" y="91948"/>
                                </a:lnTo>
                                <a:lnTo>
                                  <a:pt x="10351" y="65913"/>
                                </a:lnTo>
                                <a:lnTo>
                                  <a:pt x="0" y="65913"/>
                                </a:lnTo>
                                <a:lnTo>
                                  <a:pt x="0" y="56515"/>
                                </a:lnTo>
                                <a:lnTo>
                                  <a:pt x="12382" y="56515"/>
                                </a:lnTo>
                                <a:lnTo>
                                  <a:pt x="21654" y="14859"/>
                                </a:lnTo>
                                <a:lnTo>
                                  <a:pt x="0" y="35687"/>
                                </a:lnTo>
                                <a:lnTo>
                                  <a:pt x="0" y="24330"/>
                                </a:lnTo>
                                <a:lnTo>
                                  <a:pt x="2546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5810434" name="Rectangle 185810434"/>
                        <wps:cNvSpPr/>
                        <wps:spPr>
                          <a:xfrm>
                            <a:off x="1062863" y="20880"/>
                            <a:ext cx="59219" cy="163963"/>
                          </a:xfrm>
                          <a:prstGeom prst="rect">
                            <a:avLst/>
                          </a:prstGeom>
                          <a:ln>
                            <a:noFill/>
                          </a:ln>
                        </wps:spPr>
                        <wps:txbx>
                          <w:txbxContent>
                            <w:p w14:paraId="125FC63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601576811" name="Freeform: Shape 601576811"/>
                        <wps:cNvSpPr/>
                        <wps:spPr>
                          <a:xfrm>
                            <a:off x="109449" y="186563"/>
                            <a:ext cx="47777" cy="92329"/>
                          </a:xfrm>
                          <a:custGeom>
                            <a:avLst/>
                            <a:gdLst/>
                            <a:ahLst/>
                            <a:cxnLst/>
                            <a:rect l="0" t="0" r="0" b="0"/>
                            <a:pathLst>
                              <a:path w="47777" h="92329">
                                <a:moveTo>
                                  <a:pt x="20574" y="0"/>
                                </a:moveTo>
                                <a:lnTo>
                                  <a:pt x="29769" y="0"/>
                                </a:lnTo>
                                <a:lnTo>
                                  <a:pt x="29769" y="82931"/>
                                </a:lnTo>
                                <a:lnTo>
                                  <a:pt x="47777" y="82931"/>
                                </a:lnTo>
                                <a:lnTo>
                                  <a:pt x="47777" y="92329"/>
                                </a:lnTo>
                                <a:lnTo>
                                  <a:pt x="0" y="92329"/>
                                </a:lnTo>
                                <a:lnTo>
                                  <a:pt x="0" y="82931"/>
                                </a:lnTo>
                                <a:lnTo>
                                  <a:pt x="18377" y="82931"/>
                                </a:lnTo>
                                <a:lnTo>
                                  <a:pt x="18377" y="21336"/>
                                </a:lnTo>
                                <a:lnTo>
                                  <a:pt x="0" y="21336"/>
                                </a:lnTo>
                                <a:lnTo>
                                  <a:pt x="0" y="12954"/>
                                </a:lnTo>
                                <a:cubicBezTo>
                                  <a:pt x="2489" y="12954"/>
                                  <a:pt x="5156" y="12700"/>
                                  <a:pt x="8001" y="12192"/>
                                </a:cubicBezTo>
                                <a:cubicBezTo>
                                  <a:pt x="10846" y="11811"/>
                                  <a:pt x="13005" y="11176"/>
                                  <a:pt x="14465" y="10414"/>
                                </a:cubicBezTo>
                                <a:cubicBezTo>
                                  <a:pt x="16281" y="9398"/>
                                  <a:pt x="17716" y="8001"/>
                                  <a:pt x="18771" y="6477"/>
                                </a:cubicBezTo>
                                <a:cubicBezTo>
                                  <a:pt x="19812" y="4826"/>
                                  <a:pt x="20422" y="2794"/>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73721215" name="Rectangle 973721215"/>
                        <wps:cNvSpPr/>
                        <wps:spPr>
                          <a:xfrm>
                            <a:off x="170942" y="182424"/>
                            <a:ext cx="59219" cy="163963"/>
                          </a:xfrm>
                          <a:prstGeom prst="rect">
                            <a:avLst/>
                          </a:prstGeom>
                          <a:ln>
                            <a:noFill/>
                          </a:ln>
                        </wps:spPr>
                        <wps:txbx>
                          <w:txbxContent>
                            <w:p w14:paraId="621E168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088466785" name="Rectangle 1088466785"/>
                        <wps:cNvSpPr/>
                        <wps:spPr>
                          <a:xfrm>
                            <a:off x="335534" y="182424"/>
                            <a:ext cx="214423" cy="163963"/>
                          </a:xfrm>
                          <a:prstGeom prst="rect">
                            <a:avLst/>
                          </a:prstGeom>
                          <a:ln>
                            <a:noFill/>
                          </a:ln>
                        </wps:spPr>
                        <wps:txbx>
                          <w:txbxContent>
                            <w:p w14:paraId="1B8964A6"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446020377" name="Rectangle 446020377"/>
                        <wps:cNvSpPr/>
                        <wps:spPr>
                          <a:xfrm>
                            <a:off x="497078" y="182424"/>
                            <a:ext cx="59219" cy="163963"/>
                          </a:xfrm>
                          <a:prstGeom prst="rect">
                            <a:avLst/>
                          </a:prstGeom>
                          <a:ln>
                            <a:noFill/>
                          </a:ln>
                        </wps:spPr>
                        <wps:txbx>
                          <w:txbxContent>
                            <w:p w14:paraId="3517782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83774174" name="Rectangle 1483774174"/>
                        <wps:cNvSpPr/>
                        <wps:spPr>
                          <a:xfrm>
                            <a:off x="646430" y="182424"/>
                            <a:ext cx="214423" cy="163963"/>
                          </a:xfrm>
                          <a:prstGeom prst="rect">
                            <a:avLst/>
                          </a:prstGeom>
                          <a:ln>
                            <a:noFill/>
                          </a:ln>
                        </wps:spPr>
                        <wps:txbx>
                          <w:txbxContent>
                            <w:p w14:paraId="610D298C" w14:textId="77777777" w:rsidR="00000000" w:rsidRDefault="00000000" w:rsidP="001E2795">
                              <w:pPr>
                                <w:spacing w:after="160" w:line="259" w:lineRule="auto"/>
                                <w:ind w:left="0" w:right="0"/>
                                <w:jc w:val="left"/>
                              </w:pPr>
                              <w:r>
                                <w:t>24</w:t>
                              </w:r>
                            </w:p>
                          </w:txbxContent>
                        </wps:txbx>
                        <wps:bodyPr horzOverflow="overflow" vert="horz" lIns="0" tIns="0" rIns="0" bIns="0" rtlCol="0">
                          <a:noAutofit/>
                        </wps:bodyPr>
                      </wps:wsp>
                      <wps:wsp>
                        <wps:cNvPr id="1938828957" name="Rectangle 1938828957"/>
                        <wps:cNvSpPr/>
                        <wps:spPr>
                          <a:xfrm>
                            <a:off x="807974" y="182424"/>
                            <a:ext cx="59219" cy="163963"/>
                          </a:xfrm>
                          <a:prstGeom prst="rect">
                            <a:avLst/>
                          </a:prstGeom>
                          <a:ln>
                            <a:noFill/>
                          </a:ln>
                        </wps:spPr>
                        <wps:txbx>
                          <w:txbxContent>
                            <w:p w14:paraId="7DB4B77F"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8881231" name="Rectangle 38881231"/>
                        <wps:cNvSpPr/>
                        <wps:spPr>
                          <a:xfrm>
                            <a:off x="945515" y="182424"/>
                            <a:ext cx="214423" cy="163963"/>
                          </a:xfrm>
                          <a:prstGeom prst="rect">
                            <a:avLst/>
                          </a:prstGeom>
                          <a:ln>
                            <a:noFill/>
                          </a:ln>
                        </wps:spPr>
                        <wps:txbx>
                          <w:txbxContent>
                            <w:p w14:paraId="5EDA07B1" w14:textId="77777777" w:rsidR="00000000" w:rsidRDefault="00000000" w:rsidP="001E2795">
                              <w:pPr>
                                <w:spacing w:after="160" w:line="259" w:lineRule="auto"/>
                                <w:ind w:left="0" w:right="0"/>
                                <w:jc w:val="left"/>
                              </w:pPr>
                              <w:r>
                                <w:t>26</w:t>
                              </w:r>
                            </w:p>
                          </w:txbxContent>
                        </wps:txbx>
                        <wps:bodyPr horzOverflow="overflow" vert="horz" lIns="0" tIns="0" rIns="0" bIns="0" rtlCol="0">
                          <a:noAutofit/>
                        </wps:bodyPr>
                      </wps:wsp>
                      <wps:wsp>
                        <wps:cNvPr id="1412202655" name="Rectangle 1412202655"/>
                        <wps:cNvSpPr/>
                        <wps:spPr>
                          <a:xfrm>
                            <a:off x="1107059" y="182424"/>
                            <a:ext cx="59219" cy="163963"/>
                          </a:xfrm>
                          <a:prstGeom prst="rect">
                            <a:avLst/>
                          </a:prstGeom>
                          <a:ln>
                            <a:noFill/>
                          </a:ln>
                        </wps:spPr>
                        <wps:txbx>
                          <w:txbxContent>
                            <w:p w14:paraId="7C7B98E8"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899669412" name="Rectangle 899669412"/>
                        <wps:cNvSpPr/>
                        <wps:spPr>
                          <a:xfrm>
                            <a:off x="6401" y="327985"/>
                            <a:ext cx="42059" cy="186236"/>
                          </a:xfrm>
                          <a:prstGeom prst="rect">
                            <a:avLst/>
                          </a:prstGeom>
                          <a:ln>
                            <a:noFill/>
                          </a:ln>
                        </wps:spPr>
                        <wps:txbx>
                          <w:txbxContent>
                            <w:p w14:paraId="7707B07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303685710" name="Rectangle 1303685710"/>
                        <wps:cNvSpPr/>
                        <wps:spPr>
                          <a:xfrm>
                            <a:off x="376682" y="360732"/>
                            <a:ext cx="166645" cy="163963"/>
                          </a:xfrm>
                          <a:prstGeom prst="rect">
                            <a:avLst/>
                          </a:prstGeom>
                          <a:ln>
                            <a:noFill/>
                          </a:ln>
                        </wps:spPr>
                        <wps:txbx>
                          <w:txbxContent>
                            <w:p w14:paraId="7684178F" w14:textId="77777777" w:rsidR="00000000" w:rsidRDefault="00000000" w:rsidP="001E2795">
                              <w:pPr>
                                <w:spacing w:after="160" w:line="259" w:lineRule="auto"/>
                                <w:ind w:left="0" w:right="0"/>
                                <w:jc w:val="left"/>
                              </w:pPr>
                              <w:r>
                                <w:rPr>
                                  <w:rFonts w:ascii="Verdana" w:eastAsia="Verdana" w:hAnsi="Verdana" w:cs="Verdana"/>
                                  <w:i/>
                                </w:rPr>
                                <w:t xml:space="preserve">h </w:t>
                              </w:r>
                            </w:p>
                          </w:txbxContent>
                        </wps:txbx>
                        <wps:bodyPr horzOverflow="overflow" vert="horz" lIns="0" tIns="0" rIns="0" bIns="0" rtlCol="0">
                          <a:noAutofit/>
                        </wps:bodyPr>
                      </wps:wsp>
                      <wps:wsp>
                        <wps:cNvPr id="1259232229" name="Rectangle 1259232229"/>
                        <wps:cNvSpPr/>
                        <wps:spPr>
                          <a:xfrm>
                            <a:off x="324866" y="513132"/>
                            <a:ext cx="244109" cy="163963"/>
                          </a:xfrm>
                          <a:prstGeom prst="rect">
                            <a:avLst/>
                          </a:prstGeom>
                          <a:ln>
                            <a:noFill/>
                          </a:ln>
                        </wps:spPr>
                        <wps:txbx>
                          <w:txbxContent>
                            <w:p w14:paraId="4E8E2F6E"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822310738" name="Rectangle 1822310738"/>
                        <wps:cNvSpPr/>
                        <wps:spPr>
                          <a:xfrm>
                            <a:off x="507746" y="513132"/>
                            <a:ext cx="59219" cy="163963"/>
                          </a:xfrm>
                          <a:prstGeom prst="rect">
                            <a:avLst/>
                          </a:prstGeom>
                          <a:ln>
                            <a:noFill/>
                          </a:ln>
                        </wps:spPr>
                        <wps:txbx>
                          <w:txbxContent>
                            <w:p w14:paraId="0A39CA7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45165172" name="Rectangle 1945165172"/>
                        <wps:cNvSpPr/>
                        <wps:spPr>
                          <a:xfrm>
                            <a:off x="576326" y="327985"/>
                            <a:ext cx="42059" cy="186236"/>
                          </a:xfrm>
                          <a:prstGeom prst="rect">
                            <a:avLst/>
                          </a:prstGeom>
                          <a:ln>
                            <a:noFill/>
                          </a:ln>
                        </wps:spPr>
                        <wps:txbx>
                          <w:txbxContent>
                            <w:p w14:paraId="48409DD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72664449" name="Rectangle 572664449"/>
                        <wps:cNvSpPr/>
                        <wps:spPr>
                          <a:xfrm>
                            <a:off x="878078" y="327985"/>
                            <a:ext cx="42059" cy="186236"/>
                          </a:xfrm>
                          <a:prstGeom prst="rect">
                            <a:avLst/>
                          </a:prstGeom>
                          <a:ln>
                            <a:noFill/>
                          </a:ln>
                        </wps:spPr>
                        <wps:txbx>
                          <w:txbxContent>
                            <w:p w14:paraId="5091C31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638" name="Picture 2638"/>
                          <pic:cNvPicPr/>
                        </pic:nvPicPr>
                        <pic:blipFill>
                          <a:blip r:embed="rId63"/>
                          <a:stretch>
                            <a:fillRect/>
                          </a:stretch>
                        </pic:blipFill>
                        <pic:spPr>
                          <a:xfrm>
                            <a:off x="1499616" y="0"/>
                            <a:ext cx="1258824" cy="641604"/>
                          </a:xfrm>
                          <a:prstGeom prst="rect">
                            <a:avLst/>
                          </a:prstGeom>
                        </pic:spPr>
                      </pic:pic>
                      <wps:wsp>
                        <wps:cNvPr id="1403658537" name="Freeform: Shape 1403658537"/>
                        <wps:cNvSpPr/>
                        <wps:spPr>
                          <a:xfrm>
                            <a:off x="1629918" y="25400"/>
                            <a:ext cx="74930" cy="93853"/>
                          </a:xfrm>
                          <a:custGeom>
                            <a:avLst/>
                            <a:gdLst/>
                            <a:ahLst/>
                            <a:cxnLst/>
                            <a:rect l="0" t="0" r="0" b="0"/>
                            <a:pathLst>
                              <a:path w="74930" h="93853">
                                <a:moveTo>
                                  <a:pt x="21971" y="0"/>
                                </a:moveTo>
                                <a:lnTo>
                                  <a:pt x="74930" y="0"/>
                                </a:lnTo>
                                <a:lnTo>
                                  <a:pt x="72517" y="10414"/>
                                </a:lnTo>
                                <a:lnTo>
                                  <a:pt x="31115" y="10414"/>
                                </a:lnTo>
                                <a:lnTo>
                                  <a:pt x="25527" y="35687"/>
                                </a:lnTo>
                                <a:cubicBezTo>
                                  <a:pt x="27178" y="35433"/>
                                  <a:pt x="28702" y="35306"/>
                                  <a:pt x="30226" y="35179"/>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9"/>
                                  <a:pt x="60452" y="71374"/>
                                </a:cubicBezTo>
                                <a:cubicBezTo>
                                  <a:pt x="58674" y="75819"/>
                                  <a:pt x="56134" y="79629"/>
                                  <a:pt x="52705" y="82931"/>
                                </a:cubicBezTo>
                                <a:cubicBezTo>
                                  <a:pt x="49276" y="86360"/>
                                  <a:pt x="45212" y="89027"/>
                                  <a:pt x="40513" y="90932"/>
                                </a:cubicBezTo>
                                <a:cubicBezTo>
                                  <a:pt x="35941" y="92964"/>
                                  <a:pt x="30480" y="93853"/>
                                  <a:pt x="24257" y="93853"/>
                                </a:cubicBezTo>
                                <a:cubicBezTo>
                                  <a:pt x="19431" y="93853"/>
                                  <a:pt x="14859" y="93218"/>
                                  <a:pt x="10668" y="91948"/>
                                </a:cubicBezTo>
                                <a:cubicBezTo>
                                  <a:pt x="6350" y="90805"/>
                                  <a:pt x="2794" y="89408"/>
                                  <a:pt x="0" y="87884"/>
                                </a:cubicBezTo>
                                <a:lnTo>
                                  <a:pt x="2413" y="75946"/>
                                </a:lnTo>
                                <a:lnTo>
                                  <a:pt x="3175" y="75946"/>
                                </a:lnTo>
                                <a:cubicBezTo>
                                  <a:pt x="5715" y="77851"/>
                                  <a:pt x="9017" y="79629"/>
                                  <a:pt x="13081" y="81280"/>
                                </a:cubicBezTo>
                                <a:cubicBezTo>
                                  <a:pt x="17272" y="82804"/>
                                  <a:pt x="21590" y="83566"/>
                                  <a:pt x="26035" y="83566"/>
                                </a:cubicBezTo>
                                <a:cubicBezTo>
                                  <a:pt x="33401" y="83566"/>
                                  <a:pt x="39370" y="81407"/>
                                  <a:pt x="43815" y="76962"/>
                                </a:cubicBezTo>
                                <a:cubicBezTo>
                                  <a:pt x="48387" y="72517"/>
                                  <a:pt x="50546" y="66675"/>
                                  <a:pt x="50546" y="59436"/>
                                </a:cubicBezTo>
                                <a:cubicBezTo>
                                  <a:pt x="50546" y="56642"/>
                                  <a:pt x="50038" y="54229"/>
                                  <a:pt x="49022" y="52451"/>
                                </a:cubicBezTo>
                                <a:cubicBezTo>
                                  <a:pt x="48006" y="50546"/>
                                  <a:pt x="46609" y="49022"/>
                                  <a:pt x="44831" y="47879"/>
                                </a:cubicBezTo>
                                <a:cubicBezTo>
                                  <a:pt x="43053" y="46736"/>
                                  <a:pt x="41021" y="45974"/>
                                  <a:pt x="38608" y="45466"/>
                                </a:cubicBezTo>
                                <a:cubicBezTo>
                                  <a:pt x="36195" y="44958"/>
                                  <a:pt x="33528" y="44704"/>
                                  <a:pt x="30861" y="44704"/>
                                </a:cubicBezTo>
                                <a:cubicBezTo>
                                  <a:pt x="27432" y="44704"/>
                                  <a:pt x="23876" y="44958"/>
                                  <a:pt x="20447" y="45466"/>
                                </a:cubicBezTo>
                                <a:cubicBezTo>
                                  <a:pt x="16891" y="45974"/>
                                  <a:pt x="13970" y="46609"/>
                                  <a:pt x="11557" y="46990"/>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07478813" name="Rectangle 1307478813"/>
                        <wps:cNvSpPr/>
                        <wps:spPr>
                          <a:xfrm>
                            <a:off x="1702943" y="20880"/>
                            <a:ext cx="59219" cy="163963"/>
                          </a:xfrm>
                          <a:prstGeom prst="rect">
                            <a:avLst/>
                          </a:prstGeom>
                          <a:ln>
                            <a:noFill/>
                          </a:ln>
                        </wps:spPr>
                        <wps:txbx>
                          <w:txbxContent>
                            <w:p w14:paraId="1635487D"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017560769" name="Freeform: Shape 1017560769"/>
                        <wps:cNvSpPr/>
                        <wps:spPr>
                          <a:xfrm>
                            <a:off x="1951101" y="29036"/>
                            <a:ext cx="30988" cy="90217"/>
                          </a:xfrm>
                          <a:custGeom>
                            <a:avLst/>
                            <a:gdLst/>
                            <a:ahLst/>
                            <a:cxnLst/>
                            <a:rect l="0" t="0" r="0" b="0"/>
                            <a:pathLst>
                              <a:path w="30988" h="90217">
                                <a:moveTo>
                                  <a:pt x="30988" y="0"/>
                                </a:moveTo>
                                <a:lnTo>
                                  <a:pt x="30988" y="12296"/>
                                </a:lnTo>
                                <a:lnTo>
                                  <a:pt x="27813" y="13509"/>
                                </a:lnTo>
                                <a:cubicBezTo>
                                  <a:pt x="21209" y="19224"/>
                                  <a:pt x="16764" y="26590"/>
                                  <a:pt x="14478" y="35861"/>
                                </a:cubicBezTo>
                                <a:cubicBezTo>
                                  <a:pt x="17907" y="33829"/>
                                  <a:pt x="21590" y="32178"/>
                                  <a:pt x="25527" y="31035"/>
                                </a:cubicBezTo>
                                <a:lnTo>
                                  <a:pt x="30988" y="30263"/>
                                </a:lnTo>
                                <a:lnTo>
                                  <a:pt x="30988" y="39320"/>
                                </a:lnTo>
                                <a:lnTo>
                                  <a:pt x="23241" y="40560"/>
                                </a:lnTo>
                                <a:cubicBezTo>
                                  <a:pt x="19812" y="41449"/>
                                  <a:pt x="16383" y="42846"/>
                                  <a:pt x="13081" y="44624"/>
                                </a:cubicBezTo>
                                <a:cubicBezTo>
                                  <a:pt x="12700" y="46402"/>
                                  <a:pt x="12446" y="48688"/>
                                  <a:pt x="12192" y="51355"/>
                                </a:cubicBezTo>
                                <a:cubicBezTo>
                                  <a:pt x="11811" y="54149"/>
                                  <a:pt x="11684" y="56816"/>
                                  <a:pt x="11684" y="59356"/>
                                </a:cubicBezTo>
                                <a:cubicBezTo>
                                  <a:pt x="11684" y="63420"/>
                                  <a:pt x="12192" y="66722"/>
                                  <a:pt x="13208" y="69389"/>
                                </a:cubicBezTo>
                                <a:cubicBezTo>
                                  <a:pt x="14224" y="72183"/>
                                  <a:pt x="15494" y="74342"/>
                                  <a:pt x="16891" y="75866"/>
                                </a:cubicBezTo>
                                <a:cubicBezTo>
                                  <a:pt x="18542" y="77517"/>
                                  <a:pt x="20320" y="78787"/>
                                  <a:pt x="22352" y="79422"/>
                                </a:cubicBezTo>
                                <a:cubicBezTo>
                                  <a:pt x="24384" y="80184"/>
                                  <a:pt x="26543" y="80565"/>
                                  <a:pt x="28702" y="80565"/>
                                </a:cubicBezTo>
                                <a:lnTo>
                                  <a:pt x="30988" y="79543"/>
                                </a:lnTo>
                                <a:lnTo>
                                  <a:pt x="30988" y="89514"/>
                                </a:lnTo>
                                <a:lnTo>
                                  <a:pt x="27305" y="90217"/>
                                </a:lnTo>
                                <a:cubicBezTo>
                                  <a:pt x="18669" y="90217"/>
                                  <a:pt x="11938" y="87423"/>
                                  <a:pt x="7112" y="81835"/>
                                </a:cubicBezTo>
                                <a:cubicBezTo>
                                  <a:pt x="2286" y="76247"/>
                                  <a:pt x="0" y="68627"/>
                                  <a:pt x="0" y="58975"/>
                                </a:cubicBezTo>
                                <a:cubicBezTo>
                                  <a:pt x="0" y="50085"/>
                                  <a:pt x="1143" y="41830"/>
                                  <a:pt x="3556" y="34083"/>
                                </a:cubicBezTo>
                                <a:cubicBezTo>
                                  <a:pt x="5969" y="26463"/>
                                  <a:pt x="9525" y="19605"/>
                                  <a:pt x="14224" y="13636"/>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739099606" name="Freeform: Shape 739099606"/>
                        <wps:cNvSpPr/>
                        <wps:spPr>
                          <a:xfrm>
                            <a:off x="1982089" y="58419"/>
                            <a:ext cx="31750" cy="60130"/>
                          </a:xfrm>
                          <a:custGeom>
                            <a:avLst/>
                            <a:gdLst/>
                            <a:ahLst/>
                            <a:cxnLst/>
                            <a:rect l="0" t="0" r="0" b="0"/>
                            <a:pathLst>
                              <a:path w="31750" h="60130">
                                <a:moveTo>
                                  <a:pt x="6223" y="0"/>
                                </a:moveTo>
                                <a:cubicBezTo>
                                  <a:pt x="9906" y="0"/>
                                  <a:pt x="13208" y="381"/>
                                  <a:pt x="16129" y="1398"/>
                                </a:cubicBezTo>
                                <a:cubicBezTo>
                                  <a:pt x="19177" y="2286"/>
                                  <a:pt x="21844" y="3811"/>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7"/>
                                </a:lnTo>
                                <a:cubicBezTo>
                                  <a:pt x="17272" y="39498"/>
                                  <a:pt x="19304" y="33274"/>
                                  <a:pt x="19304" y="25654"/>
                                </a:cubicBezTo>
                                <a:cubicBezTo>
                                  <a:pt x="19304" y="20448"/>
                                  <a:pt x="17780" y="16511"/>
                                  <a:pt x="14859" y="13843"/>
                                </a:cubicBezTo>
                                <a:cubicBezTo>
                                  <a:pt x="11938" y="11049"/>
                                  <a:pt x="7620" y="9652"/>
                                  <a:pt x="1778" y="9652"/>
                                </a:cubicBezTo>
                                <a:lnTo>
                                  <a:pt x="0" y="9937"/>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51633532" name="Freeform: Shape 1751633532"/>
                        <wps:cNvSpPr/>
                        <wps:spPr>
                          <a:xfrm>
                            <a:off x="1982089" y="23622"/>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1"/>
                                  <a:pt x="21844" y="10287"/>
                                  <a:pt x="19431" y="10287"/>
                                </a:cubicBezTo>
                                <a:lnTo>
                                  <a:pt x="0" y="17710"/>
                                </a:lnTo>
                                <a:lnTo>
                                  <a:pt x="0" y="5414"/>
                                </a:lnTo>
                                <a:lnTo>
                                  <a:pt x="254" y="5207"/>
                                </a:lnTo>
                                <a:cubicBezTo>
                                  <a:pt x="7112" y="1778"/>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701655053" name="Rectangle 701655053"/>
                        <wps:cNvSpPr/>
                        <wps:spPr>
                          <a:xfrm>
                            <a:off x="2021459" y="20880"/>
                            <a:ext cx="59219" cy="163963"/>
                          </a:xfrm>
                          <a:prstGeom prst="rect">
                            <a:avLst/>
                          </a:prstGeom>
                          <a:ln>
                            <a:noFill/>
                          </a:ln>
                        </wps:spPr>
                        <wps:txbx>
                          <w:txbxContent>
                            <w:p w14:paraId="1FC2D5E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855544662" name="Freeform: Shape 1855544662"/>
                        <wps:cNvSpPr/>
                        <wps:spPr>
                          <a:xfrm>
                            <a:off x="2261362" y="25400"/>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116490961" name="Rectangle 2116490961"/>
                        <wps:cNvSpPr/>
                        <wps:spPr>
                          <a:xfrm>
                            <a:off x="2331085" y="20880"/>
                            <a:ext cx="59219" cy="163963"/>
                          </a:xfrm>
                          <a:prstGeom prst="rect">
                            <a:avLst/>
                          </a:prstGeom>
                          <a:ln>
                            <a:noFill/>
                          </a:ln>
                        </wps:spPr>
                        <wps:txbx>
                          <w:txbxContent>
                            <w:p w14:paraId="6250E3B8"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73118499" name="Freeform: Shape 1973118499"/>
                        <wps:cNvSpPr/>
                        <wps:spPr>
                          <a:xfrm>
                            <a:off x="2558034" y="27499"/>
                            <a:ext cx="31941" cy="92007"/>
                          </a:xfrm>
                          <a:custGeom>
                            <a:avLst/>
                            <a:gdLst/>
                            <a:ahLst/>
                            <a:cxnLst/>
                            <a:rect l="0" t="0" r="0" b="0"/>
                            <a:pathLst>
                              <a:path w="31941" h="92007">
                                <a:moveTo>
                                  <a:pt x="31941" y="0"/>
                                </a:moveTo>
                                <a:lnTo>
                                  <a:pt x="31941" y="7944"/>
                                </a:lnTo>
                                <a:lnTo>
                                  <a:pt x="28575" y="9077"/>
                                </a:lnTo>
                                <a:cubicBezTo>
                                  <a:pt x="24638" y="12252"/>
                                  <a:pt x="22733" y="16061"/>
                                  <a:pt x="22733" y="20760"/>
                                </a:cubicBezTo>
                                <a:cubicBezTo>
                                  <a:pt x="22733" y="23173"/>
                                  <a:pt x="23368" y="25332"/>
                                  <a:pt x="24638" y="27237"/>
                                </a:cubicBezTo>
                                <a:cubicBezTo>
                                  <a:pt x="26035" y="29269"/>
                                  <a:pt x="27940" y="30920"/>
                                  <a:pt x="30480" y="32318"/>
                                </a:cubicBezTo>
                                <a:lnTo>
                                  <a:pt x="31941" y="33048"/>
                                </a:lnTo>
                                <a:lnTo>
                                  <a:pt x="31941" y="44916"/>
                                </a:lnTo>
                                <a:lnTo>
                                  <a:pt x="28067" y="43367"/>
                                </a:lnTo>
                                <a:cubicBezTo>
                                  <a:pt x="23114" y="45906"/>
                                  <a:pt x="19177" y="49335"/>
                                  <a:pt x="16510" y="53527"/>
                                </a:cubicBezTo>
                                <a:cubicBezTo>
                                  <a:pt x="13843" y="57718"/>
                                  <a:pt x="12446" y="62162"/>
                                  <a:pt x="12446" y="66989"/>
                                </a:cubicBezTo>
                                <a:cubicBezTo>
                                  <a:pt x="12446" y="71560"/>
                                  <a:pt x="13970" y="75370"/>
                                  <a:pt x="16891" y="78545"/>
                                </a:cubicBezTo>
                                <a:cubicBezTo>
                                  <a:pt x="19939" y="81593"/>
                                  <a:pt x="23876" y="83118"/>
                                  <a:pt x="28829" y="83118"/>
                                </a:cubicBezTo>
                                <a:lnTo>
                                  <a:pt x="31941" y="82548"/>
                                </a:lnTo>
                                <a:lnTo>
                                  <a:pt x="31941" y="91221"/>
                                </a:lnTo>
                                <a:lnTo>
                                  <a:pt x="27686" y="92007"/>
                                </a:lnTo>
                                <a:cubicBezTo>
                                  <a:pt x="19177" y="92007"/>
                                  <a:pt x="12446" y="89848"/>
                                  <a:pt x="7493" y="85531"/>
                                </a:cubicBezTo>
                                <a:cubicBezTo>
                                  <a:pt x="2540" y="81340"/>
                                  <a:pt x="0" y="75879"/>
                                  <a:pt x="0" y="69147"/>
                                </a:cubicBezTo>
                                <a:cubicBezTo>
                                  <a:pt x="0" y="62924"/>
                                  <a:pt x="1905" y="57336"/>
                                  <a:pt x="5461" y="52383"/>
                                </a:cubicBezTo>
                                <a:cubicBezTo>
                                  <a:pt x="9017" y="47431"/>
                                  <a:pt x="14351" y="43493"/>
                                  <a:pt x="21209" y="40445"/>
                                </a:cubicBezTo>
                                <a:lnTo>
                                  <a:pt x="21209" y="40192"/>
                                </a:lnTo>
                                <a:cubicBezTo>
                                  <a:pt x="17653" y="37906"/>
                                  <a:pt x="14986" y="35493"/>
                                  <a:pt x="13208" y="32698"/>
                                </a:cubicBezTo>
                                <a:cubicBezTo>
                                  <a:pt x="11430" y="29905"/>
                                  <a:pt x="10541" y="26730"/>
                                  <a:pt x="10541" y="23173"/>
                                </a:cubicBezTo>
                                <a:cubicBezTo>
                                  <a:pt x="10541" y="15807"/>
                                  <a:pt x="13843" y="9331"/>
                                  <a:pt x="20320" y="3996"/>
                                </a:cubicBezTo>
                                <a:lnTo>
                                  <a:pt x="3194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60702453" name="Freeform: Shape 1260702453"/>
                        <wps:cNvSpPr/>
                        <wps:spPr>
                          <a:xfrm>
                            <a:off x="2589975" y="23241"/>
                            <a:ext cx="37655" cy="95479"/>
                          </a:xfrm>
                          <a:custGeom>
                            <a:avLst/>
                            <a:gdLst/>
                            <a:ahLst/>
                            <a:cxnLst/>
                            <a:rect l="0" t="0" r="0" b="0"/>
                            <a:pathLst>
                              <a:path w="37655" h="95479">
                                <a:moveTo>
                                  <a:pt x="12382" y="0"/>
                                </a:moveTo>
                                <a:cubicBezTo>
                                  <a:pt x="20257" y="0"/>
                                  <a:pt x="26352" y="1905"/>
                                  <a:pt x="30924" y="5588"/>
                                </a:cubicBezTo>
                                <a:cubicBezTo>
                                  <a:pt x="35370" y="9271"/>
                                  <a:pt x="37655" y="13970"/>
                                  <a:pt x="37655" y="19685"/>
                                </a:cubicBezTo>
                                <a:cubicBezTo>
                                  <a:pt x="37655" y="24638"/>
                                  <a:pt x="36004" y="29464"/>
                                  <a:pt x="32829" y="34289"/>
                                </a:cubicBezTo>
                                <a:cubicBezTo>
                                  <a:pt x="29527" y="38989"/>
                                  <a:pt x="24828" y="42672"/>
                                  <a:pt x="18605" y="45339"/>
                                </a:cubicBezTo>
                                <a:lnTo>
                                  <a:pt x="18605" y="45720"/>
                                </a:lnTo>
                                <a:cubicBezTo>
                                  <a:pt x="23051" y="47878"/>
                                  <a:pt x="26352" y="50419"/>
                                  <a:pt x="28638" y="53467"/>
                                </a:cubicBezTo>
                                <a:cubicBezTo>
                                  <a:pt x="30924" y="56514"/>
                                  <a:pt x="32067" y="60325"/>
                                  <a:pt x="32067" y="64897"/>
                                </a:cubicBezTo>
                                <a:cubicBezTo>
                                  <a:pt x="32067" y="68580"/>
                                  <a:pt x="31178" y="72263"/>
                                  <a:pt x="29401" y="76073"/>
                                </a:cubicBezTo>
                                <a:cubicBezTo>
                                  <a:pt x="27749" y="80010"/>
                                  <a:pt x="25336" y="83312"/>
                                  <a:pt x="22161" y="86233"/>
                                </a:cubicBezTo>
                                <a:cubicBezTo>
                                  <a:pt x="18859" y="89281"/>
                                  <a:pt x="15176" y="91694"/>
                                  <a:pt x="10858" y="93472"/>
                                </a:cubicBezTo>
                                <a:lnTo>
                                  <a:pt x="0" y="95479"/>
                                </a:lnTo>
                                <a:lnTo>
                                  <a:pt x="0" y="86807"/>
                                </a:lnTo>
                                <a:lnTo>
                                  <a:pt x="7302" y="85471"/>
                                </a:lnTo>
                                <a:cubicBezTo>
                                  <a:pt x="10223" y="84201"/>
                                  <a:pt x="12509" y="82550"/>
                                  <a:pt x="14288" y="80518"/>
                                </a:cubicBezTo>
                                <a:cubicBezTo>
                                  <a:pt x="15938" y="78613"/>
                                  <a:pt x="17335" y="76453"/>
                                  <a:pt x="18224" y="73914"/>
                                </a:cubicBezTo>
                                <a:cubicBezTo>
                                  <a:pt x="19113" y="71501"/>
                                  <a:pt x="19495" y="68961"/>
                                  <a:pt x="19495" y="66548"/>
                                </a:cubicBezTo>
                                <a:cubicBezTo>
                                  <a:pt x="19495" y="63753"/>
                                  <a:pt x="18859" y="61214"/>
                                  <a:pt x="17335" y="59182"/>
                                </a:cubicBezTo>
                                <a:cubicBezTo>
                                  <a:pt x="15938" y="57150"/>
                                  <a:pt x="13526" y="55245"/>
                                  <a:pt x="10096" y="53467"/>
                                </a:cubicBezTo>
                                <a:cubicBezTo>
                                  <a:pt x="8445" y="52577"/>
                                  <a:pt x="6540" y="51689"/>
                                  <a:pt x="4382" y="50926"/>
                                </a:cubicBezTo>
                                <a:lnTo>
                                  <a:pt x="0" y="49174"/>
                                </a:lnTo>
                                <a:lnTo>
                                  <a:pt x="0" y="37306"/>
                                </a:lnTo>
                                <a:lnTo>
                                  <a:pt x="4127" y="39370"/>
                                </a:lnTo>
                                <a:cubicBezTo>
                                  <a:pt x="6540" y="40386"/>
                                  <a:pt x="9080" y="41401"/>
                                  <a:pt x="11874" y="42290"/>
                                </a:cubicBezTo>
                                <a:cubicBezTo>
                                  <a:pt x="16701" y="39243"/>
                                  <a:pt x="20257" y="36068"/>
                                  <a:pt x="22415" y="32639"/>
                                </a:cubicBezTo>
                                <a:cubicBezTo>
                                  <a:pt x="24574" y="29337"/>
                                  <a:pt x="25717" y="25526"/>
                                  <a:pt x="25717" y="21336"/>
                                </a:cubicBezTo>
                                <a:cubicBezTo>
                                  <a:pt x="25717" y="17652"/>
                                  <a:pt x="24320" y="14732"/>
                                  <a:pt x="21653" y="12319"/>
                                </a:cubicBezTo>
                                <a:cubicBezTo>
                                  <a:pt x="18859" y="9906"/>
                                  <a:pt x="15176" y="8636"/>
                                  <a:pt x="10604" y="8636"/>
                                </a:cubicBezTo>
                                <a:lnTo>
                                  <a:pt x="0" y="12203"/>
                                </a:lnTo>
                                <a:lnTo>
                                  <a:pt x="0" y="4258"/>
                                </a:lnTo>
                                <a:lnTo>
                                  <a:pt x="12382"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93800377" name="Rectangle 693800377"/>
                        <wps:cNvSpPr/>
                        <wps:spPr>
                          <a:xfrm>
                            <a:off x="2631313" y="20880"/>
                            <a:ext cx="59219" cy="163963"/>
                          </a:xfrm>
                          <a:prstGeom prst="rect">
                            <a:avLst/>
                          </a:prstGeom>
                          <a:ln>
                            <a:noFill/>
                          </a:ln>
                        </wps:spPr>
                        <wps:txbx>
                          <w:txbxContent>
                            <w:p w14:paraId="42477C18"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951569854" name="Freeform: Shape 951569854"/>
                        <wps:cNvSpPr/>
                        <wps:spPr>
                          <a:xfrm>
                            <a:off x="1634109" y="185039"/>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8"/>
                                  <a:pt x="55626" y="32003"/>
                                  <a:pt x="54737" y="35052"/>
                                </a:cubicBezTo>
                                <a:cubicBezTo>
                                  <a:pt x="53975" y="38100"/>
                                  <a:pt x="52705" y="41021"/>
                                  <a:pt x="51054" y="43688"/>
                                </a:cubicBezTo>
                                <a:cubicBezTo>
                                  <a:pt x="49530" y="46228"/>
                                  <a:pt x="47625" y="48768"/>
                                  <a:pt x="45593" y="51181"/>
                                </a:cubicBezTo>
                                <a:cubicBezTo>
                                  <a:pt x="43561" y="53721"/>
                                  <a:pt x="41021" y="56388"/>
                                  <a:pt x="37973" y="59436"/>
                                </a:cubicBezTo>
                                <a:cubicBezTo>
                                  <a:pt x="33782" y="63753"/>
                                  <a:pt x="29464" y="67945"/>
                                  <a:pt x="24892" y="72009"/>
                                </a:cubicBezTo>
                                <a:cubicBezTo>
                                  <a:pt x="20447" y="76073"/>
                                  <a:pt x="16256" y="79883"/>
                                  <a:pt x="12319" y="83312"/>
                                </a:cubicBezTo>
                                <a:lnTo>
                                  <a:pt x="59817" y="83312"/>
                                </a:lnTo>
                                <a:lnTo>
                                  <a:pt x="59817" y="93853"/>
                                </a:lnTo>
                                <a:lnTo>
                                  <a:pt x="0" y="93853"/>
                                </a:lnTo>
                                <a:lnTo>
                                  <a:pt x="0" y="80899"/>
                                </a:lnTo>
                                <a:cubicBezTo>
                                  <a:pt x="4191" y="77216"/>
                                  <a:pt x="8382" y="73533"/>
                                  <a:pt x="12446" y="69850"/>
                                </a:cubicBezTo>
                                <a:cubicBezTo>
                                  <a:pt x="16637" y="66167"/>
                                  <a:pt x="20574" y="62484"/>
                                  <a:pt x="24130" y="58801"/>
                                </a:cubicBezTo>
                                <a:cubicBezTo>
                                  <a:pt x="31750" y="51053"/>
                                  <a:pt x="36957" y="45085"/>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68278600" name="Rectangle 1768278600"/>
                        <wps:cNvSpPr/>
                        <wps:spPr>
                          <a:xfrm>
                            <a:off x="1702943" y="182424"/>
                            <a:ext cx="59219" cy="163963"/>
                          </a:xfrm>
                          <a:prstGeom prst="rect">
                            <a:avLst/>
                          </a:prstGeom>
                          <a:ln>
                            <a:noFill/>
                          </a:ln>
                        </wps:spPr>
                        <wps:txbx>
                          <w:txbxContent>
                            <w:p w14:paraId="376BD1D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12299529" name="Rectangle 312299529"/>
                        <wps:cNvSpPr/>
                        <wps:spPr>
                          <a:xfrm>
                            <a:off x="1907159" y="182424"/>
                            <a:ext cx="214423" cy="163963"/>
                          </a:xfrm>
                          <a:prstGeom prst="rect">
                            <a:avLst/>
                          </a:prstGeom>
                          <a:ln>
                            <a:noFill/>
                          </a:ln>
                        </wps:spPr>
                        <wps:txbx>
                          <w:txbxContent>
                            <w:p w14:paraId="2EB85B6B"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581377471" name="Rectangle 581377471"/>
                        <wps:cNvSpPr/>
                        <wps:spPr>
                          <a:xfrm>
                            <a:off x="2068703" y="182424"/>
                            <a:ext cx="59219" cy="163963"/>
                          </a:xfrm>
                          <a:prstGeom prst="rect">
                            <a:avLst/>
                          </a:prstGeom>
                          <a:ln>
                            <a:noFill/>
                          </a:ln>
                        </wps:spPr>
                        <wps:txbx>
                          <w:txbxContent>
                            <w:p w14:paraId="6AC2201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93631382" name="Rectangle 1993631382"/>
                        <wps:cNvSpPr/>
                        <wps:spPr>
                          <a:xfrm>
                            <a:off x="2213483" y="182424"/>
                            <a:ext cx="214423" cy="163963"/>
                          </a:xfrm>
                          <a:prstGeom prst="rect">
                            <a:avLst/>
                          </a:prstGeom>
                          <a:ln>
                            <a:noFill/>
                          </a:ln>
                        </wps:spPr>
                        <wps:txbx>
                          <w:txbxContent>
                            <w:p w14:paraId="4C19E93E" w14:textId="77777777" w:rsidR="00000000" w:rsidRDefault="00000000" w:rsidP="001E2795">
                              <w:pPr>
                                <w:spacing w:after="160" w:line="259" w:lineRule="auto"/>
                                <w:ind w:left="0" w:right="0"/>
                                <w:jc w:val="left"/>
                              </w:pPr>
                              <w:r>
                                <w:t>27</w:t>
                              </w:r>
                            </w:p>
                          </w:txbxContent>
                        </wps:txbx>
                        <wps:bodyPr horzOverflow="overflow" vert="horz" lIns="0" tIns="0" rIns="0" bIns="0" rtlCol="0">
                          <a:noAutofit/>
                        </wps:bodyPr>
                      </wps:wsp>
                      <wps:wsp>
                        <wps:cNvPr id="1020195428" name="Rectangle 1020195428"/>
                        <wps:cNvSpPr/>
                        <wps:spPr>
                          <a:xfrm>
                            <a:off x="2375281" y="182424"/>
                            <a:ext cx="59219" cy="163963"/>
                          </a:xfrm>
                          <a:prstGeom prst="rect">
                            <a:avLst/>
                          </a:prstGeom>
                          <a:ln>
                            <a:noFill/>
                          </a:ln>
                        </wps:spPr>
                        <wps:txbx>
                          <w:txbxContent>
                            <w:p w14:paraId="733F8D7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93572684" name="Rectangle 1493572684"/>
                        <wps:cNvSpPr/>
                        <wps:spPr>
                          <a:xfrm>
                            <a:off x="2512441" y="182424"/>
                            <a:ext cx="214423" cy="163963"/>
                          </a:xfrm>
                          <a:prstGeom prst="rect">
                            <a:avLst/>
                          </a:prstGeom>
                          <a:ln>
                            <a:noFill/>
                          </a:ln>
                        </wps:spPr>
                        <wps:txbx>
                          <w:txbxContent>
                            <w:p w14:paraId="7A78E78A" w14:textId="77777777" w:rsidR="00000000" w:rsidRDefault="00000000" w:rsidP="001E2795">
                              <w:pPr>
                                <w:spacing w:after="160" w:line="259" w:lineRule="auto"/>
                                <w:ind w:left="0" w:right="0"/>
                                <w:jc w:val="left"/>
                              </w:pPr>
                              <w:r>
                                <w:t>28</w:t>
                              </w:r>
                            </w:p>
                          </w:txbxContent>
                        </wps:txbx>
                        <wps:bodyPr horzOverflow="overflow" vert="horz" lIns="0" tIns="0" rIns="0" bIns="0" rtlCol="0">
                          <a:noAutofit/>
                        </wps:bodyPr>
                      </wps:wsp>
                      <wps:wsp>
                        <wps:cNvPr id="1066859345" name="Rectangle 1066859345"/>
                        <wps:cNvSpPr/>
                        <wps:spPr>
                          <a:xfrm>
                            <a:off x="2673985" y="182424"/>
                            <a:ext cx="59219" cy="163963"/>
                          </a:xfrm>
                          <a:prstGeom prst="rect">
                            <a:avLst/>
                          </a:prstGeom>
                          <a:ln>
                            <a:noFill/>
                          </a:ln>
                        </wps:spPr>
                        <wps:txbx>
                          <w:txbxContent>
                            <w:p w14:paraId="3951F93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51848230" name="Rectangle 2051848230"/>
                        <wps:cNvSpPr/>
                        <wps:spPr>
                          <a:xfrm>
                            <a:off x="1506347" y="327985"/>
                            <a:ext cx="42059" cy="186236"/>
                          </a:xfrm>
                          <a:prstGeom prst="rect">
                            <a:avLst/>
                          </a:prstGeom>
                          <a:ln>
                            <a:noFill/>
                          </a:ln>
                        </wps:spPr>
                        <wps:txbx>
                          <w:txbxContent>
                            <w:p w14:paraId="433C965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633921478" name="Rectangle 1633921478"/>
                        <wps:cNvSpPr/>
                        <wps:spPr>
                          <a:xfrm>
                            <a:off x="1960499" y="360732"/>
                            <a:ext cx="118000" cy="163963"/>
                          </a:xfrm>
                          <a:prstGeom prst="rect">
                            <a:avLst/>
                          </a:prstGeom>
                          <a:ln>
                            <a:noFill/>
                          </a:ln>
                        </wps:spPr>
                        <wps:txbx>
                          <w:txbxContent>
                            <w:p w14:paraId="37092C4F" w14:textId="77777777" w:rsidR="00000000" w:rsidRDefault="00000000" w:rsidP="001E2795">
                              <w:pPr>
                                <w:spacing w:after="160" w:line="259" w:lineRule="auto"/>
                                <w:ind w:left="0" w:right="0"/>
                                <w:jc w:val="left"/>
                              </w:pPr>
                              <w:r>
                                <w:rPr>
                                  <w:rFonts w:ascii="Verdana" w:eastAsia="Verdana" w:hAnsi="Verdana" w:cs="Verdana"/>
                                  <w:i/>
                                </w:rPr>
                                <w:t xml:space="preserve">j </w:t>
                              </w:r>
                            </w:p>
                          </w:txbxContent>
                        </wps:txbx>
                        <wps:bodyPr horzOverflow="overflow" vert="horz" lIns="0" tIns="0" rIns="0" bIns="0" rtlCol="0">
                          <a:noAutofit/>
                        </wps:bodyPr>
                      </wps:wsp>
                      <wps:wsp>
                        <wps:cNvPr id="86695754" name="Rectangle 86695754"/>
                        <wps:cNvSpPr/>
                        <wps:spPr>
                          <a:xfrm>
                            <a:off x="1890395" y="513132"/>
                            <a:ext cx="244109" cy="163963"/>
                          </a:xfrm>
                          <a:prstGeom prst="rect">
                            <a:avLst/>
                          </a:prstGeom>
                          <a:ln>
                            <a:noFill/>
                          </a:ln>
                        </wps:spPr>
                        <wps:txbx>
                          <w:txbxContent>
                            <w:p w14:paraId="6970C3C4"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183344920" name="Rectangle 1183344920"/>
                        <wps:cNvSpPr/>
                        <wps:spPr>
                          <a:xfrm>
                            <a:off x="2073275" y="513132"/>
                            <a:ext cx="59219" cy="163963"/>
                          </a:xfrm>
                          <a:prstGeom prst="rect">
                            <a:avLst/>
                          </a:prstGeom>
                          <a:ln>
                            <a:noFill/>
                          </a:ln>
                        </wps:spPr>
                        <wps:txbx>
                          <w:txbxContent>
                            <w:p w14:paraId="45697B83"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846711491" name="Rectangle 1846711491"/>
                        <wps:cNvSpPr/>
                        <wps:spPr>
                          <a:xfrm>
                            <a:off x="2146427" y="327985"/>
                            <a:ext cx="42058" cy="186236"/>
                          </a:xfrm>
                          <a:prstGeom prst="rect">
                            <a:avLst/>
                          </a:prstGeom>
                          <a:ln>
                            <a:noFill/>
                          </a:ln>
                        </wps:spPr>
                        <wps:txbx>
                          <w:txbxContent>
                            <w:p w14:paraId="6C2B96DF"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57231225" name="Rectangle 2057231225"/>
                        <wps:cNvSpPr/>
                        <wps:spPr>
                          <a:xfrm>
                            <a:off x="2445385" y="327985"/>
                            <a:ext cx="42058" cy="186236"/>
                          </a:xfrm>
                          <a:prstGeom prst="rect">
                            <a:avLst/>
                          </a:prstGeom>
                          <a:ln>
                            <a:noFill/>
                          </a:ln>
                        </wps:spPr>
                        <wps:txbx>
                          <w:txbxContent>
                            <w:p w14:paraId="64D6343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665" name="Picture 2665"/>
                          <pic:cNvPicPr/>
                        </pic:nvPicPr>
                        <pic:blipFill>
                          <a:blip r:embed="rId64"/>
                          <a:stretch>
                            <a:fillRect/>
                          </a:stretch>
                        </pic:blipFill>
                        <pic:spPr>
                          <a:xfrm>
                            <a:off x="3063240" y="0"/>
                            <a:ext cx="2305812" cy="641604"/>
                          </a:xfrm>
                          <a:prstGeom prst="rect">
                            <a:avLst/>
                          </a:prstGeom>
                        </pic:spPr>
                      </pic:pic>
                      <wps:wsp>
                        <wps:cNvPr id="684009192" name="Freeform: Shape 684009192"/>
                        <wps:cNvSpPr/>
                        <wps:spPr>
                          <a:xfrm>
                            <a:off x="3197352" y="25018"/>
                            <a:ext cx="50165" cy="92329"/>
                          </a:xfrm>
                          <a:custGeom>
                            <a:avLst/>
                            <a:gdLst/>
                            <a:ahLst/>
                            <a:cxnLst/>
                            <a:rect l="0" t="0" r="0" b="0"/>
                            <a:pathLst>
                              <a:path w="50165" h="92329">
                                <a:moveTo>
                                  <a:pt x="40894" y="0"/>
                                </a:moveTo>
                                <a:lnTo>
                                  <a:pt x="50165" y="0"/>
                                </a:lnTo>
                                <a:lnTo>
                                  <a:pt x="31750" y="83312"/>
                                </a:lnTo>
                                <a:lnTo>
                                  <a:pt x="49911" y="83312"/>
                                </a:lnTo>
                                <a:lnTo>
                                  <a:pt x="48006" y="92329"/>
                                </a:lnTo>
                                <a:lnTo>
                                  <a:pt x="0" y="92329"/>
                                </a:lnTo>
                                <a:lnTo>
                                  <a:pt x="2032" y="83312"/>
                                </a:lnTo>
                                <a:lnTo>
                                  <a:pt x="20193" y="83312"/>
                                </a:lnTo>
                                <a:lnTo>
                                  <a:pt x="34036" y="20828"/>
                                </a:lnTo>
                                <a:lnTo>
                                  <a:pt x="15748" y="20828"/>
                                </a:lnTo>
                                <a:lnTo>
                                  <a:pt x="17399" y="12954"/>
                                </a:lnTo>
                                <a:cubicBezTo>
                                  <a:pt x="24257" y="12954"/>
                                  <a:pt x="29591" y="11938"/>
                                  <a:pt x="33274" y="9906"/>
                                </a:cubicBezTo>
                                <a:cubicBezTo>
                                  <a:pt x="37084" y="7874"/>
                                  <a:pt x="39624" y="4573"/>
                                  <a:pt x="4089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42999286" name="Rectangle 942999286"/>
                        <wps:cNvSpPr/>
                        <wps:spPr>
                          <a:xfrm>
                            <a:off x="3266821" y="20880"/>
                            <a:ext cx="59219" cy="163963"/>
                          </a:xfrm>
                          <a:prstGeom prst="rect">
                            <a:avLst/>
                          </a:prstGeom>
                          <a:ln>
                            <a:noFill/>
                          </a:ln>
                        </wps:spPr>
                        <wps:txbx>
                          <w:txbxContent>
                            <w:p w14:paraId="28946C61"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55893124" name="Freeform: Shape 1155893124"/>
                        <wps:cNvSpPr/>
                        <wps:spPr>
                          <a:xfrm>
                            <a:off x="3488945" y="23494"/>
                            <a:ext cx="69977" cy="93853"/>
                          </a:xfrm>
                          <a:custGeom>
                            <a:avLst/>
                            <a:gdLst/>
                            <a:ahLst/>
                            <a:cxnLst/>
                            <a:rect l="0" t="0" r="0" b="0"/>
                            <a:pathLst>
                              <a:path w="69977" h="93853">
                                <a:moveTo>
                                  <a:pt x="45085" y="0"/>
                                </a:moveTo>
                                <a:cubicBezTo>
                                  <a:pt x="53086" y="0"/>
                                  <a:pt x="59182" y="1778"/>
                                  <a:pt x="63500" y="5335"/>
                                </a:cubicBezTo>
                                <a:cubicBezTo>
                                  <a:pt x="67818" y="9017"/>
                                  <a:pt x="69977" y="13843"/>
                                  <a:pt x="69977" y="19939"/>
                                </a:cubicBezTo>
                                <a:cubicBezTo>
                                  <a:pt x="69977" y="26670"/>
                                  <a:pt x="68072" y="32893"/>
                                  <a:pt x="64516" y="38736"/>
                                </a:cubicBezTo>
                                <a:cubicBezTo>
                                  <a:pt x="60833" y="44704"/>
                                  <a:pt x="54483" y="51562"/>
                                  <a:pt x="45339" y="59436"/>
                                </a:cubicBezTo>
                                <a:cubicBezTo>
                                  <a:pt x="40005" y="64136"/>
                                  <a:pt x="34417" y="68580"/>
                                  <a:pt x="28702" y="73025"/>
                                </a:cubicBezTo>
                                <a:cubicBezTo>
                                  <a:pt x="22987" y="77343"/>
                                  <a:pt x="18288" y="81026"/>
                                  <a:pt x="14605" y="83693"/>
                                </a:cubicBezTo>
                                <a:lnTo>
                                  <a:pt x="61976" y="83693"/>
                                </a:lnTo>
                                <a:lnTo>
                                  <a:pt x="59817" y="93853"/>
                                </a:lnTo>
                                <a:lnTo>
                                  <a:pt x="0" y="93853"/>
                                </a:lnTo>
                                <a:lnTo>
                                  <a:pt x="2794" y="80899"/>
                                </a:lnTo>
                                <a:cubicBezTo>
                                  <a:pt x="8382" y="76709"/>
                                  <a:pt x="13081" y="73152"/>
                                  <a:pt x="17018" y="70104"/>
                                </a:cubicBezTo>
                                <a:cubicBezTo>
                                  <a:pt x="20828" y="67184"/>
                                  <a:pt x="25527" y="63373"/>
                                  <a:pt x="31115" y="58801"/>
                                </a:cubicBezTo>
                                <a:cubicBezTo>
                                  <a:pt x="40640" y="50800"/>
                                  <a:pt x="47498" y="43942"/>
                                  <a:pt x="51435" y="38481"/>
                                </a:cubicBezTo>
                                <a:cubicBezTo>
                                  <a:pt x="55499" y="33020"/>
                                  <a:pt x="57404" y="27686"/>
                                  <a:pt x="57404" y="22479"/>
                                </a:cubicBezTo>
                                <a:cubicBezTo>
                                  <a:pt x="57404" y="18415"/>
                                  <a:pt x="56007" y="15367"/>
                                  <a:pt x="53340" y="13336"/>
                                </a:cubicBezTo>
                                <a:cubicBezTo>
                                  <a:pt x="50546" y="11303"/>
                                  <a:pt x="46990" y="10287"/>
                                  <a:pt x="42672" y="10287"/>
                                </a:cubicBezTo>
                                <a:cubicBezTo>
                                  <a:pt x="39243" y="10287"/>
                                  <a:pt x="35179" y="10923"/>
                                  <a:pt x="30607" y="12319"/>
                                </a:cubicBezTo>
                                <a:cubicBezTo>
                                  <a:pt x="26162" y="13716"/>
                                  <a:pt x="21717" y="15622"/>
                                  <a:pt x="17399" y="18288"/>
                                </a:cubicBezTo>
                                <a:lnTo>
                                  <a:pt x="16764" y="18288"/>
                                </a:lnTo>
                                <a:lnTo>
                                  <a:pt x="19177" y="5715"/>
                                </a:lnTo>
                                <a:cubicBezTo>
                                  <a:pt x="22225" y="4191"/>
                                  <a:pt x="26289" y="2922"/>
                                  <a:pt x="31115" y="1778"/>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58529785" name="Rectangle 658529785"/>
                        <wps:cNvSpPr/>
                        <wps:spPr>
                          <a:xfrm>
                            <a:off x="3565525" y="20880"/>
                            <a:ext cx="59219" cy="163963"/>
                          </a:xfrm>
                          <a:prstGeom prst="rect">
                            <a:avLst/>
                          </a:prstGeom>
                          <a:ln>
                            <a:noFill/>
                          </a:ln>
                        </wps:spPr>
                        <wps:txbx>
                          <w:txbxContent>
                            <w:p w14:paraId="04CF23EC"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78650508" name="Freeform: Shape 1478650508"/>
                        <wps:cNvSpPr/>
                        <wps:spPr>
                          <a:xfrm>
                            <a:off x="3785997" y="23494"/>
                            <a:ext cx="70993" cy="95759"/>
                          </a:xfrm>
                          <a:custGeom>
                            <a:avLst/>
                            <a:gdLst/>
                            <a:ahLst/>
                            <a:cxnLst/>
                            <a:rect l="0" t="0" r="0" b="0"/>
                            <a:pathLst>
                              <a:path w="70993" h="95759">
                                <a:moveTo>
                                  <a:pt x="45847" y="0"/>
                                </a:moveTo>
                                <a:cubicBezTo>
                                  <a:pt x="53721" y="0"/>
                                  <a:pt x="59817" y="1524"/>
                                  <a:pt x="64262" y="4826"/>
                                </a:cubicBezTo>
                                <a:cubicBezTo>
                                  <a:pt x="68834" y="8001"/>
                                  <a:pt x="70993" y="12447"/>
                                  <a:pt x="70993" y="18035"/>
                                </a:cubicBezTo>
                                <a:cubicBezTo>
                                  <a:pt x="70993" y="24130"/>
                                  <a:pt x="68834" y="29591"/>
                                  <a:pt x="64516" y="34290"/>
                                </a:cubicBezTo>
                                <a:cubicBezTo>
                                  <a:pt x="60198" y="38989"/>
                                  <a:pt x="54737" y="41911"/>
                                  <a:pt x="48133" y="43180"/>
                                </a:cubicBezTo>
                                <a:lnTo>
                                  <a:pt x="48133" y="43815"/>
                                </a:lnTo>
                                <a:cubicBezTo>
                                  <a:pt x="49657" y="44197"/>
                                  <a:pt x="51435" y="44831"/>
                                  <a:pt x="53340" y="45720"/>
                                </a:cubicBezTo>
                                <a:cubicBezTo>
                                  <a:pt x="55118" y="46610"/>
                                  <a:pt x="56769" y="47625"/>
                                  <a:pt x="58293" y="49023"/>
                                </a:cubicBezTo>
                                <a:cubicBezTo>
                                  <a:pt x="59690" y="50419"/>
                                  <a:pt x="60960" y="52198"/>
                                  <a:pt x="61976" y="54356"/>
                                </a:cubicBezTo>
                                <a:cubicBezTo>
                                  <a:pt x="62992" y="56515"/>
                                  <a:pt x="63500" y="59055"/>
                                  <a:pt x="63500" y="61976"/>
                                </a:cubicBezTo>
                                <a:cubicBezTo>
                                  <a:pt x="63500" y="66422"/>
                                  <a:pt x="62611" y="70739"/>
                                  <a:pt x="60706" y="74930"/>
                                </a:cubicBezTo>
                                <a:cubicBezTo>
                                  <a:pt x="58928" y="79122"/>
                                  <a:pt x="56261" y="82804"/>
                                  <a:pt x="52959" y="85725"/>
                                </a:cubicBezTo>
                                <a:cubicBezTo>
                                  <a:pt x="49530" y="88900"/>
                                  <a:pt x="45593" y="91440"/>
                                  <a:pt x="41021" y="93091"/>
                                </a:cubicBezTo>
                                <a:cubicBezTo>
                                  <a:pt x="36449" y="94869"/>
                                  <a:pt x="31242" y="95759"/>
                                  <a:pt x="25273" y="95759"/>
                                </a:cubicBezTo>
                                <a:cubicBezTo>
                                  <a:pt x="20447" y="95759"/>
                                  <a:pt x="15875" y="95123"/>
                                  <a:pt x="11303" y="93853"/>
                                </a:cubicBezTo>
                                <a:cubicBezTo>
                                  <a:pt x="6858" y="92584"/>
                                  <a:pt x="3048" y="91186"/>
                                  <a:pt x="0" y="89409"/>
                                </a:cubicBezTo>
                                <a:lnTo>
                                  <a:pt x="2794" y="77598"/>
                                </a:lnTo>
                                <a:lnTo>
                                  <a:pt x="3683" y="77598"/>
                                </a:lnTo>
                                <a:cubicBezTo>
                                  <a:pt x="6477" y="79629"/>
                                  <a:pt x="9779" y="81535"/>
                                  <a:pt x="13970" y="83186"/>
                                </a:cubicBezTo>
                                <a:cubicBezTo>
                                  <a:pt x="18034" y="84710"/>
                                  <a:pt x="22352" y="85472"/>
                                  <a:pt x="27051" y="85472"/>
                                </a:cubicBezTo>
                                <a:cubicBezTo>
                                  <a:pt x="34163" y="85472"/>
                                  <a:pt x="39878" y="83312"/>
                                  <a:pt x="44450" y="78867"/>
                                </a:cubicBezTo>
                                <a:cubicBezTo>
                                  <a:pt x="49022" y="74423"/>
                                  <a:pt x="51308" y="68707"/>
                                  <a:pt x="51308" y="61723"/>
                                </a:cubicBezTo>
                                <a:cubicBezTo>
                                  <a:pt x="51308" y="57404"/>
                                  <a:pt x="49911" y="54102"/>
                                  <a:pt x="46990" y="51943"/>
                                </a:cubicBezTo>
                                <a:cubicBezTo>
                                  <a:pt x="44069" y="49785"/>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10"/>
                                </a:cubicBezTo>
                                <a:cubicBezTo>
                                  <a:pt x="58674" y="17780"/>
                                  <a:pt x="57404" y="15113"/>
                                  <a:pt x="54864" y="13081"/>
                                </a:cubicBezTo>
                                <a:cubicBezTo>
                                  <a:pt x="52324" y="11176"/>
                                  <a:pt x="48514" y="10287"/>
                                  <a:pt x="43561" y="10287"/>
                                </a:cubicBezTo>
                                <a:cubicBezTo>
                                  <a:pt x="39370" y="10287"/>
                                  <a:pt x="35052" y="11049"/>
                                  <a:pt x="30353" y="12573"/>
                                </a:cubicBezTo>
                                <a:cubicBezTo>
                                  <a:pt x="25654" y="14098"/>
                                  <a:pt x="21590" y="16002"/>
                                  <a:pt x="18034" y="18288"/>
                                </a:cubicBezTo>
                                <a:lnTo>
                                  <a:pt x="17399" y="18288"/>
                                </a:lnTo>
                                <a:lnTo>
                                  <a:pt x="19939" y="5715"/>
                                </a:lnTo>
                                <a:cubicBezTo>
                                  <a:pt x="23114" y="4318"/>
                                  <a:pt x="27178" y="3048"/>
                                  <a:pt x="32004" y="1778"/>
                                </a:cubicBezTo>
                                <a:cubicBezTo>
                                  <a:pt x="36830" y="636"/>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44932510" name="Rectangle 1244932510"/>
                        <wps:cNvSpPr/>
                        <wps:spPr>
                          <a:xfrm>
                            <a:off x="3861562" y="20880"/>
                            <a:ext cx="59219" cy="163963"/>
                          </a:xfrm>
                          <a:prstGeom prst="rect">
                            <a:avLst/>
                          </a:prstGeom>
                          <a:ln>
                            <a:noFill/>
                          </a:ln>
                        </wps:spPr>
                        <wps:txbx>
                          <w:txbxContent>
                            <w:p w14:paraId="6DA1BBC3"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630474503" name="Freeform: Shape 1630474503"/>
                        <wps:cNvSpPr/>
                        <wps:spPr>
                          <a:xfrm>
                            <a:off x="4084066" y="49730"/>
                            <a:ext cx="31941" cy="41583"/>
                          </a:xfrm>
                          <a:custGeom>
                            <a:avLst/>
                            <a:gdLst/>
                            <a:ahLst/>
                            <a:cxnLst/>
                            <a:rect l="0" t="0" r="0" b="0"/>
                            <a:pathLst>
                              <a:path w="31941" h="41583">
                                <a:moveTo>
                                  <a:pt x="31941" y="0"/>
                                </a:moveTo>
                                <a:lnTo>
                                  <a:pt x="31941" y="11356"/>
                                </a:lnTo>
                                <a:lnTo>
                                  <a:pt x="10287" y="32185"/>
                                </a:lnTo>
                                <a:lnTo>
                                  <a:pt x="31941" y="32185"/>
                                </a:lnTo>
                                <a:lnTo>
                                  <a:pt x="31941" y="41583"/>
                                </a:lnTo>
                                <a:lnTo>
                                  <a:pt x="0" y="41583"/>
                                </a:lnTo>
                                <a:lnTo>
                                  <a:pt x="3175" y="27486"/>
                                </a:lnTo>
                                <a:lnTo>
                                  <a:pt x="3194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13326910" name="Freeform: Shape 913326910"/>
                        <wps:cNvSpPr/>
                        <wps:spPr>
                          <a:xfrm>
                            <a:off x="4116007" y="25400"/>
                            <a:ext cx="37020" cy="91948"/>
                          </a:xfrm>
                          <a:custGeom>
                            <a:avLst/>
                            <a:gdLst/>
                            <a:ahLst/>
                            <a:cxnLst/>
                            <a:rect l="0" t="0" r="0" b="0"/>
                            <a:pathLst>
                              <a:path w="37020" h="91948">
                                <a:moveTo>
                                  <a:pt x="25463" y="0"/>
                                </a:moveTo>
                                <a:lnTo>
                                  <a:pt x="36385" y="0"/>
                                </a:lnTo>
                                <a:lnTo>
                                  <a:pt x="23939" y="56515"/>
                                </a:lnTo>
                                <a:lnTo>
                                  <a:pt x="37020" y="56515"/>
                                </a:lnTo>
                                <a:lnTo>
                                  <a:pt x="34988" y="65913"/>
                                </a:lnTo>
                                <a:lnTo>
                                  <a:pt x="21780" y="65913"/>
                                </a:lnTo>
                                <a:lnTo>
                                  <a:pt x="16065" y="91948"/>
                                </a:lnTo>
                                <a:lnTo>
                                  <a:pt x="4508" y="91948"/>
                                </a:lnTo>
                                <a:lnTo>
                                  <a:pt x="10350" y="65913"/>
                                </a:lnTo>
                                <a:lnTo>
                                  <a:pt x="0" y="65913"/>
                                </a:lnTo>
                                <a:lnTo>
                                  <a:pt x="0" y="56515"/>
                                </a:lnTo>
                                <a:lnTo>
                                  <a:pt x="12382" y="56515"/>
                                </a:lnTo>
                                <a:lnTo>
                                  <a:pt x="21653" y="14859"/>
                                </a:lnTo>
                                <a:lnTo>
                                  <a:pt x="0" y="35687"/>
                                </a:lnTo>
                                <a:lnTo>
                                  <a:pt x="0" y="24330"/>
                                </a:lnTo>
                                <a:lnTo>
                                  <a:pt x="2546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506052758" name="Rectangle 1506052758"/>
                        <wps:cNvSpPr/>
                        <wps:spPr>
                          <a:xfrm>
                            <a:off x="4160266" y="20880"/>
                            <a:ext cx="59219" cy="163963"/>
                          </a:xfrm>
                          <a:prstGeom prst="rect">
                            <a:avLst/>
                          </a:prstGeom>
                          <a:ln>
                            <a:noFill/>
                          </a:ln>
                        </wps:spPr>
                        <wps:txbx>
                          <w:txbxContent>
                            <w:p w14:paraId="3C1CF43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94273687" name="Freeform: Shape 94273687"/>
                        <wps:cNvSpPr/>
                        <wps:spPr>
                          <a:xfrm>
                            <a:off x="4359402" y="25400"/>
                            <a:ext cx="74930" cy="93853"/>
                          </a:xfrm>
                          <a:custGeom>
                            <a:avLst/>
                            <a:gdLst/>
                            <a:ahLst/>
                            <a:cxnLst/>
                            <a:rect l="0" t="0" r="0" b="0"/>
                            <a:pathLst>
                              <a:path w="74930" h="93853">
                                <a:moveTo>
                                  <a:pt x="21971" y="0"/>
                                </a:moveTo>
                                <a:lnTo>
                                  <a:pt x="74930" y="0"/>
                                </a:lnTo>
                                <a:lnTo>
                                  <a:pt x="72517" y="10414"/>
                                </a:lnTo>
                                <a:lnTo>
                                  <a:pt x="31115" y="10414"/>
                                </a:lnTo>
                                <a:lnTo>
                                  <a:pt x="25527" y="35687"/>
                                </a:lnTo>
                                <a:cubicBezTo>
                                  <a:pt x="27178" y="35433"/>
                                  <a:pt x="28702" y="35306"/>
                                  <a:pt x="30226" y="35179"/>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9"/>
                                  <a:pt x="60452" y="71374"/>
                                </a:cubicBezTo>
                                <a:cubicBezTo>
                                  <a:pt x="58674" y="75819"/>
                                  <a:pt x="56134" y="79629"/>
                                  <a:pt x="52705" y="82931"/>
                                </a:cubicBezTo>
                                <a:cubicBezTo>
                                  <a:pt x="49276" y="86360"/>
                                  <a:pt x="45212" y="89027"/>
                                  <a:pt x="40513" y="90932"/>
                                </a:cubicBezTo>
                                <a:cubicBezTo>
                                  <a:pt x="35941" y="92964"/>
                                  <a:pt x="30480" y="93853"/>
                                  <a:pt x="24257" y="93853"/>
                                </a:cubicBezTo>
                                <a:cubicBezTo>
                                  <a:pt x="19431" y="93853"/>
                                  <a:pt x="14859" y="93218"/>
                                  <a:pt x="10668" y="91948"/>
                                </a:cubicBezTo>
                                <a:cubicBezTo>
                                  <a:pt x="6350" y="90805"/>
                                  <a:pt x="2794" y="89408"/>
                                  <a:pt x="0" y="87884"/>
                                </a:cubicBezTo>
                                <a:lnTo>
                                  <a:pt x="2413" y="75946"/>
                                </a:lnTo>
                                <a:lnTo>
                                  <a:pt x="3175" y="75946"/>
                                </a:lnTo>
                                <a:cubicBezTo>
                                  <a:pt x="5715" y="77851"/>
                                  <a:pt x="9017" y="79629"/>
                                  <a:pt x="13081" y="81280"/>
                                </a:cubicBezTo>
                                <a:cubicBezTo>
                                  <a:pt x="17272" y="82804"/>
                                  <a:pt x="21590" y="83566"/>
                                  <a:pt x="26035" y="83566"/>
                                </a:cubicBezTo>
                                <a:cubicBezTo>
                                  <a:pt x="33401" y="83566"/>
                                  <a:pt x="39370" y="81407"/>
                                  <a:pt x="43815" y="76962"/>
                                </a:cubicBezTo>
                                <a:cubicBezTo>
                                  <a:pt x="48387" y="72517"/>
                                  <a:pt x="50546" y="66675"/>
                                  <a:pt x="50546" y="59436"/>
                                </a:cubicBezTo>
                                <a:cubicBezTo>
                                  <a:pt x="50546" y="56642"/>
                                  <a:pt x="50038" y="54229"/>
                                  <a:pt x="49022" y="52451"/>
                                </a:cubicBezTo>
                                <a:cubicBezTo>
                                  <a:pt x="48006" y="50546"/>
                                  <a:pt x="46609" y="49022"/>
                                  <a:pt x="44831" y="47879"/>
                                </a:cubicBezTo>
                                <a:cubicBezTo>
                                  <a:pt x="43053" y="46736"/>
                                  <a:pt x="41021" y="45974"/>
                                  <a:pt x="38608" y="45466"/>
                                </a:cubicBezTo>
                                <a:cubicBezTo>
                                  <a:pt x="36195" y="44958"/>
                                  <a:pt x="33528" y="44704"/>
                                  <a:pt x="30861" y="44704"/>
                                </a:cubicBezTo>
                                <a:cubicBezTo>
                                  <a:pt x="27432" y="44704"/>
                                  <a:pt x="23876" y="44958"/>
                                  <a:pt x="20447" y="45466"/>
                                </a:cubicBezTo>
                                <a:cubicBezTo>
                                  <a:pt x="16891" y="45974"/>
                                  <a:pt x="13970" y="46609"/>
                                  <a:pt x="11557" y="46990"/>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723671452" name="Rectangle 723671452"/>
                        <wps:cNvSpPr/>
                        <wps:spPr>
                          <a:xfrm>
                            <a:off x="4433062" y="20880"/>
                            <a:ext cx="59219" cy="163963"/>
                          </a:xfrm>
                          <a:prstGeom prst="rect">
                            <a:avLst/>
                          </a:prstGeom>
                          <a:ln>
                            <a:noFill/>
                          </a:ln>
                        </wps:spPr>
                        <wps:txbx>
                          <w:txbxContent>
                            <w:p w14:paraId="4985AB7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71126299" name="Freeform: Shape 271126299"/>
                        <wps:cNvSpPr/>
                        <wps:spPr>
                          <a:xfrm>
                            <a:off x="4634865" y="29036"/>
                            <a:ext cx="30988" cy="90217"/>
                          </a:xfrm>
                          <a:custGeom>
                            <a:avLst/>
                            <a:gdLst/>
                            <a:ahLst/>
                            <a:cxnLst/>
                            <a:rect l="0" t="0" r="0" b="0"/>
                            <a:pathLst>
                              <a:path w="30988" h="90217">
                                <a:moveTo>
                                  <a:pt x="30988" y="0"/>
                                </a:moveTo>
                                <a:lnTo>
                                  <a:pt x="30988" y="12296"/>
                                </a:lnTo>
                                <a:lnTo>
                                  <a:pt x="27813" y="13509"/>
                                </a:lnTo>
                                <a:cubicBezTo>
                                  <a:pt x="21209" y="19224"/>
                                  <a:pt x="16764" y="26590"/>
                                  <a:pt x="14478" y="35861"/>
                                </a:cubicBezTo>
                                <a:cubicBezTo>
                                  <a:pt x="17907" y="33829"/>
                                  <a:pt x="21590" y="32178"/>
                                  <a:pt x="25527" y="31035"/>
                                </a:cubicBezTo>
                                <a:lnTo>
                                  <a:pt x="30988" y="30263"/>
                                </a:lnTo>
                                <a:lnTo>
                                  <a:pt x="30988" y="39321"/>
                                </a:lnTo>
                                <a:lnTo>
                                  <a:pt x="23241" y="40560"/>
                                </a:lnTo>
                                <a:cubicBezTo>
                                  <a:pt x="19812" y="41449"/>
                                  <a:pt x="16383" y="42846"/>
                                  <a:pt x="13081" y="44624"/>
                                </a:cubicBezTo>
                                <a:cubicBezTo>
                                  <a:pt x="12700" y="46402"/>
                                  <a:pt x="12446" y="48688"/>
                                  <a:pt x="12192" y="51355"/>
                                </a:cubicBezTo>
                                <a:cubicBezTo>
                                  <a:pt x="11811" y="54149"/>
                                  <a:pt x="11684" y="56816"/>
                                  <a:pt x="11684" y="59357"/>
                                </a:cubicBezTo>
                                <a:cubicBezTo>
                                  <a:pt x="11684" y="63420"/>
                                  <a:pt x="12192" y="66722"/>
                                  <a:pt x="13208" y="69389"/>
                                </a:cubicBezTo>
                                <a:cubicBezTo>
                                  <a:pt x="14224" y="72183"/>
                                  <a:pt x="15494" y="74342"/>
                                  <a:pt x="16891" y="75866"/>
                                </a:cubicBezTo>
                                <a:cubicBezTo>
                                  <a:pt x="18542" y="77517"/>
                                  <a:pt x="20320" y="78787"/>
                                  <a:pt x="22352" y="79422"/>
                                </a:cubicBezTo>
                                <a:cubicBezTo>
                                  <a:pt x="24384" y="80184"/>
                                  <a:pt x="26543" y="80565"/>
                                  <a:pt x="28702" y="80565"/>
                                </a:cubicBezTo>
                                <a:lnTo>
                                  <a:pt x="30988" y="79543"/>
                                </a:lnTo>
                                <a:lnTo>
                                  <a:pt x="30988" y="89514"/>
                                </a:lnTo>
                                <a:lnTo>
                                  <a:pt x="27305" y="90217"/>
                                </a:lnTo>
                                <a:cubicBezTo>
                                  <a:pt x="18669" y="90217"/>
                                  <a:pt x="11938" y="87423"/>
                                  <a:pt x="7112" y="81835"/>
                                </a:cubicBezTo>
                                <a:cubicBezTo>
                                  <a:pt x="2286" y="76247"/>
                                  <a:pt x="0" y="68627"/>
                                  <a:pt x="0" y="58975"/>
                                </a:cubicBezTo>
                                <a:cubicBezTo>
                                  <a:pt x="0" y="50085"/>
                                  <a:pt x="1143" y="41830"/>
                                  <a:pt x="3556" y="34083"/>
                                </a:cubicBezTo>
                                <a:cubicBezTo>
                                  <a:pt x="5969" y="26463"/>
                                  <a:pt x="9525" y="19605"/>
                                  <a:pt x="14224" y="13636"/>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542099965" name="Freeform: Shape 1542099965"/>
                        <wps:cNvSpPr/>
                        <wps:spPr>
                          <a:xfrm>
                            <a:off x="4665853" y="58419"/>
                            <a:ext cx="31750" cy="60130"/>
                          </a:xfrm>
                          <a:custGeom>
                            <a:avLst/>
                            <a:gdLst/>
                            <a:ahLst/>
                            <a:cxnLst/>
                            <a:rect l="0" t="0" r="0" b="0"/>
                            <a:pathLst>
                              <a:path w="31750" h="60130">
                                <a:moveTo>
                                  <a:pt x="6223" y="0"/>
                                </a:moveTo>
                                <a:cubicBezTo>
                                  <a:pt x="9906" y="0"/>
                                  <a:pt x="13208" y="381"/>
                                  <a:pt x="16129" y="1398"/>
                                </a:cubicBezTo>
                                <a:cubicBezTo>
                                  <a:pt x="19177" y="2286"/>
                                  <a:pt x="21844" y="3811"/>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7"/>
                                </a:lnTo>
                                <a:cubicBezTo>
                                  <a:pt x="17272" y="39498"/>
                                  <a:pt x="19304" y="33274"/>
                                  <a:pt x="19304" y="25654"/>
                                </a:cubicBezTo>
                                <a:cubicBezTo>
                                  <a:pt x="19304" y="20448"/>
                                  <a:pt x="17780" y="16511"/>
                                  <a:pt x="14859" y="13843"/>
                                </a:cubicBezTo>
                                <a:cubicBezTo>
                                  <a:pt x="11938" y="11049"/>
                                  <a:pt x="7620" y="9652"/>
                                  <a:pt x="1778" y="9652"/>
                                </a:cubicBezTo>
                                <a:lnTo>
                                  <a:pt x="0" y="9937"/>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19930588" name="Freeform: Shape 919930588"/>
                        <wps:cNvSpPr/>
                        <wps:spPr>
                          <a:xfrm>
                            <a:off x="4665853" y="23622"/>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1"/>
                                  <a:pt x="21844" y="10287"/>
                                  <a:pt x="19431" y="10287"/>
                                </a:cubicBezTo>
                                <a:lnTo>
                                  <a:pt x="0" y="17710"/>
                                </a:lnTo>
                                <a:lnTo>
                                  <a:pt x="0" y="5414"/>
                                </a:lnTo>
                                <a:lnTo>
                                  <a:pt x="254" y="5207"/>
                                </a:lnTo>
                                <a:cubicBezTo>
                                  <a:pt x="7112" y="1778"/>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85914" name="Rectangle 1985914"/>
                        <wps:cNvSpPr/>
                        <wps:spPr>
                          <a:xfrm>
                            <a:off x="4705858" y="20880"/>
                            <a:ext cx="59219" cy="163963"/>
                          </a:xfrm>
                          <a:prstGeom prst="rect">
                            <a:avLst/>
                          </a:prstGeom>
                          <a:ln>
                            <a:noFill/>
                          </a:ln>
                        </wps:spPr>
                        <wps:txbx>
                          <w:txbxContent>
                            <w:p w14:paraId="6554DD44"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06225674" name="Freeform: Shape 1106225674"/>
                        <wps:cNvSpPr/>
                        <wps:spPr>
                          <a:xfrm>
                            <a:off x="4910074" y="25400"/>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177906430" name="Rectangle 1177906430"/>
                        <wps:cNvSpPr/>
                        <wps:spPr>
                          <a:xfrm>
                            <a:off x="4980178" y="20880"/>
                            <a:ext cx="59219" cy="163963"/>
                          </a:xfrm>
                          <a:prstGeom prst="rect">
                            <a:avLst/>
                          </a:prstGeom>
                          <a:ln>
                            <a:noFill/>
                          </a:ln>
                        </wps:spPr>
                        <wps:txbx>
                          <w:txbxContent>
                            <w:p w14:paraId="79A9B770"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582418897" name="Freeform: Shape 582418897"/>
                        <wps:cNvSpPr/>
                        <wps:spPr>
                          <a:xfrm>
                            <a:off x="5179314" y="27499"/>
                            <a:ext cx="31941" cy="92007"/>
                          </a:xfrm>
                          <a:custGeom>
                            <a:avLst/>
                            <a:gdLst/>
                            <a:ahLst/>
                            <a:cxnLst/>
                            <a:rect l="0" t="0" r="0" b="0"/>
                            <a:pathLst>
                              <a:path w="31941" h="92007">
                                <a:moveTo>
                                  <a:pt x="31941" y="0"/>
                                </a:moveTo>
                                <a:lnTo>
                                  <a:pt x="31941" y="7944"/>
                                </a:lnTo>
                                <a:lnTo>
                                  <a:pt x="28575" y="9077"/>
                                </a:lnTo>
                                <a:cubicBezTo>
                                  <a:pt x="24638" y="12252"/>
                                  <a:pt x="22733" y="16061"/>
                                  <a:pt x="22733" y="20760"/>
                                </a:cubicBezTo>
                                <a:cubicBezTo>
                                  <a:pt x="22733" y="23173"/>
                                  <a:pt x="23368" y="25332"/>
                                  <a:pt x="24638" y="27237"/>
                                </a:cubicBezTo>
                                <a:cubicBezTo>
                                  <a:pt x="26035" y="29269"/>
                                  <a:pt x="27940" y="30920"/>
                                  <a:pt x="30480" y="32318"/>
                                </a:cubicBezTo>
                                <a:lnTo>
                                  <a:pt x="31941" y="33048"/>
                                </a:lnTo>
                                <a:lnTo>
                                  <a:pt x="31941" y="44916"/>
                                </a:lnTo>
                                <a:lnTo>
                                  <a:pt x="28067" y="43367"/>
                                </a:lnTo>
                                <a:cubicBezTo>
                                  <a:pt x="23114" y="45906"/>
                                  <a:pt x="19177" y="49335"/>
                                  <a:pt x="16510" y="53527"/>
                                </a:cubicBezTo>
                                <a:cubicBezTo>
                                  <a:pt x="13843" y="57718"/>
                                  <a:pt x="12446" y="62162"/>
                                  <a:pt x="12446" y="66989"/>
                                </a:cubicBezTo>
                                <a:cubicBezTo>
                                  <a:pt x="12446" y="71560"/>
                                  <a:pt x="13970" y="75370"/>
                                  <a:pt x="16891" y="78545"/>
                                </a:cubicBezTo>
                                <a:cubicBezTo>
                                  <a:pt x="19939" y="81593"/>
                                  <a:pt x="23876" y="83118"/>
                                  <a:pt x="28829" y="83118"/>
                                </a:cubicBezTo>
                                <a:lnTo>
                                  <a:pt x="31941" y="82549"/>
                                </a:lnTo>
                                <a:lnTo>
                                  <a:pt x="31941" y="91221"/>
                                </a:lnTo>
                                <a:lnTo>
                                  <a:pt x="27686" y="92007"/>
                                </a:lnTo>
                                <a:cubicBezTo>
                                  <a:pt x="19177" y="92007"/>
                                  <a:pt x="12446" y="89848"/>
                                  <a:pt x="7493" y="85531"/>
                                </a:cubicBezTo>
                                <a:cubicBezTo>
                                  <a:pt x="2540" y="81340"/>
                                  <a:pt x="0" y="75879"/>
                                  <a:pt x="0" y="69147"/>
                                </a:cubicBezTo>
                                <a:cubicBezTo>
                                  <a:pt x="0" y="62924"/>
                                  <a:pt x="1905" y="57336"/>
                                  <a:pt x="5461" y="52383"/>
                                </a:cubicBezTo>
                                <a:cubicBezTo>
                                  <a:pt x="9017" y="47431"/>
                                  <a:pt x="14351" y="43493"/>
                                  <a:pt x="21209" y="40445"/>
                                </a:cubicBezTo>
                                <a:lnTo>
                                  <a:pt x="21209" y="40192"/>
                                </a:lnTo>
                                <a:cubicBezTo>
                                  <a:pt x="17653" y="37906"/>
                                  <a:pt x="14986" y="35493"/>
                                  <a:pt x="13208" y="32698"/>
                                </a:cubicBezTo>
                                <a:cubicBezTo>
                                  <a:pt x="11430" y="29905"/>
                                  <a:pt x="10541" y="26730"/>
                                  <a:pt x="10541" y="23173"/>
                                </a:cubicBezTo>
                                <a:cubicBezTo>
                                  <a:pt x="10541" y="15807"/>
                                  <a:pt x="13843" y="9331"/>
                                  <a:pt x="20320" y="3996"/>
                                </a:cubicBezTo>
                                <a:lnTo>
                                  <a:pt x="3194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71157985" name="Freeform: Shape 71157985"/>
                        <wps:cNvSpPr/>
                        <wps:spPr>
                          <a:xfrm>
                            <a:off x="5211255" y="23241"/>
                            <a:ext cx="37655" cy="95479"/>
                          </a:xfrm>
                          <a:custGeom>
                            <a:avLst/>
                            <a:gdLst/>
                            <a:ahLst/>
                            <a:cxnLst/>
                            <a:rect l="0" t="0" r="0" b="0"/>
                            <a:pathLst>
                              <a:path w="37655" h="95479">
                                <a:moveTo>
                                  <a:pt x="12383" y="0"/>
                                </a:moveTo>
                                <a:cubicBezTo>
                                  <a:pt x="20257" y="0"/>
                                  <a:pt x="26352" y="1905"/>
                                  <a:pt x="30924" y="5588"/>
                                </a:cubicBezTo>
                                <a:cubicBezTo>
                                  <a:pt x="35370" y="9271"/>
                                  <a:pt x="37655" y="13970"/>
                                  <a:pt x="37655" y="19685"/>
                                </a:cubicBezTo>
                                <a:cubicBezTo>
                                  <a:pt x="37655" y="24638"/>
                                  <a:pt x="36004" y="29464"/>
                                  <a:pt x="32829" y="34289"/>
                                </a:cubicBezTo>
                                <a:cubicBezTo>
                                  <a:pt x="29527" y="38989"/>
                                  <a:pt x="24828" y="42672"/>
                                  <a:pt x="18605" y="45339"/>
                                </a:cubicBezTo>
                                <a:lnTo>
                                  <a:pt x="18605" y="45720"/>
                                </a:lnTo>
                                <a:cubicBezTo>
                                  <a:pt x="23051" y="47878"/>
                                  <a:pt x="26352" y="50419"/>
                                  <a:pt x="28639" y="53467"/>
                                </a:cubicBezTo>
                                <a:cubicBezTo>
                                  <a:pt x="30924" y="56514"/>
                                  <a:pt x="32067" y="60325"/>
                                  <a:pt x="32067" y="64897"/>
                                </a:cubicBezTo>
                                <a:cubicBezTo>
                                  <a:pt x="32067" y="68580"/>
                                  <a:pt x="31178" y="72263"/>
                                  <a:pt x="29401" y="76073"/>
                                </a:cubicBezTo>
                                <a:cubicBezTo>
                                  <a:pt x="27749" y="80010"/>
                                  <a:pt x="25336" y="83312"/>
                                  <a:pt x="22161" y="86233"/>
                                </a:cubicBezTo>
                                <a:cubicBezTo>
                                  <a:pt x="18859" y="89281"/>
                                  <a:pt x="15177" y="91694"/>
                                  <a:pt x="10858" y="93472"/>
                                </a:cubicBezTo>
                                <a:lnTo>
                                  <a:pt x="0" y="95479"/>
                                </a:lnTo>
                                <a:lnTo>
                                  <a:pt x="0" y="86807"/>
                                </a:lnTo>
                                <a:lnTo>
                                  <a:pt x="7302" y="85471"/>
                                </a:lnTo>
                                <a:cubicBezTo>
                                  <a:pt x="10223" y="84201"/>
                                  <a:pt x="12509" y="82550"/>
                                  <a:pt x="14288" y="80518"/>
                                </a:cubicBezTo>
                                <a:cubicBezTo>
                                  <a:pt x="15939" y="78613"/>
                                  <a:pt x="17335" y="76453"/>
                                  <a:pt x="18224" y="73914"/>
                                </a:cubicBezTo>
                                <a:cubicBezTo>
                                  <a:pt x="19114" y="71501"/>
                                  <a:pt x="19495" y="68961"/>
                                  <a:pt x="19495" y="66548"/>
                                </a:cubicBezTo>
                                <a:cubicBezTo>
                                  <a:pt x="19495" y="63753"/>
                                  <a:pt x="18859" y="61214"/>
                                  <a:pt x="17335" y="59182"/>
                                </a:cubicBezTo>
                                <a:cubicBezTo>
                                  <a:pt x="15939" y="57150"/>
                                  <a:pt x="13526" y="55245"/>
                                  <a:pt x="10096" y="53467"/>
                                </a:cubicBezTo>
                                <a:cubicBezTo>
                                  <a:pt x="8446" y="52577"/>
                                  <a:pt x="6540" y="51689"/>
                                  <a:pt x="4382" y="50926"/>
                                </a:cubicBezTo>
                                <a:lnTo>
                                  <a:pt x="0" y="49174"/>
                                </a:lnTo>
                                <a:lnTo>
                                  <a:pt x="0" y="37306"/>
                                </a:lnTo>
                                <a:lnTo>
                                  <a:pt x="4127" y="39370"/>
                                </a:lnTo>
                                <a:cubicBezTo>
                                  <a:pt x="6540" y="40386"/>
                                  <a:pt x="9080" y="41401"/>
                                  <a:pt x="11874" y="42290"/>
                                </a:cubicBezTo>
                                <a:cubicBezTo>
                                  <a:pt x="16701" y="39243"/>
                                  <a:pt x="20257" y="36068"/>
                                  <a:pt x="22415" y="32639"/>
                                </a:cubicBezTo>
                                <a:cubicBezTo>
                                  <a:pt x="24574" y="29337"/>
                                  <a:pt x="25717" y="25526"/>
                                  <a:pt x="25717" y="21336"/>
                                </a:cubicBezTo>
                                <a:cubicBezTo>
                                  <a:pt x="25717" y="17652"/>
                                  <a:pt x="24321" y="14732"/>
                                  <a:pt x="21653" y="12319"/>
                                </a:cubicBezTo>
                                <a:cubicBezTo>
                                  <a:pt x="18859" y="9906"/>
                                  <a:pt x="15177" y="8636"/>
                                  <a:pt x="10604" y="8636"/>
                                </a:cubicBezTo>
                                <a:lnTo>
                                  <a:pt x="0" y="12203"/>
                                </a:lnTo>
                                <a:lnTo>
                                  <a:pt x="0" y="4258"/>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97403693" name="Rectangle 997403693"/>
                        <wps:cNvSpPr/>
                        <wps:spPr>
                          <a:xfrm>
                            <a:off x="5253228" y="20880"/>
                            <a:ext cx="59219" cy="163963"/>
                          </a:xfrm>
                          <a:prstGeom prst="rect">
                            <a:avLst/>
                          </a:prstGeom>
                          <a:ln>
                            <a:noFill/>
                          </a:ln>
                        </wps:spPr>
                        <wps:txbx>
                          <w:txbxContent>
                            <w:p w14:paraId="3BB6177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052467134" name="Freeform: Shape 2052467134"/>
                        <wps:cNvSpPr/>
                        <wps:spPr>
                          <a:xfrm>
                            <a:off x="3204718" y="186563"/>
                            <a:ext cx="47752" cy="92329"/>
                          </a:xfrm>
                          <a:custGeom>
                            <a:avLst/>
                            <a:gdLst/>
                            <a:ahLst/>
                            <a:cxnLst/>
                            <a:rect l="0" t="0" r="0" b="0"/>
                            <a:pathLst>
                              <a:path w="47752" h="92329">
                                <a:moveTo>
                                  <a:pt x="20574" y="0"/>
                                </a:moveTo>
                                <a:lnTo>
                                  <a:pt x="29718" y="0"/>
                                </a:lnTo>
                                <a:lnTo>
                                  <a:pt x="29718" y="82931"/>
                                </a:lnTo>
                                <a:lnTo>
                                  <a:pt x="47752" y="82931"/>
                                </a:lnTo>
                                <a:lnTo>
                                  <a:pt x="47752" y="92329"/>
                                </a:lnTo>
                                <a:lnTo>
                                  <a:pt x="0" y="92329"/>
                                </a:lnTo>
                                <a:lnTo>
                                  <a:pt x="0" y="82931"/>
                                </a:lnTo>
                                <a:lnTo>
                                  <a:pt x="18415" y="82931"/>
                                </a:lnTo>
                                <a:lnTo>
                                  <a:pt x="18415" y="21336"/>
                                </a:lnTo>
                                <a:lnTo>
                                  <a:pt x="0" y="21336"/>
                                </a:lnTo>
                                <a:lnTo>
                                  <a:pt x="0" y="12954"/>
                                </a:lnTo>
                                <a:cubicBezTo>
                                  <a:pt x="2413" y="12954"/>
                                  <a:pt x="5080" y="12700"/>
                                  <a:pt x="8001" y="12192"/>
                                </a:cubicBezTo>
                                <a:cubicBezTo>
                                  <a:pt x="10795" y="11811"/>
                                  <a:pt x="12954" y="11176"/>
                                  <a:pt x="14478" y="10414"/>
                                </a:cubicBezTo>
                                <a:cubicBezTo>
                                  <a:pt x="16256" y="9398"/>
                                  <a:pt x="17653" y="8001"/>
                                  <a:pt x="18796" y="6477"/>
                                </a:cubicBezTo>
                                <a:cubicBezTo>
                                  <a:pt x="19812" y="4826"/>
                                  <a:pt x="20447" y="2794"/>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505315109" name="Rectangle 1505315109"/>
                        <wps:cNvSpPr/>
                        <wps:spPr>
                          <a:xfrm>
                            <a:off x="3266821" y="182424"/>
                            <a:ext cx="59219" cy="163963"/>
                          </a:xfrm>
                          <a:prstGeom prst="rect">
                            <a:avLst/>
                          </a:prstGeom>
                          <a:ln>
                            <a:noFill/>
                          </a:ln>
                        </wps:spPr>
                        <wps:txbx>
                          <w:txbxContent>
                            <w:p w14:paraId="6E2792B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122466554" name="Freeform: Shape 1122466554"/>
                        <wps:cNvSpPr/>
                        <wps:spPr>
                          <a:xfrm>
                            <a:off x="3496437" y="185039"/>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8"/>
                                  <a:pt x="55626" y="32003"/>
                                  <a:pt x="54737" y="35052"/>
                                </a:cubicBezTo>
                                <a:cubicBezTo>
                                  <a:pt x="53975" y="38100"/>
                                  <a:pt x="52705" y="41021"/>
                                  <a:pt x="51054" y="43688"/>
                                </a:cubicBezTo>
                                <a:cubicBezTo>
                                  <a:pt x="49530" y="46228"/>
                                  <a:pt x="47625" y="48768"/>
                                  <a:pt x="45593" y="51181"/>
                                </a:cubicBezTo>
                                <a:cubicBezTo>
                                  <a:pt x="43561" y="53721"/>
                                  <a:pt x="41021" y="56388"/>
                                  <a:pt x="37973" y="59436"/>
                                </a:cubicBezTo>
                                <a:cubicBezTo>
                                  <a:pt x="33782" y="63753"/>
                                  <a:pt x="29464" y="67945"/>
                                  <a:pt x="24892" y="72009"/>
                                </a:cubicBezTo>
                                <a:cubicBezTo>
                                  <a:pt x="20447" y="76073"/>
                                  <a:pt x="16256" y="79883"/>
                                  <a:pt x="12319" y="83312"/>
                                </a:cubicBezTo>
                                <a:lnTo>
                                  <a:pt x="59817" y="83312"/>
                                </a:lnTo>
                                <a:lnTo>
                                  <a:pt x="59817" y="93853"/>
                                </a:lnTo>
                                <a:lnTo>
                                  <a:pt x="0" y="93853"/>
                                </a:lnTo>
                                <a:lnTo>
                                  <a:pt x="0" y="80899"/>
                                </a:lnTo>
                                <a:cubicBezTo>
                                  <a:pt x="4191" y="77216"/>
                                  <a:pt x="8382" y="73533"/>
                                  <a:pt x="12446" y="69850"/>
                                </a:cubicBezTo>
                                <a:cubicBezTo>
                                  <a:pt x="16637" y="66167"/>
                                  <a:pt x="20574" y="62484"/>
                                  <a:pt x="24130" y="58801"/>
                                </a:cubicBezTo>
                                <a:cubicBezTo>
                                  <a:pt x="31750" y="51053"/>
                                  <a:pt x="36957" y="45085"/>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562187413" name="Rectangle 562187413"/>
                        <wps:cNvSpPr/>
                        <wps:spPr>
                          <a:xfrm>
                            <a:off x="3565525" y="182424"/>
                            <a:ext cx="59219" cy="163963"/>
                          </a:xfrm>
                          <a:prstGeom prst="rect">
                            <a:avLst/>
                          </a:prstGeom>
                          <a:ln>
                            <a:noFill/>
                          </a:ln>
                        </wps:spPr>
                        <wps:txbx>
                          <w:txbxContent>
                            <w:p w14:paraId="2DA28F8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116135033" name="Rectangle 2116135033"/>
                        <wps:cNvSpPr/>
                        <wps:spPr>
                          <a:xfrm>
                            <a:off x="3741166" y="182424"/>
                            <a:ext cx="214423" cy="163963"/>
                          </a:xfrm>
                          <a:prstGeom prst="rect">
                            <a:avLst/>
                          </a:prstGeom>
                          <a:ln>
                            <a:noFill/>
                          </a:ln>
                        </wps:spPr>
                        <wps:txbx>
                          <w:txbxContent>
                            <w:p w14:paraId="7572243C"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516501010" name="Rectangle 516501010"/>
                        <wps:cNvSpPr/>
                        <wps:spPr>
                          <a:xfrm>
                            <a:off x="3902710" y="182424"/>
                            <a:ext cx="59219" cy="163963"/>
                          </a:xfrm>
                          <a:prstGeom prst="rect">
                            <a:avLst/>
                          </a:prstGeom>
                          <a:ln>
                            <a:noFill/>
                          </a:ln>
                        </wps:spPr>
                        <wps:txbx>
                          <w:txbxContent>
                            <w:p w14:paraId="0CA59F1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117323913" name="Rectangle 2117323913"/>
                        <wps:cNvSpPr/>
                        <wps:spPr>
                          <a:xfrm>
                            <a:off x="3985006" y="165308"/>
                            <a:ext cx="33951" cy="150334"/>
                          </a:xfrm>
                          <a:prstGeom prst="rect">
                            <a:avLst/>
                          </a:prstGeom>
                          <a:ln>
                            <a:noFill/>
                          </a:ln>
                        </wps:spPr>
                        <wps:txbx>
                          <w:txbxContent>
                            <w:p w14:paraId="4D3CDA38"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477945631" name="Rectangle 477945631"/>
                        <wps:cNvSpPr/>
                        <wps:spPr>
                          <a:xfrm>
                            <a:off x="4259326" y="165308"/>
                            <a:ext cx="33951" cy="150334"/>
                          </a:xfrm>
                          <a:prstGeom prst="rect">
                            <a:avLst/>
                          </a:prstGeom>
                          <a:ln>
                            <a:noFill/>
                          </a:ln>
                        </wps:spPr>
                        <wps:txbx>
                          <w:txbxContent>
                            <w:p w14:paraId="50E3AACE"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283198754" name="Rectangle 283198754"/>
                        <wps:cNvSpPr/>
                        <wps:spPr>
                          <a:xfrm>
                            <a:off x="4532122" y="165308"/>
                            <a:ext cx="33951" cy="150334"/>
                          </a:xfrm>
                          <a:prstGeom prst="rect">
                            <a:avLst/>
                          </a:prstGeom>
                          <a:ln>
                            <a:noFill/>
                          </a:ln>
                        </wps:spPr>
                        <wps:txbx>
                          <w:txbxContent>
                            <w:p w14:paraId="66C5D78F"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410060532" name="Rectangle 1410060532"/>
                        <wps:cNvSpPr/>
                        <wps:spPr>
                          <a:xfrm>
                            <a:off x="4806443" y="165308"/>
                            <a:ext cx="33951" cy="150334"/>
                          </a:xfrm>
                          <a:prstGeom prst="rect">
                            <a:avLst/>
                          </a:prstGeom>
                          <a:ln>
                            <a:noFill/>
                          </a:ln>
                        </wps:spPr>
                        <wps:txbx>
                          <w:txbxContent>
                            <w:p w14:paraId="38B2401D"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772512110" name="Rectangle 772512110"/>
                        <wps:cNvSpPr/>
                        <wps:spPr>
                          <a:xfrm>
                            <a:off x="5081016" y="165308"/>
                            <a:ext cx="33951" cy="150334"/>
                          </a:xfrm>
                          <a:prstGeom prst="rect">
                            <a:avLst/>
                          </a:prstGeom>
                          <a:ln>
                            <a:noFill/>
                          </a:ln>
                        </wps:spPr>
                        <wps:txbx>
                          <w:txbxContent>
                            <w:p w14:paraId="5A7F041B"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72354730" name="Rectangle 72354730"/>
                        <wps:cNvSpPr/>
                        <wps:spPr>
                          <a:xfrm>
                            <a:off x="3070225" y="327985"/>
                            <a:ext cx="42058" cy="186236"/>
                          </a:xfrm>
                          <a:prstGeom prst="rect">
                            <a:avLst/>
                          </a:prstGeom>
                          <a:ln>
                            <a:noFill/>
                          </a:ln>
                        </wps:spPr>
                        <wps:txbx>
                          <w:txbxContent>
                            <w:p w14:paraId="4572FEC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93601116" name="Rectangle 1993601116"/>
                        <wps:cNvSpPr/>
                        <wps:spPr>
                          <a:xfrm>
                            <a:off x="3390265" y="327985"/>
                            <a:ext cx="42058" cy="186236"/>
                          </a:xfrm>
                          <a:prstGeom prst="rect">
                            <a:avLst/>
                          </a:prstGeom>
                          <a:ln>
                            <a:noFill/>
                          </a:ln>
                        </wps:spPr>
                        <wps:txbx>
                          <w:txbxContent>
                            <w:p w14:paraId="1EC11AE8"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93541908" name="Rectangle 1293541908"/>
                        <wps:cNvSpPr/>
                        <wps:spPr>
                          <a:xfrm>
                            <a:off x="3805174" y="360732"/>
                            <a:ext cx="105838" cy="163963"/>
                          </a:xfrm>
                          <a:prstGeom prst="rect">
                            <a:avLst/>
                          </a:prstGeom>
                          <a:ln>
                            <a:noFill/>
                          </a:ln>
                        </wps:spPr>
                        <wps:txbx>
                          <w:txbxContent>
                            <w:p w14:paraId="235D2397"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wps:txbx>
                        <wps:bodyPr horzOverflow="overflow" vert="horz" lIns="0" tIns="0" rIns="0" bIns="0" rtlCol="0">
                          <a:noAutofit/>
                        </wps:bodyPr>
                      </wps:wsp>
                      <wps:wsp>
                        <wps:cNvPr id="120779036" name="Rectangle 120779036"/>
                        <wps:cNvSpPr/>
                        <wps:spPr>
                          <a:xfrm>
                            <a:off x="3732022" y="513132"/>
                            <a:ext cx="244109" cy="163963"/>
                          </a:xfrm>
                          <a:prstGeom prst="rect">
                            <a:avLst/>
                          </a:prstGeom>
                          <a:ln>
                            <a:noFill/>
                          </a:ln>
                        </wps:spPr>
                        <wps:txbx>
                          <w:txbxContent>
                            <w:p w14:paraId="5B80B4FA"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65068679" name="Rectangle 65068679"/>
                        <wps:cNvSpPr/>
                        <wps:spPr>
                          <a:xfrm>
                            <a:off x="3914902" y="513132"/>
                            <a:ext cx="59219" cy="163963"/>
                          </a:xfrm>
                          <a:prstGeom prst="rect">
                            <a:avLst/>
                          </a:prstGeom>
                          <a:ln>
                            <a:noFill/>
                          </a:ln>
                        </wps:spPr>
                        <wps:txbx>
                          <w:txbxContent>
                            <w:p w14:paraId="209162CA"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65481637" name="Rectangle 765481637"/>
                        <wps:cNvSpPr/>
                        <wps:spPr>
                          <a:xfrm>
                            <a:off x="3985006" y="327985"/>
                            <a:ext cx="42058" cy="186236"/>
                          </a:xfrm>
                          <a:prstGeom prst="rect">
                            <a:avLst/>
                          </a:prstGeom>
                          <a:ln>
                            <a:noFill/>
                          </a:ln>
                        </wps:spPr>
                        <wps:txbx>
                          <w:txbxContent>
                            <w:p w14:paraId="613946A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338541728" name="Rectangle 1338541728"/>
                        <wps:cNvSpPr/>
                        <wps:spPr>
                          <a:xfrm>
                            <a:off x="4259326" y="327985"/>
                            <a:ext cx="42058" cy="186236"/>
                          </a:xfrm>
                          <a:prstGeom prst="rect">
                            <a:avLst/>
                          </a:prstGeom>
                          <a:ln>
                            <a:noFill/>
                          </a:ln>
                        </wps:spPr>
                        <wps:txbx>
                          <w:txbxContent>
                            <w:p w14:paraId="7CB24E2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79808345" name="Rectangle 279808345"/>
                        <wps:cNvSpPr/>
                        <wps:spPr>
                          <a:xfrm>
                            <a:off x="4532122" y="327985"/>
                            <a:ext cx="42058" cy="186236"/>
                          </a:xfrm>
                          <a:prstGeom prst="rect">
                            <a:avLst/>
                          </a:prstGeom>
                          <a:ln>
                            <a:noFill/>
                          </a:ln>
                        </wps:spPr>
                        <wps:txbx>
                          <w:txbxContent>
                            <w:p w14:paraId="14329D6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07782721" name="Rectangle 2007782721"/>
                        <wps:cNvSpPr/>
                        <wps:spPr>
                          <a:xfrm>
                            <a:off x="4806443" y="327985"/>
                            <a:ext cx="42058" cy="186236"/>
                          </a:xfrm>
                          <a:prstGeom prst="rect">
                            <a:avLst/>
                          </a:prstGeom>
                          <a:ln>
                            <a:noFill/>
                          </a:ln>
                        </wps:spPr>
                        <wps:txbx>
                          <w:txbxContent>
                            <w:p w14:paraId="79C713A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25109647" name="Rectangle 1225109647"/>
                        <wps:cNvSpPr/>
                        <wps:spPr>
                          <a:xfrm>
                            <a:off x="5081016" y="327985"/>
                            <a:ext cx="42058" cy="186236"/>
                          </a:xfrm>
                          <a:prstGeom prst="rect">
                            <a:avLst/>
                          </a:prstGeom>
                          <a:ln>
                            <a:noFill/>
                          </a:ln>
                        </wps:spPr>
                        <wps:txbx>
                          <w:txbxContent>
                            <w:p w14:paraId="5C7740F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g:wgp>
                  </a:graphicData>
                </a:graphic>
              </wp:inline>
            </w:drawing>
          </mc:Choice>
          <mc:Fallback>
            <w:pict>
              <v:group w14:anchorId="53ECBCE9" id="Group 23" o:spid="_x0000_s1209" style="width:422.75pt;height:50.5pt;mso-position-horizontal-relative:char;mso-position-vertical-relative:line" coordsize="53690,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">
                <v:shape id="Picture 2613" o:spid="_x0000_s1210" type="#_x0000_t75" style="position:absolute;width:11917;height:6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">
                  <v:imagedata r:id="rId65" o:title=""/>
                </v:shape>
                <v:shape id="Freeform: Shape 1444848262" o:spid="_x0000_s1211" style="position:absolute;left:1021;top:250;width:501;height:923;visibility:visible;mso-wrap-style:square;v-text-anchor:top" coordsize="50114,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" path="m40843,r9271,l31661,83312r18199,l47955,92329,,92329,2007,83312r18148,l34011,20828r-18365,l17361,12954v6833,,12128,-1016,15900,-3048c37033,7874,39573,4573,40843,xe" fillcolor="black" stroked="f">
                  <v:stroke miterlimit="83231f" joinstyle="miter"/>
                  <v:path arrowok="t" textboxrect="0,0,50114,92329"/>
                </v:shape>
                <v:rect id="Rectangle 64045300" o:spid="_x0000_s1212" style="position:absolute;left:1709;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" filled="f" stroked="f">
                  <v:textbox inset="0,0,0,0">
                    <w:txbxContent>
                      <w:p w14:paraId="38DB945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538454660" o:spid="_x0000_s1213" style="position:absolute;left:3784;top:234;width:700;height:939;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" path="m45085,v8001,,14097,1778,18415,5335c67818,9017,69977,13843,69977,19939v,6731,-1905,12954,-5461,18797c60833,44704,54483,51562,45339,59436,40005,64136,34417,68580,28702,73025,22987,77343,18288,81026,14605,83693r47371,l59817,93853,,93853,2794,80899c8382,76709,13081,73152,17018,70104v3810,-2920,8509,-6731,14097,-11303c40640,50800,47498,43942,51435,38481v4064,-5461,5969,-10795,5969,-16002c57404,18415,56007,15367,53340,13336,50546,11303,46990,10287,42672,10287v-3429,,-7493,636,-12065,2032c26162,13716,21717,15622,17399,18288r-635,l19177,5715c22225,4191,26289,2922,31115,1778,35941,508,40640,,45085,xe" fillcolor="black" stroked="f">
                  <v:stroke miterlimit="83231f" joinstyle="miter"/>
                  <v:path arrowok="t" textboxrect="0,0,69977,93853"/>
                </v:shape>
                <v:rect id="Rectangle 1335680396" o:spid="_x0000_s1214" style="position:absolute;left:4544;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" filled="f" stroked="f">
                  <v:textbox inset="0,0,0,0">
                    <w:txbxContent>
                      <w:p w14:paraId="6A9CEAF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186569592" o:spid="_x0000_s1215" style="position:absolute;left:6877;top:234;width:709;height:958;visibility:visible;mso-wrap-style:square;v-text-anchor:top" coordsize="70993,9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" path="m45847,v7874,,13970,1524,18415,4826c68834,8001,70993,12447,70993,18035v,6095,-2159,11556,-6477,16255c60198,38989,54737,41911,48133,43180r,635c49657,44197,51435,44831,53340,45720v1778,890,3429,1905,4953,3303c59690,50419,60960,52198,61976,54356v1016,2159,1524,4699,1524,7620c63500,66422,62611,70739,60706,74930v-1778,4192,-4445,7874,-7747,10795c49530,88900,45593,91440,41021,93091v-4572,1778,-9779,2668,-15748,2668c20447,95759,15875,95123,11303,93853,6858,92584,3048,91186,,89409l2794,77598r889,c6477,79629,9779,81535,13970,83186v4064,1524,8382,2286,13081,2286c34163,85472,39878,83312,44450,78867v4572,-4444,6858,-10160,6858,-17144c51308,57404,49911,54102,46990,51943,44069,49785,39624,48768,33528,48768r-5588,l30226,38989r5588,c42545,38989,48006,37465,52197,34163v4318,-3175,6477,-7493,6477,-12953c58674,17780,57404,15113,54864,13081,52324,11176,48514,10287,43561,10287v-4191,,-8509,762,-13208,2286c25654,14098,21590,16002,18034,18288r-635,l19939,5715c23114,4318,27178,3048,32004,1778,36830,636,41529,,45847,xe" fillcolor="black" stroked="f">
                  <v:stroke miterlimit="83231f" joinstyle="miter"/>
                  <v:path arrowok="t" textboxrect="0,0,70993,95759"/>
                </v:shape>
                <v:rect id="Rectangle 908894892" o:spid="_x0000_s1216" style="position:absolute;left:7622;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" filled="f" stroked="f">
                  <v:textbox inset="0,0,0,0">
                    <w:txbxContent>
                      <w:p w14:paraId="6FCB412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669334781" o:spid="_x0000_s1217" style="position:absolute;left:9872;top:497;width:320;height:416;visibility:visible;mso-wrap-style:square;v-text-anchor:top" coordsize="31940,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" path="m31940,r,11356l10287,32185r21653,l31940,41583,,41583,3175,27486,31940,xe" fillcolor="black" stroked="f">
                  <v:stroke miterlimit="83231f" joinstyle="miter"/>
                  <v:path arrowok="t" textboxrect="0,0,31940,41583"/>
                </v:shape>
                <v:shape id="Freeform: Shape 855947640" o:spid="_x0000_s1218" style="position:absolute;left:10192;top:254;width:370;height:919;visibility:visible;mso-wrap-style:square;v-text-anchor:top" coordsize="37020,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" path="m25463,l36385,,23939,56515r13081,l34988,65913r-13208,l16065,91948r-11557,l10351,65913,,65913,,56515r12382,l21654,14859,,35687,,24330,25463,xe" fillcolor="black" stroked="f">
                  <v:stroke miterlimit="83231f" joinstyle="miter"/>
                  <v:path arrowok="t" textboxrect="0,0,37020,91948"/>
                </v:shape>
                <v:rect id="Rectangle 185810434" o:spid="_x0000_s1219" style="position:absolute;left:10628;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" filled="f" stroked="f">
                  <v:textbox inset="0,0,0,0">
                    <w:txbxContent>
                      <w:p w14:paraId="125FC63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601576811" o:spid="_x0000_s1220" style="position:absolute;left:1094;top:1865;width:478;height:923;visibility:visible;mso-wrap-style:square;v-text-anchor:top" coordsize="47777,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" path="m20574,r9195,l29769,82931r18008,l47777,92329,,92329,,82931r18377,l18377,21336,,21336,,12954v2489,,5156,-254,8001,-762c10846,11811,13005,11176,14465,10414,16281,9398,17716,8001,18771,6477,19812,4826,20422,2794,20574,xe" fillcolor="black" stroked="f">
                  <v:stroke miterlimit="83231f" joinstyle="miter"/>
                  <v:path arrowok="t" textboxrect="0,0,47777,92329"/>
                </v:shape>
                <v:rect id="Rectangle 973721215" o:spid="_x0000_s1221" style="position:absolute;left:1709;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" filled="f" stroked="f">
                  <v:textbox inset="0,0,0,0">
                    <w:txbxContent>
                      <w:p w14:paraId="621E168A" w14:textId="77777777" w:rsidR="00000000" w:rsidRDefault="00000000" w:rsidP="001E2795">
                        <w:pPr>
                          <w:spacing w:after="160" w:line="259" w:lineRule="auto"/>
                          <w:ind w:left="0" w:right="0"/>
                          <w:jc w:val="left"/>
                        </w:pPr>
                        <w:r>
                          <w:t xml:space="preserve"> </w:t>
                        </w:r>
                      </w:p>
                    </w:txbxContent>
                  </v:textbox>
                </v:rect>
                <v:rect id="Rectangle 1088466785" o:spid="_x0000_s1222" style="position:absolute;left:3355;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" filled="f" stroked="f">
                  <v:textbox inset="0,0,0,0">
                    <w:txbxContent>
                      <w:p w14:paraId="1B8964A6" w14:textId="77777777" w:rsidR="00000000" w:rsidRDefault="00000000" w:rsidP="001E2795">
                        <w:pPr>
                          <w:spacing w:after="160" w:line="259" w:lineRule="auto"/>
                          <w:ind w:left="0" w:right="0"/>
                          <w:jc w:val="left"/>
                        </w:pPr>
                        <w:r>
                          <w:t>13</w:t>
                        </w:r>
                      </w:p>
                    </w:txbxContent>
                  </v:textbox>
                </v:rect>
                <v:rect id="Rectangle 446020377" o:spid="_x0000_s1223" style="position:absolute;left:4970;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" filled="f" stroked="f">
                  <v:textbox inset="0,0,0,0">
                    <w:txbxContent>
                      <w:p w14:paraId="3517782D" w14:textId="77777777" w:rsidR="00000000" w:rsidRDefault="00000000" w:rsidP="001E2795">
                        <w:pPr>
                          <w:spacing w:after="160" w:line="259" w:lineRule="auto"/>
                          <w:ind w:left="0" w:right="0"/>
                          <w:jc w:val="left"/>
                        </w:pPr>
                        <w:r>
                          <w:t xml:space="preserve"> </w:t>
                        </w:r>
                      </w:p>
                    </w:txbxContent>
                  </v:textbox>
                </v:rect>
                <v:rect id="Rectangle 1483774174" o:spid="_x0000_s1224" style="position:absolute;left:6464;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" filled="f" stroked="f">
                  <v:textbox inset="0,0,0,0">
                    <w:txbxContent>
                      <w:p w14:paraId="610D298C" w14:textId="77777777" w:rsidR="00000000" w:rsidRDefault="00000000" w:rsidP="001E2795">
                        <w:pPr>
                          <w:spacing w:after="160" w:line="259" w:lineRule="auto"/>
                          <w:ind w:left="0" w:right="0"/>
                          <w:jc w:val="left"/>
                        </w:pPr>
                        <w:r>
                          <w:t>24</w:t>
                        </w:r>
                      </w:p>
                    </w:txbxContent>
                  </v:textbox>
                </v:rect>
                <v:rect id="Rectangle 1938828957" o:spid="_x0000_s1225" style="position:absolute;left:8079;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" filled="f" stroked="f">
                  <v:textbox inset="0,0,0,0">
                    <w:txbxContent>
                      <w:p w14:paraId="7DB4B77F" w14:textId="77777777" w:rsidR="00000000" w:rsidRDefault="00000000" w:rsidP="001E2795">
                        <w:pPr>
                          <w:spacing w:after="160" w:line="259" w:lineRule="auto"/>
                          <w:ind w:left="0" w:right="0"/>
                          <w:jc w:val="left"/>
                        </w:pPr>
                        <w:r>
                          <w:t xml:space="preserve"> </w:t>
                        </w:r>
                      </w:p>
                    </w:txbxContent>
                  </v:textbox>
                </v:rect>
                <v:rect id="Rectangle 38881231" o:spid="_x0000_s1226" style="position:absolute;left:9455;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" filled="f" stroked="f">
                  <v:textbox inset="0,0,0,0">
                    <w:txbxContent>
                      <w:p w14:paraId="5EDA07B1" w14:textId="77777777" w:rsidR="00000000" w:rsidRDefault="00000000" w:rsidP="001E2795">
                        <w:pPr>
                          <w:spacing w:after="160" w:line="259" w:lineRule="auto"/>
                          <w:ind w:left="0" w:right="0"/>
                          <w:jc w:val="left"/>
                        </w:pPr>
                        <w:r>
                          <w:t>26</w:t>
                        </w:r>
                      </w:p>
                    </w:txbxContent>
                  </v:textbox>
                </v:rect>
                <v:rect id="Rectangle 1412202655" o:spid="_x0000_s1227" style="position:absolute;left:11070;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" filled="f" stroked="f">
                  <v:textbox inset="0,0,0,0">
                    <w:txbxContent>
                      <w:p w14:paraId="7C7B98E8" w14:textId="77777777" w:rsidR="00000000" w:rsidRDefault="00000000" w:rsidP="001E2795">
                        <w:pPr>
                          <w:spacing w:after="160" w:line="259" w:lineRule="auto"/>
                          <w:ind w:left="0" w:right="0"/>
                          <w:jc w:val="left"/>
                        </w:pPr>
                        <w:r>
                          <w:t xml:space="preserve"> </w:t>
                        </w:r>
                      </w:p>
                    </w:txbxContent>
                  </v:textbox>
                </v:rect>
                <v:rect id="Rectangle 899669412" o:spid="_x0000_s1228" style="position:absolute;left:64;top:327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" filled="f" stroked="f">
                  <v:textbox inset="0,0,0,0">
                    <w:txbxContent>
                      <w:p w14:paraId="7707B076" w14:textId="77777777" w:rsidR="00000000" w:rsidRDefault="00000000" w:rsidP="001E2795">
                        <w:pPr>
                          <w:spacing w:after="160" w:line="259" w:lineRule="auto"/>
                          <w:ind w:left="0" w:right="0"/>
                          <w:jc w:val="left"/>
                        </w:pPr>
                        <w:r>
                          <w:t xml:space="preserve"> </w:t>
                        </w:r>
                      </w:p>
                    </w:txbxContent>
                  </v:textbox>
                </v:rect>
                <v:rect id="Rectangle 1303685710" o:spid="_x0000_s1229" style="position:absolute;left:3766;top:3607;width:166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" filled="f" stroked="f">
                  <v:textbox inset="0,0,0,0">
                    <w:txbxContent>
                      <w:p w14:paraId="7684178F" w14:textId="77777777" w:rsidR="00000000" w:rsidRDefault="00000000" w:rsidP="001E2795">
                        <w:pPr>
                          <w:spacing w:after="160" w:line="259" w:lineRule="auto"/>
                          <w:ind w:left="0" w:right="0"/>
                          <w:jc w:val="left"/>
                        </w:pPr>
                        <w:r>
                          <w:rPr>
                            <w:rFonts w:ascii="Verdana" w:eastAsia="Verdana" w:hAnsi="Verdana" w:cs="Verdana"/>
                            <w:i/>
                          </w:rPr>
                          <w:t xml:space="preserve">h </w:t>
                        </w:r>
                      </w:p>
                    </w:txbxContent>
                  </v:textbox>
                </v:rect>
                <v:rect id="Rectangle 1259232229" o:spid="_x0000_s1230" style="position:absolute;left:3248;top:5131;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" filled="f" stroked="f">
                  <v:textbox inset="0,0,0,0">
                    <w:txbxContent>
                      <w:p w14:paraId="4E8E2F6E"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822310738" o:spid="_x0000_s1231" style="position:absolute;left:5077;top:513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" filled="f" stroked="f">
                  <v:textbox inset="0,0,0,0">
                    <w:txbxContent>
                      <w:p w14:paraId="0A39CA7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945165172" o:spid="_x0000_s1232" style="position:absolute;left:5763;top:327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" filled="f" stroked="f">
                  <v:textbox inset="0,0,0,0">
                    <w:txbxContent>
                      <w:p w14:paraId="48409DDA" w14:textId="77777777" w:rsidR="00000000" w:rsidRDefault="00000000" w:rsidP="001E2795">
                        <w:pPr>
                          <w:spacing w:after="160" w:line="259" w:lineRule="auto"/>
                          <w:ind w:left="0" w:right="0"/>
                          <w:jc w:val="left"/>
                        </w:pPr>
                        <w:r>
                          <w:t xml:space="preserve"> </w:t>
                        </w:r>
                      </w:p>
                    </w:txbxContent>
                  </v:textbox>
                </v:rect>
                <v:rect id="Rectangle 572664449" o:spid="_x0000_s1233" style="position:absolute;left:8780;top:32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" filled="f" stroked="f">
                  <v:textbox inset="0,0,0,0">
                    <w:txbxContent>
                      <w:p w14:paraId="5091C311" w14:textId="77777777" w:rsidR="00000000" w:rsidRDefault="00000000" w:rsidP="001E2795">
                        <w:pPr>
                          <w:spacing w:after="160" w:line="259" w:lineRule="auto"/>
                          <w:ind w:left="0" w:right="0"/>
                          <w:jc w:val="left"/>
                        </w:pPr>
                        <w:r>
                          <w:t xml:space="preserve"> </w:t>
                        </w:r>
                      </w:p>
                    </w:txbxContent>
                  </v:textbox>
                </v:rect>
                <v:shape id="Picture 2638" o:spid="_x0000_s1234" type="#_x0000_t75" style="position:absolute;left:14996;width:12588;height:6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">
                  <v:imagedata r:id="rId66" o:title=""/>
                </v:shape>
                <v:shape id="Freeform: Shape 1403658537" o:spid="_x0000_s1235" style="position:absolute;left:16299;top:254;width:749;height:938;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" path="m21971,l74930,,72517,10414r-41402,l25527,35687v1651,-254,3175,-381,4699,-508c31877,35052,33401,34925,34925,34925v8890,,15875,2032,20828,5969c60706,44958,63246,50419,63246,57277v,4953,-889,9652,-2794,14097c58674,75819,56134,79629,52705,82931v-3429,3429,-7493,6096,-12192,8001c35941,92964,30480,93853,24257,93853v-4826,,-9398,-635,-13589,-1905c6350,90805,2794,89408,,87884l2413,75946r762,c5715,77851,9017,79629,13081,81280v4191,1524,8509,2286,12954,2286c33401,83566,39370,81407,43815,76962v4572,-4445,6731,-10287,6731,-17526c50546,56642,50038,54229,49022,52451,48006,50546,46609,49022,44831,47879,43053,46736,41021,45974,38608,45466v-2413,-508,-5080,-762,-7747,-762c27432,44704,23876,44958,20447,45466v-3556,508,-6477,1143,-8890,1524l21971,xe" fillcolor="black" stroked="f">
                  <v:stroke miterlimit="83231f" joinstyle="miter"/>
                  <v:path arrowok="t" textboxrect="0,0,74930,93853"/>
                </v:shape>
                <v:rect id="Rectangle 1307478813" o:spid="_x0000_s1236" style="position:absolute;left:17029;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" filled="f" stroked="f">
                  <v:textbox inset="0,0,0,0">
                    <w:txbxContent>
                      <w:p w14:paraId="1635487D"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017560769" o:spid="_x0000_s1237" style="position:absolute;left:19511;top:290;width:309;height:902;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" path="m30988,r,12296l27813,13509c21209,19224,16764,26590,14478,35861v3429,-2032,7112,-3683,11049,-4826l30988,30263r,9057l23241,40560v-3429,889,-6858,2286,-10160,4064c12700,46402,12446,48688,12192,51355v-381,2794,-508,5461,-508,8001c11684,63420,12192,66722,13208,69389v1016,2794,2286,4953,3683,6477c18542,77517,20320,78787,22352,79422v2032,762,4191,1143,6350,1143l30988,79543r,9971l27305,90217v-8636,,-15367,-2794,-20193,-8382c2286,76247,,68627,,58975,,50085,1143,41830,3556,34083,5969,26463,9525,19605,14224,13636l30988,xe" fillcolor="black" stroked="f">
                  <v:stroke miterlimit="83231f" joinstyle="miter"/>
                  <v:path arrowok="t" textboxrect="0,0,30988,90217"/>
                </v:shape>
                <v:shape id="Freeform: Shape 739099606" o:spid="_x0000_s1238" style="position:absolute;left:19820;top:584;width:318;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" path="m6223,v3683,,6985,381,9906,1398c19177,2286,21844,3811,24257,5842v2540,2286,4318,4953,5588,7874c31115,16764,31750,20320,31750,24257v,10160,-3429,18796,-10160,25908c18288,53721,14510,56388,10287,58166l,60130,,50159,13335,44197v3937,-4699,5969,-10923,5969,-18543c19304,20448,17780,16511,14859,13843,11938,11049,7620,9652,1778,9652l,9937,,879,6223,xe" fillcolor="black" stroked="f">
                  <v:stroke miterlimit="83231f" joinstyle="miter"/>
                  <v:path arrowok="t" textboxrect="0,0,31750,60130"/>
                </v:shape>
                <v:shape id="Freeform: Shape 1751633532" o:spid="_x0000_s1239" style="position:absolute;left:19820;top:236;width:336;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" path="m23241,v2413,,4572,127,6223,508c31115,762,32512,1143,33528,1397l31496,12446r-635,c29972,11938,28448,11557,26289,11049v-2159,-508,-4445,-762,-6858,-762l,17710,,5414,254,5207c7112,1778,14732,,23241,xe" fillcolor="black" stroked="f">
                  <v:stroke miterlimit="83231f" joinstyle="miter"/>
                  <v:path arrowok="t" textboxrect="0,0,33528,17710"/>
                </v:shape>
                <v:rect id="Rectangle 701655053" o:spid="_x0000_s1240" style="position:absolute;left:20214;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" filled="f" stroked="f">
                  <v:textbox inset="0,0,0,0">
                    <w:txbxContent>
                      <w:p w14:paraId="1FC2D5E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855544662" o:spid="_x0000_s1241" style="position:absolute;left:22613;top:254;width:732;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" path="m12319,l73152,,70104,13716,13462,91948,,91948,60325,10414r-50292,l12319,xe" fillcolor="black" stroked="f">
                  <v:stroke miterlimit="83231f" joinstyle="miter"/>
                  <v:path arrowok="t" textboxrect="0,0,73152,91948"/>
                </v:shape>
                <v:rect id="Rectangle 2116490961" o:spid="_x0000_s1242" style="position:absolute;left:23310;top:208;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" filled="f" stroked="f">
                  <v:textbox inset="0,0,0,0">
                    <w:txbxContent>
                      <w:p w14:paraId="6250E3B8"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73118499" o:spid="_x0000_s1243" style="position:absolute;left:25580;top:274;width:319;height:921;visibility:visible;mso-wrap-style:square;v-text-anchor:top" coordsize="31941,9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" path="m31941,r,7944l28575,9077v-3937,3175,-5842,6984,-5842,11683c22733,23173,23368,25332,24638,27237v1397,2032,3302,3683,5842,5081l31941,33048r,11868l28067,43367v-4953,2539,-8890,5968,-11557,10160c13843,57718,12446,62162,12446,66989v,4571,1524,8381,4445,11556c19939,81593,23876,83118,28829,83118r3112,-570l31941,91221r-4255,786c19177,92007,12446,89848,7493,85531,2540,81340,,75879,,69147,,62924,1905,57336,5461,52383,9017,47431,14351,43493,21209,40445r,-253c17653,37906,14986,35493,13208,32698,11430,29905,10541,26730,10541,23173v,-7366,3302,-13842,9779,-19177l31941,xe" fillcolor="black" stroked="f">
                  <v:stroke miterlimit="83231f" joinstyle="miter"/>
                  <v:path arrowok="t" textboxrect="0,0,31941,92007"/>
                </v:shape>
                <v:shape id="Freeform: Shape 1260702453" o:spid="_x0000_s1244" style="position:absolute;left:25899;top:232;width:377;height:955;visibility:visible;mso-wrap-style:square;v-text-anchor:top" coordsize="37655,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" path="m12382,v7875,,13970,1905,18542,5588c35370,9271,37655,13970,37655,19685v,4953,-1651,9779,-4826,14604c29527,38989,24828,42672,18605,45339r,381c23051,47878,26352,50419,28638,53467v2286,3047,3429,6858,3429,11430c32067,68580,31178,72263,29401,76073v-1652,3937,-4065,7239,-7240,10160c18859,89281,15176,91694,10858,93472l,95479,,86807,7302,85471v2921,-1270,5207,-2921,6986,-4953c15938,78613,17335,76453,18224,73914v889,-2413,1271,-4953,1271,-7366c19495,63753,18859,61214,17335,59182,15938,57150,13526,55245,10096,53467,8445,52577,6540,51689,4382,50926l,49174,,37306r4127,2064c6540,40386,9080,41401,11874,42290v4827,-3047,8383,-6222,10541,-9651c24574,29337,25717,25526,25717,21336v,-3684,-1397,-6604,-4064,-9017c18859,9906,15176,8636,10604,8636l,12203,,4258,12382,xe" fillcolor="black" stroked="f">
                  <v:stroke miterlimit="83231f" joinstyle="miter"/>
                  <v:path arrowok="t" textboxrect="0,0,37655,95479"/>
                </v:shape>
                <v:rect id="Rectangle 693800377" o:spid="_x0000_s1245" style="position:absolute;left:26313;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" filled="f" stroked="f">
                  <v:textbox inset="0,0,0,0">
                    <w:txbxContent>
                      <w:p w14:paraId="42477C18"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951569854" o:spid="_x0000_s1246" style="position:absolute;left:16341;top:1850;width:598;height:938;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" path="m27051,v9017,,16129,2286,21336,6858c53467,11303,56007,17526,56007,25273v,3555,-381,6730,-1270,9779c53975,38100,52705,41021,51054,43688v-1524,2540,-3429,5080,-5461,7493c43561,53721,41021,56388,37973,59436v-4191,4317,-8509,8509,-13081,12573c20447,76073,16256,79883,12319,83312r47498,l59817,93853,,93853,,80899c4191,77216,8382,73533,12446,69850v4191,-3683,8128,-7366,11684,-11049c31750,51053,36957,45085,39751,40513v2794,-4445,4191,-9398,4191,-14605c43942,21082,42418,17399,39370,14732,36449,12065,32131,10668,26797,10668v-3683,,-7493,635,-11684,1905c10922,13970,6858,16002,2794,18669r-635,l2159,5715c5080,4318,8763,2921,13462,1778,18161,508,22733,,27051,xe" fillcolor="black" stroked="f">
                  <v:stroke miterlimit="83231f" joinstyle="miter"/>
                  <v:path arrowok="t" textboxrect="0,0,59817,93853"/>
                </v:shape>
                <v:rect id="Rectangle 1768278600" o:spid="_x0000_s1247" style="position:absolute;left:17029;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" filled="f" stroked="f">
                  <v:textbox inset="0,0,0,0">
                    <w:txbxContent>
                      <w:p w14:paraId="376BD1D6" w14:textId="77777777" w:rsidR="00000000" w:rsidRDefault="00000000" w:rsidP="001E2795">
                        <w:pPr>
                          <w:spacing w:after="160" w:line="259" w:lineRule="auto"/>
                          <w:ind w:left="0" w:right="0"/>
                          <w:jc w:val="left"/>
                        </w:pPr>
                        <w:r>
                          <w:t xml:space="preserve"> </w:t>
                        </w:r>
                      </w:p>
                    </w:txbxContent>
                  </v:textbox>
                </v:rect>
                <v:rect id="Rectangle 312299529" o:spid="_x0000_s1248" style="position:absolute;left:19071;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" filled="f" stroked="f">
                  <v:textbox inset="0,0,0,0">
                    <w:txbxContent>
                      <w:p w14:paraId="2EB85B6B" w14:textId="77777777" w:rsidR="00000000" w:rsidRDefault="00000000" w:rsidP="001E2795">
                        <w:pPr>
                          <w:spacing w:after="160" w:line="259" w:lineRule="auto"/>
                          <w:ind w:left="0" w:right="0"/>
                          <w:jc w:val="left"/>
                        </w:pPr>
                        <w:r>
                          <w:t>15</w:t>
                        </w:r>
                      </w:p>
                    </w:txbxContent>
                  </v:textbox>
                </v:rect>
                <v:rect id="Rectangle 581377471" o:spid="_x0000_s1249" style="position:absolute;left:20687;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" filled="f" stroked="f">
                  <v:textbox inset="0,0,0,0">
                    <w:txbxContent>
                      <w:p w14:paraId="6AC22013" w14:textId="77777777" w:rsidR="00000000" w:rsidRDefault="00000000" w:rsidP="001E2795">
                        <w:pPr>
                          <w:spacing w:after="160" w:line="259" w:lineRule="auto"/>
                          <w:ind w:left="0" w:right="0"/>
                          <w:jc w:val="left"/>
                        </w:pPr>
                        <w:r>
                          <w:t xml:space="preserve"> </w:t>
                        </w:r>
                      </w:p>
                    </w:txbxContent>
                  </v:textbox>
                </v:rect>
                <v:rect id="Rectangle 1993631382" o:spid="_x0000_s1250" style="position:absolute;left:22134;top:1824;width:214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" filled="f" stroked="f">
                  <v:textbox inset="0,0,0,0">
                    <w:txbxContent>
                      <w:p w14:paraId="4C19E93E" w14:textId="77777777" w:rsidR="00000000" w:rsidRDefault="00000000" w:rsidP="001E2795">
                        <w:pPr>
                          <w:spacing w:after="160" w:line="259" w:lineRule="auto"/>
                          <w:ind w:left="0" w:right="0"/>
                          <w:jc w:val="left"/>
                        </w:pPr>
                        <w:r>
                          <w:t>27</w:t>
                        </w:r>
                      </w:p>
                    </w:txbxContent>
                  </v:textbox>
                </v:rect>
                <v:rect id="Rectangle 1020195428" o:spid="_x0000_s1251" style="position:absolute;left:23752;top:1824;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" filled="f" stroked="f">
                  <v:textbox inset="0,0,0,0">
                    <w:txbxContent>
                      <w:p w14:paraId="733F8D70" w14:textId="77777777" w:rsidR="00000000" w:rsidRDefault="00000000" w:rsidP="001E2795">
                        <w:pPr>
                          <w:spacing w:after="160" w:line="259" w:lineRule="auto"/>
                          <w:ind w:left="0" w:right="0"/>
                          <w:jc w:val="left"/>
                        </w:pPr>
                        <w:r>
                          <w:t xml:space="preserve"> </w:t>
                        </w:r>
                      </w:p>
                    </w:txbxContent>
                  </v:textbox>
                </v:rect>
                <v:rect id="Rectangle 1493572684" o:spid="_x0000_s1252" style="position:absolute;left:25124;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" filled="f" stroked="f">
                  <v:textbox inset="0,0,0,0">
                    <w:txbxContent>
                      <w:p w14:paraId="7A78E78A" w14:textId="77777777" w:rsidR="00000000" w:rsidRDefault="00000000" w:rsidP="001E2795">
                        <w:pPr>
                          <w:spacing w:after="160" w:line="259" w:lineRule="auto"/>
                          <w:ind w:left="0" w:right="0"/>
                          <w:jc w:val="left"/>
                        </w:pPr>
                        <w:r>
                          <w:t>28</w:t>
                        </w:r>
                      </w:p>
                    </w:txbxContent>
                  </v:textbox>
                </v:rect>
                <v:rect id="Rectangle 1066859345" o:spid="_x0000_s1253" style="position:absolute;left:26739;top:1824;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" filled="f" stroked="f">
                  <v:textbox inset="0,0,0,0">
                    <w:txbxContent>
                      <w:p w14:paraId="3951F932" w14:textId="77777777" w:rsidR="00000000" w:rsidRDefault="00000000" w:rsidP="001E2795">
                        <w:pPr>
                          <w:spacing w:after="160" w:line="259" w:lineRule="auto"/>
                          <w:ind w:left="0" w:right="0"/>
                          <w:jc w:val="left"/>
                        </w:pPr>
                        <w:r>
                          <w:t xml:space="preserve"> </w:t>
                        </w:r>
                      </w:p>
                    </w:txbxContent>
                  </v:textbox>
                </v:rect>
                <v:rect id="Rectangle 2051848230" o:spid="_x0000_s1254" style="position:absolute;left:15063;top:32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" filled="f" stroked="f">
                  <v:textbox inset="0,0,0,0">
                    <w:txbxContent>
                      <w:p w14:paraId="433C9656" w14:textId="77777777" w:rsidR="00000000" w:rsidRDefault="00000000" w:rsidP="001E2795">
                        <w:pPr>
                          <w:spacing w:after="160" w:line="259" w:lineRule="auto"/>
                          <w:ind w:left="0" w:right="0"/>
                          <w:jc w:val="left"/>
                        </w:pPr>
                        <w:r>
                          <w:t xml:space="preserve"> </w:t>
                        </w:r>
                      </w:p>
                    </w:txbxContent>
                  </v:textbox>
                </v:rect>
                <v:rect id="Rectangle 1633921478" o:spid="_x0000_s1255" style="position:absolute;left:19604;top:3607;width:118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" filled="f" stroked="f">
                  <v:textbox inset="0,0,0,0">
                    <w:txbxContent>
                      <w:p w14:paraId="37092C4F" w14:textId="77777777" w:rsidR="00000000" w:rsidRDefault="00000000" w:rsidP="001E2795">
                        <w:pPr>
                          <w:spacing w:after="160" w:line="259" w:lineRule="auto"/>
                          <w:ind w:left="0" w:right="0"/>
                          <w:jc w:val="left"/>
                        </w:pPr>
                        <w:r>
                          <w:rPr>
                            <w:rFonts w:ascii="Verdana" w:eastAsia="Verdana" w:hAnsi="Verdana" w:cs="Verdana"/>
                            <w:i/>
                          </w:rPr>
                          <w:t xml:space="preserve">j </w:t>
                        </w:r>
                      </w:p>
                    </w:txbxContent>
                  </v:textbox>
                </v:rect>
                <v:rect id="Rectangle 86695754" o:spid="_x0000_s1256" style="position:absolute;left:18903;top:5131;width:244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" filled="f" stroked="f">
                  <v:textbox inset="0,0,0,0">
                    <w:txbxContent>
                      <w:p w14:paraId="6970C3C4"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183344920" o:spid="_x0000_s1257" style="position:absolute;left:20732;top:513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" filled="f" stroked="f">
                  <v:textbox inset="0,0,0,0">
                    <w:txbxContent>
                      <w:p w14:paraId="45697B83"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846711491" o:spid="_x0000_s1258" style="position:absolute;left:21464;top:327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" filled="f" stroked="f">
                  <v:textbox inset="0,0,0,0">
                    <w:txbxContent>
                      <w:p w14:paraId="6C2B96DF" w14:textId="77777777" w:rsidR="00000000" w:rsidRDefault="00000000" w:rsidP="001E2795">
                        <w:pPr>
                          <w:spacing w:after="160" w:line="259" w:lineRule="auto"/>
                          <w:ind w:left="0" w:right="0"/>
                          <w:jc w:val="left"/>
                        </w:pPr>
                        <w:r>
                          <w:t xml:space="preserve"> </w:t>
                        </w:r>
                      </w:p>
                    </w:txbxContent>
                  </v:textbox>
                </v:rect>
                <v:rect id="Rectangle 2057231225" o:spid="_x0000_s1259" style="position:absolute;left:24453;top:32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" filled="f" stroked="f">
                  <v:textbox inset="0,0,0,0">
                    <w:txbxContent>
                      <w:p w14:paraId="64D63435" w14:textId="77777777" w:rsidR="00000000" w:rsidRDefault="00000000" w:rsidP="001E2795">
                        <w:pPr>
                          <w:spacing w:after="160" w:line="259" w:lineRule="auto"/>
                          <w:ind w:left="0" w:right="0"/>
                          <w:jc w:val="left"/>
                        </w:pPr>
                        <w:r>
                          <w:t xml:space="preserve"> </w:t>
                        </w:r>
                      </w:p>
                    </w:txbxContent>
                  </v:textbox>
                </v:rect>
                <v:shape id="Picture 2665" o:spid="_x0000_s1260" type="#_x0000_t75" style="position:absolute;left:30632;width:23058;height:6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">
                  <v:imagedata r:id="rId67" o:title=""/>
                </v:shape>
                <v:shape id="Freeform: Shape 684009192" o:spid="_x0000_s1261" style="position:absolute;left:31973;top:250;width:502;height:923;visibility:visible;mso-wrap-style:square;v-text-anchor:top" coordsize="5016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" path="m40894,r9271,l31750,83312r18161,l48006,92329,,92329,2032,83312r18161,l34036,20828r-18288,l17399,12954v6858,,12192,-1016,15875,-3048c37084,7874,39624,4573,40894,xe" fillcolor="black" stroked="f">
                  <v:stroke miterlimit="83231f" joinstyle="miter"/>
                  <v:path arrowok="t" textboxrect="0,0,50165,92329"/>
                </v:shape>
                <v:rect id="Rectangle 942999286" o:spid="_x0000_s1262" style="position:absolute;left:32668;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" filled="f" stroked="f">
                  <v:textbox inset="0,0,0,0">
                    <w:txbxContent>
                      <w:p w14:paraId="28946C61"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155893124" o:spid="_x0000_s1263" style="position:absolute;left:34889;top:234;width:700;height:939;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" path="m45085,v8001,,14097,1778,18415,5335c67818,9017,69977,13843,69977,19939v,6731,-1905,12954,-5461,18797c60833,44704,54483,51562,45339,59436,40005,64136,34417,68580,28702,73025,22987,77343,18288,81026,14605,83693r47371,l59817,93853,,93853,2794,80899c8382,76709,13081,73152,17018,70104v3810,-2920,8509,-6731,14097,-11303c40640,50800,47498,43942,51435,38481v4064,-5461,5969,-10795,5969,-16002c57404,18415,56007,15367,53340,13336,50546,11303,46990,10287,42672,10287v-3429,,-7493,636,-12065,2032c26162,13716,21717,15622,17399,18288r-635,l19177,5715c22225,4191,26289,2922,31115,1778,35941,508,40640,,45085,xe" fillcolor="black" stroked="f">
                  <v:stroke miterlimit="83231f" joinstyle="miter"/>
                  <v:path arrowok="t" textboxrect="0,0,69977,93853"/>
                </v:shape>
                <v:rect id="Rectangle 658529785" o:spid="_x0000_s1264" style="position:absolute;left:35655;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" filled="f" stroked="f">
                  <v:textbox inset="0,0,0,0">
                    <w:txbxContent>
                      <w:p w14:paraId="04CF23EC"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78650508" o:spid="_x0000_s1265" style="position:absolute;left:37859;top:234;width:710;height:958;visibility:visible;mso-wrap-style:square;v-text-anchor:top" coordsize="70993,9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" path="m45847,v7874,,13970,1524,18415,4826c68834,8001,70993,12447,70993,18035v,6095,-2159,11556,-6477,16255c60198,38989,54737,41911,48133,43180r,635c49657,44197,51435,44831,53340,45720v1778,890,3429,1905,4953,3303c59690,50419,60960,52198,61976,54356v1016,2159,1524,4699,1524,7620c63500,66422,62611,70739,60706,74930v-1778,4192,-4445,7874,-7747,10795c49530,88900,45593,91440,41021,93091v-4572,1778,-9779,2668,-15748,2668c20447,95759,15875,95123,11303,93853,6858,92584,3048,91186,,89409l2794,77598r889,c6477,79629,9779,81535,13970,83186v4064,1524,8382,2286,13081,2286c34163,85472,39878,83312,44450,78867v4572,-4444,6858,-10160,6858,-17144c51308,57404,49911,54102,46990,51943,44069,49785,39624,48768,33528,48768r-5588,l30226,38989r5588,c42545,38989,48006,37465,52197,34163v4318,-3175,6477,-7493,6477,-12953c58674,17780,57404,15113,54864,13081,52324,11176,48514,10287,43561,10287v-4191,,-8509,762,-13208,2286c25654,14098,21590,16002,18034,18288r-635,l19939,5715c23114,4318,27178,3048,32004,1778,36830,636,41529,,45847,xe" fillcolor="black" stroked="f">
                  <v:stroke miterlimit="83231f" joinstyle="miter"/>
                  <v:path arrowok="t" textboxrect="0,0,70993,95759"/>
                </v:shape>
                <v:rect id="Rectangle 1244932510" o:spid="_x0000_s1266" style="position:absolute;left:38615;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" filled="f" stroked="f">
                  <v:textbox inset="0,0,0,0">
                    <w:txbxContent>
                      <w:p w14:paraId="6DA1BBC3"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630474503" o:spid="_x0000_s1267" style="position:absolute;left:40840;top:497;width:320;height:416;visibility:visible;mso-wrap-style:square;v-text-anchor:top" coordsize="31941,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" path="m31941,r,11356l10287,32185r21654,l31941,41583,,41583,3175,27486,31941,xe" fillcolor="black" stroked="f">
                  <v:stroke miterlimit="83231f" joinstyle="miter"/>
                  <v:path arrowok="t" textboxrect="0,0,31941,41583"/>
                </v:shape>
                <v:shape id="Freeform: Shape 913326910" o:spid="_x0000_s1268" style="position:absolute;left:41160;top:254;width:370;height:919;visibility:visible;mso-wrap-style:square;v-text-anchor:top" coordsize="37020,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" path="m25463,l36385,,23939,56515r13081,l34988,65913r-13208,l16065,91948r-11557,l10350,65913,,65913,,56515r12382,l21653,14859,,35687,,24330,25463,xe" fillcolor="black" stroked="f">
                  <v:stroke miterlimit="83231f" joinstyle="miter"/>
                  <v:path arrowok="t" textboxrect="0,0,37020,91948"/>
                </v:shape>
                <v:rect id="Rectangle 1506052758" o:spid="_x0000_s1269" style="position:absolute;left:41602;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" filled="f" stroked="f">
                  <v:textbox inset="0,0,0,0">
                    <w:txbxContent>
                      <w:p w14:paraId="3C1CF43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94273687" o:spid="_x0000_s1270" style="position:absolute;left:43594;top:254;width:749;height:938;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" path="m21971,l74930,,72517,10414r-41402,l25527,35687v1651,-254,3175,-381,4699,-508c31877,35052,33401,34925,34925,34925v8890,,15875,2032,20828,5969c60706,44958,63246,50419,63246,57277v,4953,-889,9652,-2794,14097c58674,75819,56134,79629,52705,82931v-3429,3429,-7493,6096,-12192,8001c35941,92964,30480,93853,24257,93853v-4826,,-9398,-635,-13589,-1905c6350,90805,2794,89408,,87884l2413,75946r762,c5715,77851,9017,79629,13081,81280v4191,1524,8509,2286,12954,2286c33401,83566,39370,81407,43815,76962v4572,-4445,6731,-10287,6731,-17526c50546,56642,50038,54229,49022,52451,48006,50546,46609,49022,44831,47879,43053,46736,41021,45974,38608,45466v-2413,-508,-5080,-762,-7747,-762c27432,44704,23876,44958,20447,45466v-3556,508,-6477,1143,-8890,1524l21971,xe" fillcolor="black" stroked="f">
                  <v:stroke miterlimit="83231f" joinstyle="miter"/>
                  <v:path arrowok="t" textboxrect="0,0,74930,93853"/>
                </v:shape>
                <v:rect id="Rectangle 723671452" o:spid="_x0000_s1271" style="position:absolute;left:44330;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" filled="f" stroked="f">
                  <v:textbox inset="0,0,0,0">
                    <w:txbxContent>
                      <w:p w14:paraId="4985AB7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71126299" o:spid="_x0000_s1272" style="position:absolute;left:46348;top:290;width:310;height:902;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" path="m30988,r,12296l27813,13509c21209,19224,16764,26590,14478,35861v3429,-2032,7112,-3683,11049,-4826l30988,30263r,9058l23241,40560v-3429,889,-6858,2286,-10160,4064c12700,46402,12446,48688,12192,51355v-381,2794,-508,5461,-508,8002c11684,63420,12192,66722,13208,69389v1016,2794,2286,4953,3683,6477c18542,77517,20320,78787,22352,79422v2032,762,4191,1143,6350,1143l30988,79543r,9971l27305,90217v-8636,,-15367,-2794,-20193,-8382c2286,76247,,68627,,58975,,50085,1143,41830,3556,34083,5969,26463,9525,19605,14224,13636l30988,xe" fillcolor="black" stroked="f">
                  <v:stroke miterlimit="83231f" joinstyle="miter"/>
                  <v:path arrowok="t" textboxrect="0,0,30988,90217"/>
                </v:shape>
                <v:shape id="Freeform: Shape 1542099965" o:spid="_x0000_s1273" style="position:absolute;left:46658;top:584;width:318;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" path="m6223,v3683,,6985,381,9906,1398c19177,2286,21844,3811,24257,5842v2540,2286,4318,4953,5588,7874c31115,16764,31750,20320,31750,24257v,10160,-3429,18796,-10160,25908c18288,53721,14510,56388,10287,58166l,60130,,50159,13335,44197v3937,-4699,5969,-10923,5969,-18543c19304,20448,17780,16511,14859,13843,11938,11049,7620,9652,1778,9652l,9937,,879,6223,xe" fillcolor="black" stroked="f">
                  <v:stroke miterlimit="83231f" joinstyle="miter"/>
                  <v:path arrowok="t" textboxrect="0,0,31750,60130"/>
                </v:shape>
                <v:shape id="Freeform: Shape 919930588" o:spid="_x0000_s1274" style="position:absolute;left:46658;top:236;width:335;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" path="m23241,v2413,,4572,127,6223,508c31115,762,32512,1143,33528,1397l31496,12446r-635,c29972,11938,28448,11557,26289,11049v-2159,-508,-4445,-762,-6858,-762l,17710,,5414,254,5207c7112,1778,14732,,23241,xe" fillcolor="black" stroked="f">
                  <v:stroke miterlimit="83231f" joinstyle="miter"/>
                  <v:path arrowok="t" textboxrect="0,0,33528,17710"/>
                </v:shape>
                <v:rect id="Rectangle 1985914" o:spid="_x0000_s1275" style="position:absolute;left:47058;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" filled="f" stroked="f">
                  <v:textbox inset="0,0,0,0">
                    <w:txbxContent>
                      <w:p w14:paraId="6554DD44"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106225674" o:spid="_x0000_s1276" style="position:absolute;left:49100;top:254;width:732;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" path="m12319,l73152,,70104,13716,13462,91948,,91948,60325,10414r-50292,l12319,xe" fillcolor="black" stroked="f">
                  <v:stroke miterlimit="83231f" joinstyle="miter"/>
                  <v:path arrowok="t" textboxrect="0,0,73152,91948"/>
                </v:shape>
                <v:rect id="Rectangle 1177906430" o:spid="_x0000_s1277" style="position:absolute;left:49801;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" filled="f" stroked="f">
                  <v:textbox inset="0,0,0,0">
                    <w:txbxContent>
                      <w:p w14:paraId="79A9B770"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582418897" o:spid="_x0000_s1278" style="position:absolute;left:51793;top:274;width:319;height:921;visibility:visible;mso-wrap-style:square;v-text-anchor:top" coordsize="31941,9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" path="m31941,r,7944l28575,9077v-3937,3175,-5842,6984,-5842,11683c22733,23173,23368,25332,24638,27237v1397,2032,3302,3683,5842,5081l31941,33048r,11868l28067,43367v-4953,2539,-8890,5968,-11557,10160c13843,57718,12446,62162,12446,66989v,4571,1524,8381,4445,11556c19939,81593,23876,83118,28829,83118r3112,-569l31941,91221r-4255,786c19177,92007,12446,89848,7493,85531,2540,81340,,75879,,69147,,62924,1905,57336,5461,52383,9017,47431,14351,43493,21209,40445r,-253c17653,37906,14986,35493,13208,32698,11430,29905,10541,26730,10541,23173v,-7366,3302,-13842,9779,-19177l31941,xe" fillcolor="black" stroked="f">
                  <v:stroke miterlimit="83231f" joinstyle="miter"/>
                  <v:path arrowok="t" textboxrect="0,0,31941,92007"/>
                </v:shape>
                <v:shape id="Freeform: Shape 71157985" o:spid="_x0000_s1279" style="position:absolute;left:52112;top:232;width:377;height:955;visibility:visible;mso-wrap-style:square;v-text-anchor:top" coordsize="37655,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" path="m12383,v7874,,13969,1905,18541,5588c35370,9271,37655,13970,37655,19685v,4953,-1651,9779,-4826,14604c29527,38989,24828,42672,18605,45339r,381c23051,47878,26352,50419,28639,53467v2285,3047,3428,6858,3428,11430c32067,68580,31178,72263,29401,76073v-1652,3937,-4065,7239,-7240,10160c18859,89281,15177,91694,10858,93472l,95479,,86807,7302,85471v2921,-1270,5207,-2921,6986,-4953c15939,78613,17335,76453,18224,73914v890,-2413,1271,-4953,1271,-7366c19495,63753,18859,61214,17335,59182,15939,57150,13526,55245,10096,53467,8446,52577,6540,51689,4382,50926l,49174,,37306r4127,2064c6540,40386,9080,41401,11874,42290v4827,-3047,8383,-6222,10541,-9651c24574,29337,25717,25526,25717,21336v,-3684,-1396,-6604,-4064,-9017c18859,9906,15177,8636,10604,8636l,12203,,4258,12383,xe" fillcolor="black" stroked="f">
                  <v:stroke miterlimit="83231f" joinstyle="miter"/>
                  <v:path arrowok="t" textboxrect="0,0,37655,95479"/>
                </v:shape>
                <v:rect id="Rectangle 997403693" o:spid="_x0000_s1280" style="position:absolute;left:52532;top:20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" filled="f" stroked="f">
                  <v:textbox inset="0,0,0,0">
                    <w:txbxContent>
                      <w:p w14:paraId="3BB6177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052467134" o:spid="_x0000_s1281" style="position:absolute;left:32047;top:1865;width:477;height:923;visibility:visible;mso-wrap-style:square;v-text-anchor:top" coordsize="47752,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" path="m20574,r9144,l29718,82931r18034,l47752,92329,,92329,,82931r18415,l18415,21336,,21336,,12954v2413,,5080,-254,8001,-762c10795,11811,12954,11176,14478,10414,16256,9398,17653,8001,18796,6477,19812,4826,20447,2794,20574,xe" fillcolor="black" stroked="f">
                  <v:stroke miterlimit="83231f" joinstyle="miter"/>
                  <v:path arrowok="t" textboxrect="0,0,47752,92329"/>
                </v:shape>
                <v:rect id="Rectangle 1505315109" o:spid="_x0000_s1282" style="position:absolute;left:32668;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" filled="f" stroked="f">
                  <v:textbox inset="0,0,0,0">
                    <w:txbxContent>
                      <w:p w14:paraId="6E2792BB" w14:textId="77777777" w:rsidR="00000000" w:rsidRDefault="00000000" w:rsidP="001E2795">
                        <w:pPr>
                          <w:spacing w:after="160" w:line="259" w:lineRule="auto"/>
                          <w:ind w:left="0" w:right="0"/>
                          <w:jc w:val="left"/>
                        </w:pPr>
                        <w:r>
                          <w:t xml:space="preserve"> </w:t>
                        </w:r>
                      </w:p>
                    </w:txbxContent>
                  </v:textbox>
                </v:rect>
                <v:shape id="Freeform: Shape 1122466554" o:spid="_x0000_s1283" style="position:absolute;left:34964;top:1850;width:598;height:938;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" path="m27051,v9017,,16129,2286,21336,6858c53467,11303,56007,17526,56007,25273v,3555,-381,6730,-1270,9779c53975,38100,52705,41021,51054,43688v-1524,2540,-3429,5080,-5461,7493c43561,53721,41021,56388,37973,59436v-4191,4317,-8509,8509,-13081,12573c20447,76073,16256,79883,12319,83312r47498,l59817,93853,,93853,,80899c4191,77216,8382,73533,12446,69850v4191,-3683,8128,-7366,11684,-11049c31750,51053,36957,45085,39751,40513v2794,-4445,4191,-9398,4191,-14605c43942,21082,42418,17399,39370,14732,36449,12065,32131,10668,26797,10668v-3683,,-7493,635,-11684,1905c10922,13970,6858,16002,2794,18669r-635,l2159,5715c5080,4318,8763,2921,13462,1778,18161,508,22733,,27051,xe" fillcolor="black" stroked="f">
                  <v:stroke miterlimit="83231f" joinstyle="miter"/>
                  <v:path arrowok="t" textboxrect="0,0,59817,93853"/>
                </v:shape>
                <v:rect id="Rectangle 562187413" o:spid="_x0000_s1284" style="position:absolute;left:35655;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" filled="f" stroked="f">
                  <v:textbox inset="0,0,0,0">
                    <w:txbxContent>
                      <w:p w14:paraId="2DA28F8A" w14:textId="77777777" w:rsidR="00000000" w:rsidRDefault="00000000" w:rsidP="001E2795">
                        <w:pPr>
                          <w:spacing w:after="160" w:line="259" w:lineRule="auto"/>
                          <w:ind w:left="0" w:right="0"/>
                          <w:jc w:val="left"/>
                        </w:pPr>
                        <w:r>
                          <w:t xml:space="preserve"> </w:t>
                        </w:r>
                      </w:p>
                    </w:txbxContent>
                  </v:textbox>
                </v:rect>
                <v:rect id="Rectangle 2116135033" o:spid="_x0000_s1285" style="position:absolute;left:37411;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" filled="f" stroked="f">
                  <v:textbox inset="0,0,0,0">
                    <w:txbxContent>
                      <w:p w14:paraId="7572243C" w14:textId="77777777" w:rsidR="00000000" w:rsidRDefault="00000000" w:rsidP="001E2795">
                        <w:pPr>
                          <w:spacing w:after="160" w:line="259" w:lineRule="auto"/>
                          <w:ind w:left="0" w:right="0"/>
                          <w:jc w:val="left"/>
                        </w:pPr>
                        <w:r>
                          <w:t>13</w:t>
                        </w:r>
                      </w:p>
                    </w:txbxContent>
                  </v:textbox>
                </v:rect>
                <v:rect id="Rectangle 516501010" o:spid="_x0000_s1286" style="position:absolute;left:39027;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" filled="f" stroked="f">
                  <v:textbox inset="0,0,0,0">
                    <w:txbxContent>
                      <w:p w14:paraId="0CA59F1D" w14:textId="77777777" w:rsidR="00000000" w:rsidRDefault="00000000" w:rsidP="001E2795">
                        <w:pPr>
                          <w:spacing w:after="160" w:line="259" w:lineRule="auto"/>
                          <w:ind w:left="0" w:right="0"/>
                          <w:jc w:val="left"/>
                        </w:pPr>
                        <w:r>
                          <w:t xml:space="preserve"> </w:t>
                        </w:r>
                      </w:p>
                    </w:txbxContent>
                  </v:textbox>
                </v:rect>
                <v:rect id="Rectangle 2117323913" o:spid="_x0000_s1287" style="position:absolute;left:39850;top:165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" filled="f" stroked="f">
                  <v:textbox inset="0,0,0,0">
                    <w:txbxContent>
                      <w:p w14:paraId="4D3CDA38" w14:textId="77777777" w:rsidR="00000000" w:rsidRDefault="00000000" w:rsidP="001E2795">
                        <w:pPr>
                          <w:spacing w:after="160" w:line="259" w:lineRule="auto"/>
                          <w:ind w:left="0" w:right="0"/>
                          <w:jc w:val="left"/>
                        </w:pPr>
                        <w:r>
                          <w:rPr>
                            <w:sz w:val="16"/>
                          </w:rPr>
                          <w:t xml:space="preserve"> </w:t>
                        </w:r>
                      </w:p>
                    </w:txbxContent>
                  </v:textbox>
                </v:rect>
                <v:rect id="Rectangle 477945631" o:spid="_x0000_s1288" style="position:absolute;left:42593;top:165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" filled="f" stroked="f">
                  <v:textbox inset="0,0,0,0">
                    <w:txbxContent>
                      <w:p w14:paraId="50E3AACE" w14:textId="77777777" w:rsidR="00000000" w:rsidRDefault="00000000" w:rsidP="001E2795">
                        <w:pPr>
                          <w:spacing w:after="160" w:line="259" w:lineRule="auto"/>
                          <w:ind w:left="0" w:right="0"/>
                          <w:jc w:val="left"/>
                        </w:pPr>
                        <w:r>
                          <w:rPr>
                            <w:sz w:val="16"/>
                          </w:rPr>
                          <w:t xml:space="preserve"> </w:t>
                        </w:r>
                      </w:p>
                    </w:txbxContent>
                  </v:textbox>
                </v:rect>
                <v:rect id="Rectangle 283198754" o:spid="_x0000_s1289" style="position:absolute;left:45321;top:165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" filled="f" stroked="f">
                  <v:textbox inset="0,0,0,0">
                    <w:txbxContent>
                      <w:p w14:paraId="66C5D78F" w14:textId="77777777" w:rsidR="00000000" w:rsidRDefault="00000000" w:rsidP="001E2795">
                        <w:pPr>
                          <w:spacing w:after="160" w:line="259" w:lineRule="auto"/>
                          <w:ind w:left="0" w:right="0"/>
                          <w:jc w:val="left"/>
                        </w:pPr>
                        <w:r>
                          <w:rPr>
                            <w:sz w:val="16"/>
                          </w:rPr>
                          <w:t xml:space="preserve"> </w:t>
                        </w:r>
                      </w:p>
                    </w:txbxContent>
                  </v:textbox>
                </v:rect>
                <v:rect id="Rectangle 1410060532" o:spid="_x0000_s1290" style="position:absolute;left:48064;top:165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" filled="f" stroked="f">
                  <v:textbox inset="0,0,0,0">
                    <w:txbxContent>
                      <w:p w14:paraId="38B2401D" w14:textId="77777777" w:rsidR="00000000" w:rsidRDefault="00000000" w:rsidP="001E2795">
                        <w:pPr>
                          <w:spacing w:after="160" w:line="259" w:lineRule="auto"/>
                          <w:ind w:left="0" w:right="0"/>
                          <w:jc w:val="left"/>
                        </w:pPr>
                        <w:r>
                          <w:rPr>
                            <w:sz w:val="16"/>
                          </w:rPr>
                          <w:t xml:space="preserve"> </w:t>
                        </w:r>
                      </w:p>
                    </w:txbxContent>
                  </v:textbox>
                </v:rect>
                <v:rect id="Rectangle 772512110" o:spid="_x0000_s1291" style="position:absolute;left:50810;top:165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" filled="f" stroked="f">
                  <v:textbox inset="0,0,0,0">
                    <w:txbxContent>
                      <w:p w14:paraId="5A7F041B" w14:textId="77777777" w:rsidR="00000000" w:rsidRDefault="00000000" w:rsidP="001E2795">
                        <w:pPr>
                          <w:spacing w:after="160" w:line="259" w:lineRule="auto"/>
                          <w:ind w:left="0" w:right="0"/>
                          <w:jc w:val="left"/>
                        </w:pPr>
                        <w:r>
                          <w:rPr>
                            <w:sz w:val="16"/>
                          </w:rPr>
                          <w:t xml:space="preserve"> </w:t>
                        </w:r>
                      </w:p>
                    </w:txbxContent>
                  </v:textbox>
                </v:rect>
                <v:rect id="Rectangle 72354730" o:spid="_x0000_s1292" style="position:absolute;left:30702;top:327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" filled="f" stroked="f">
                  <v:textbox inset="0,0,0,0">
                    <w:txbxContent>
                      <w:p w14:paraId="4572FEC2" w14:textId="77777777" w:rsidR="00000000" w:rsidRDefault="00000000" w:rsidP="001E2795">
                        <w:pPr>
                          <w:spacing w:after="160" w:line="259" w:lineRule="auto"/>
                          <w:ind w:left="0" w:right="0"/>
                          <w:jc w:val="left"/>
                        </w:pPr>
                        <w:r>
                          <w:t xml:space="preserve"> </w:t>
                        </w:r>
                      </w:p>
                    </w:txbxContent>
                  </v:textbox>
                </v:rect>
                <v:rect id="Rectangle 1993601116" o:spid="_x0000_s1293" style="position:absolute;left:33902;top:32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" filled="f" stroked="f">
                  <v:textbox inset="0,0,0,0">
                    <w:txbxContent>
                      <w:p w14:paraId="1EC11AE8" w14:textId="77777777" w:rsidR="00000000" w:rsidRDefault="00000000" w:rsidP="001E2795">
                        <w:pPr>
                          <w:spacing w:after="160" w:line="259" w:lineRule="auto"/>
                          <w:ind w:left="0" w:right="0"/>
                          <w:jc w:val="left"/>
                        </w:pPr>
                        <w:r>
                          <w:t xml:space="preserve"> </w:t>
                        </w:r>
                      </w:p>
                    </w:txbxContent>
                  </v:textbox>
                </v:rect>
                <v:rect id="Rectangle 1293541908" o:spid="_x0000_s1294" style="position:absolute;left:38051;top:3607;width:105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" filled="f" stroked="f">
                  <v:textbox inset="0,0,0,0">
                    <w:txbxContent>
                      <w:p w14:paraId="235D2397"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v:textbox>
                </v:rect>
                <v:rect id="Rectangle 120779036" o:spid="_x0000_s1295" style="position:absolute;left:37320;top:5131;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" filled="f" stroked="f">
                  <v:textbox inset="0,0,0,0">
                    <w:txbxContent>
                      <w:p w14:paraId="5B80B4FA"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65068679" o:spid="_x0000_s1296" style="position:absolute;left:39149;top:513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" filled="f" stroked="f">
                  <v:textbox inset="0,0,0,0">
                    <w:txbxContent>
                      <w:p w14:paraId="209162CA"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765481637" o:spid="_x0000_s1297" style="position:absolute;left:39850;top:327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" filled="f" stroked="f">
                  <v:textbox inset="0,0,0,0">
                    <w:txbxContent>
                      <w:p w14:paraId="613946A9" w14:textId="77777777" w:rsidR="00000000" w:rsidRDefault="00000000" w:rsidP="001E2795">
                        <w:pPr>
                          <w:spacing w:after="160" w:line="259" w:lineRule="auto"/>
                          <w:ind w:left="0" w:right="0"/>
                          <w:jc w:val="left"/>
                        </w:pPr>
                        <w:r>
                          <w:t xml:space="preserve"> </w:t>
                        </w:r>
                      </w:p>
                    </w:txbxContent>
                  </v:textbox>
                </v:rect>
                <v:rect id="Rectangle 1338541728" o:spid="_x0000_s1298" style="position:absolute;left:42593;top:327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" filled="f" stroked="f">
                  <v:textbox inset="0,0,0,0">
                    <w:txbxContent>
                      <w:p w14:paraId="7CB24E2C" w14:textId="77777777" w:rsidR="00000000" w:rsidRDefault="00000000" w:rsidP="001E2795">
                        <w:pPr>
                          <w:spacing w:after="160" w:line="259" w:lineRule="auto"/>
                          <w:ind w:left="0" w:right="0"/>
                          <w:jc w:val="left"/>
                        </w:pPr>
                        <w:r>
                          <w:t xml:space="preserve"> </w:t>
                        </w:r>
                      </w:p>
                    </w:txbxContent>
                  </v:textbox>
                </v:rect>
                <v:rect id="Rectangle 279808345" o:spid="_x0000_s1299" style="position:absolute;left:45321;top:327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" filled="f" stroked="f">
                  <v:textbox inset="0,0,0,0">
                    <w:txbxContent>
                      <w:p w14:paraId="14329D66" w14:textId="77777777" w:rsidR="00000000" w:rsidRDefault="00000000" w:rsidP="001E2795">
                        <w:pPr>
                          <w:spacing w:after="160" w:line="259" w:lineRule="auto"/>
                          <w:ind w:left="0" w:right="0"/>
                          <w:jc w:val="left"/>
                        </w:pPr>
                        <w:r>
                          <w:t xml:space="preserve"> </w:t>
                        </w:r>
                      </w:p>
                    </w:txbxContent>
                  </v:textbox>
                </v:rect>
                <v:rect id="Rectangle 2007782721" o:spid="_x0000_s1300" style="position:absolute;left:48064;top:32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" filled="f" stroked="f">
                  <v:textbox inset="0,0,0,0">
                    <w:txbxContent>
                      <w:p w14:paraId="79C713A7" w14:textId="77777777" w:rsidR="00000000" w:rsidRDefault="00000000" w:rsidP="001E2795">
                        <w:pPr>
                          <w:spacing w:after="160" w:line="259" w:lineRule="auto"/>
                          <w:ind w:left="0" w:right="0"/>
                          <w:jc w:val="left"/>
                        </w:pPr>
                        <w:r>
                          <w:t xml:space="preserve"> </w:t>
                        </w:r>
                      </w:p>
                    </w:txbxContent>
                  </v:textbox>
                </v:rect>
                <v:rect id="Rectangle 1225109647" o:spid="_x0000_s1301" style="position:absolute;left:50810;top:327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" filled="f" stroked="f">
                  <v:textbox inset="0,0,0,0">
                    <w:txbxContent>
                      <w:p w14:paraId="5C7740F4" w14:textId="77777777" w:rsidR="00000000" w:rsidRDefault="00000000" w:rsidP="001E2795">
                        <w:pPr>
                          <w:spacing w:after="160" w:line="259" w:lineRule="auto"/>
                          <w:ind w:left="0" w:right="0"/>
                          <w:jc w:val="left"/>
                        </w:pPr>
                        <w:r>
                          <w:t xml:space="preserve"> </w:t>
                        </w:r>
                      </w:p>
                    </w:txbxContent>
                  </v:textbox>
                </v:rect>
                <w10:anchorlock/>
              </v:group>
            </w:pict>
          </mc:Fallback>
        </mc:AlternateContent>
      </w:r>
    </w:p>
    <w:p w14:paraId="35ACF9AE" w14:textId="77777777" w:rsidR="00567CD6" w:rsidRPr="00276539" w:rsidRDefault="00000000">
      <w:pPr>
        <w:spacing w:after="105"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7F35DA1"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24 and 15 are compared. 15 is added to ‘c’. Increment </w:t>
      </w:r>
      <w:r w:rsidRPr="00276539">
        <w:rPr>
          <w:rFonts w:ascii="Verdana" w:eastAsia="Verdana" w:hAnsi="Verdana" w:cs="Verdana"/>
          <w:i/>
          <w:sz w:val="20"/>
          <w:szCs w:val="20"/>
        </w:rPr>
        <w:t xml:space="preserve">b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c </w:t>
      </w:r>
      <w:proofErr w:type="spellStart"/>
      <w:r w:rsidRPr="00276539">
        <w:rPr>
          <w:rFonts w:ascii="Verdana" w:eastAsia="Verdana" w:hAnsi="Verdana" w:cs="Verdana"/>
          <w:i/>
          <w:sz w:val="20"/>
          <w:szCs w:val="20"/>
        </w:rPr>
        <w:t>ptr</w:t>
      </w:r>
      <w:proofErr w:type="spellEnd"/>
      <w:r w:rsidRPr="00276539">
        <w:rPr>
          <w:rFonts w:ascii="Verdana" w:eastAsia="Verdana" w:hAnsi="Verdana" w:cs="Verdana"/>
          <w:sz w:val="20"/>
          <w:szCs w:val="20"/>
        </w:rPr>
        <w:t xml:space="preserve">. </w:t>
      </w:r>
    </w:p>
    <w:p w14:paraId="5E5BC606"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1C8BA89" w14:textId="77777777" w:rsidR="00567CD6" w:rsidRPr="00276539" w:rsidRDefault="00000000">
      <w:pPr>
        <w:spacing w:after="62" w:line="259" w:lineRule="auto"/>
        <w:ind w:left="278" w:right="0"/>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044B3F0E" wp14:editId="55BEBC39">
                <wp:extent cx="5369052" cy="644652"/>
                <wp:effectExtent l="0" t="0" r="0" b="0"/>
                <wp:docPr id="24" name="Group 24"/>
                <wp:cNvGraphicFramePr/>
                <a:graphic xmlns:a="http://schemas.openxmlformats.org/drawingml/2006/main">
                  <a:graphicData uri="http://schemas.microsoft.com/office/word/2010/wordprocessingGroup">
                    <wpg:wgp>
                      <wpg:cNvGrpSpPr/>
                      <wpg:grpSpPr>
                        <a:xfrm>
                          <a:off x="0" y="0"/>
                          <a:ext cx="5369052" cy="644652"/>
                          <a:chOff x="0" y="0"/>
                          <a:chExt cx="5369052" cy="644652"/>
                        </a:xfrm>
                      </wpg:grpSpPr>
                      <pic:pic xmlns:pic="http://schemas.openxmlformats.org/drawingml/2006/picture">
                        <pic:nvPicPr>
                          <pic:cNvPr id="2708" name="Picture 2708"/>
                          <pic:cNvPicPr/>
                        </pic:nvPicPr>
                        <pic:blipFill>
                          <a:blip r:embed="rId68"/>
                          <a:stretch>
                            <a:fillRect/>
                          </a:stretch>
                        </pic:blipFill>
                        <pic:spPr>
                          <a:xfrm>
                            <a:off x="0" y="0"/>
                            <a:ext cx="1210056" cy="644652"/>
                          </a:xfrm>
                          <a:prstGeom prst="rect">
                            <a:avLst/>
                          </a:prstGeom>
                        </pic:spPr>
                      </pic:pic>
                      <wps:wsp>
                        <wps:cNvPr id="386519187" name="Freeform: Shape 386519187"/>
                        <wps:cNvSpPr/>
                        <wps:spPr>
                          <a:xfrm>
                            <a:off x="102159" y="29591"/>
                            <a:ext cx="50114" cy="92328"/>
                          </a:xfrm>
                          <a:custGeom>
                            <a:avLst/>
                            <a:gdLst/>
                            <a:ahLst/>
                            <a:cxnLst/>
                            <a:rect l="0" t="0" r="0" b="0"/>
                            <a:pathLst>
                              <a:path w="50114" h="92328">
                                <a:moveTo>
                                  <a:pt x="40843" y="0"/>
                                </a:moveTo>
                                <a:lnTo>
                                  <a:pt x="50114" y="0"/>
                                </a:lnTo>
                                <a:lnTo>
                                  <a:pt x="31661" y="83312"/>
                                </a:lnTo>
                                <a:lnTo>
                                  <a:pt x="49860" y="83312"/>
                                </a:lnTo>
                                <a:lnTo>
                                  <a:pt x="47955" y="92328"/>
                                </a:lnTo>
                                <a:lnTo>
                                  <a:pt x="0" y="92328"/>
                                </a:lnTo>
                                <a:lnTo>
                                  <a:pt x="2007" y="83312"/>
                                </a:lnTo>
                                <a:lnTo>
                                  <a:pt x="20155" y="83312"/>
                                </a:lnTo>
                                <a:lnTo>
                                  <a:pt x="34011" y="20828"/>
                                </a:lnTo>
                                <a:lnTo>
                                  <a:pt x="15646" y="20828"/>
                                </a:lnTo>
                                <a:lnTo>
                                  <a:pt x="17361" y="12953"/>
                                </a:lnTo>
                                <a:cubicBezTo>
                                  <a:pt x="24194" y="12953"/>
                                  <a:pt x="29489" y="11938"/>
                                  <a:pt x="33261" y="9906"/>
                                </a:cubicBezTo>
                                <a:cubicBezTo>
                                  <a:pt x="37033" y="7874"/>
                                  <a:pt x="39573" y="4572"/>
                                  <a:pt x="40843"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94692530" name="Rectangle 1794692530"/>
                        <wps:cNvSpPr/>
                        <wps:spPr>
                          <a:xfrm>
                            <a:off x="170942" y="25452"/>
                            <a:ext cx="59219" cy="163963"/>
                          </a:xfrm>
                          <a:prstGeom prst="rect">
                            <a:avLst/>
                          </a:prstGeom>
                          <a:ln>
                            <a:noFill/>
                          </a:ln>
                        </wps:spPr>
                        <wps:txbx>
                          <w:txbxContent>
                            <w:p w14:paraId="35F7DF20"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006135955" name="Freeform: Shape 1006135955"/>
                        <wps:cNvSpPr/>
                        <wps:spPr>
                          <a:xfrm>
                            <a:off x="375412" y="28067"/>
                            <a:ext cx="69977" cy="93852"/>
                          </a:xfrm>
                          <a:custGeom>
                            <a:avLst/>
                            <a:gdLst/>
                            <a:ahLst/>
                            <a:cxnLst/>
                            <a:rect l="0" t="0" r="0" b="0"/>
                            <a:pathLst>
                              <a:path w="69977" h="93852">
                                <a:moveTo>
                                  <a:pt x="45085" y="0"/>
                                </a:moveTo>
                                <a:cubicBezTo>
                                  <a:pt x="53086" y="0"/>
                                  <a:pt x="59182" y="1777"/>
                                  <a:pt x="63500" y="5334"/>
                                </a:cubicBezTo>
                                <a:cubicBezTo>
                                  <a:pt x="67818" y="9017"/>
                                  <a:pt x="69977" y="13843"/>
                                  <a:pt x="69977" y="19939"/>
                                </a:cubicBezTo>
                                <a:cubicBezTo>
                                  <a:pt x="69977" y="26670"/>
                                  <a:pt x="68072" y="32893"/>
                                  <a:pt x="64516" y="38735"/>
                                </a:cubicBezTo>
                                <a:cubicBezTo>
                                  <a:pt x="60833" y="44703"/>
                                  <a:pt x="54483" y="51562"/>
                                  <a:pt x="45339" y="59436"/>
                                </a:cubicBezTo>
                                <a:cubicBezTo>
                                  <a:pt x="40005" y="64135"/>
                                  <a:pt x="34417" y="68580"/>
                                  <a:pt x="28702" y="73025"/>
                                </a:cubicBezTo>
                                <a:cubicBezTo>
                                  <a:pt x="22987" y="77343"/>
                                  <a:pt x="18288" y="81026"/>
                                  <a:pt x="14605" y="83693"/>
                                </a:cubicBezTo>
                                <a:lnTo>
                                  <a:pt x="61976" y="83693"/>
                                </a:lnTo>
                                <a:lnTo>
                                  <a:pt x="59817" y="93852"/>
                                </a:lnTo>
                                <a:lnTo>
                                  <a:pt x="0" y="93852"/>
                                </a:lnTo>
                                <a:lnTo>
                                  <a:pt x="2794" y="80899"/>
                                </a:lnTo>
                                <a:cubicBezTo>
                                  <a:pt x="8382" y="76708"/>
                                  <a:pt x="13081" y="73152"/>
                                  <a:pt x="17018" y="70103"/>
                                </a:cubicBezTo>
                                <a:cubicBezTo>
                                  <a:pt x="20828" y="67056"/>
                                  <a:pt x="25527" y="63373"/>
                                  <a:pt x="31115" y="58801"/>
                                </a:cubicBezTo>
                                <a:cubicBezTo>
                                  <a:pt x="40640" y="50800"/>
                                  <a:pt x="47498" y="43942"/>
                                  <a:pt x="51435" y="38481"/>
                                </a:cubicBezTo>
                                <a:cubicBezTo>
                                  <a:pt x="55499" y="33020"/>
                                  <a:pt x="57404" y="27686"/>
                                  <a:pt x="57404" y="22478"/>
                                </a:cubicBezTo>
                                <a:cubicBezTo>
                                  <a:pt x="57404" y="18414"/>
                                  <a:pt x="56007" y="15367"/>
                                  <a:pt x="53340" y="13335"/>
                                </a:cubicBezTo>
                                <a:cubicBezTo>
                                  <a:pt x="50546" y="11302"/>
                                  <a:pt x="46990" y="10287"/>
                                  <a:pt x="42672" y="10287"/>
                                </a:cubicBezTo>
                                <a:cubicBezTo>
                                  <a:pt x="39243" y="10287"/>
                                  <a:pt x="35179" y="10922"/>
                                  <a:pt x="30607" y="12319"/>
                                </a:cubicBezTo>
                                <a:cubicBezTo>
                                  <a:pt x="26162" y="13715"/>
                                  <a:pt x="21717" y="15621"/>
                                  <a:pt x="17399" y="18288"/>
                                </a:cubicBezTo>
                                <a:lnTo>
                                  <a:pt x="16764" y="18288"/>
                                </a:lnTo>
                                <a:lnTo>
                                  <a:pt x="19177" y="5714"/>
                                </a:lnTo>
                                <a:cubicBezTo>
                                  <a:pt x="22225" y="4190"/>
                                  <a:pt x="26289" y="2921"/>
                                  <a:pt x="31115" y="1777"/>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03069686" name="Rectangle 1403069686"/>
                        <wps:cNvSpPr/>
                        <wps:spPr>
                          <a:xfrm>
                            <a:off x="451358" y="25452"/>
                            <a:ext cx="59219" cy="163963"/>
                          </a:xfrm>
                          <a:prstGeom prst="rect">
                            <a:avLst/>
                          </a:prstGeom>
                          <a:ln>
                            <a:noFill/>
                          </a:ln>
                        </wps:spPr>
                        <wps:txbx>
                          <w:txbxContent>
                            <w:p w14:paraId="4B447D1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546704779" name="Freeform: Shape 546704779"/>
                        <wps:cNvSpPr/>
                        <wps:spPr>
                          <a:xfrm>
                            <a:off x="702945" y="28067"/>
                            <a:ext cx="70993" cy="95758"/>
                          </a:xfrm>
                          <a:custGeom>
                            <a:avLst/>
                            <a:gdLst/>
                            <a:ahLst/>
                            <a:cxnLst/>
                            <a:rect l="0" t="0" r="0" b="0"/>
                            <a:pathLst>
                              <a:path w="70993" h="95758">
                                <a:moveTo>
                                  <a:pt x="45847" y="0"/>
                                </a:moveTo>
                                <a:cubicBezTo>
                                  <a:pt x="53721" y="0"/>
                                  <a:pt x="59817" y="1651"/>
                                  <a:pt x="64262" y="4826"/>
                                </a:cubicBezTo>
                                <a:cubicBezTo>
                                  <a:pt x="68834" y="8001"/>
                                  <a:pt x="70993" y="12446"/>
                                  <a:pt x="70993" y="18034"/>
                                </a:cubicBezTo>
                                <a:cubicBezTo>
                                  <a:pt x="70993" y="24130"/>
                                  <a:pt x="68834" y="29590"/>
                                  <a:pt x="64516" y="34289"/>
                                </a:cubicBezTo>
                                <a:cubicBezTo>
                                  <a:pt x="60198" y="38989"/>
                                  <a:pt x="54737" y="41910"/>
                                  <a:pt x="48133" y="43180"/>
                                </a:cubicBezTo>
                                <a:lnTo>
                                  <a:pt x="48133" y="43814"/>
                                </a:lnTo>
                                <a:cubicBezTo>
                                  <a:pt x="49657" y="44196"/>
                                  <a:pt x="51435" y="44831"/>
                                  <a:pt x="53340" y="45720"/>
                                </a:cubicBezTo>
                                <a:cubicBezTo>
                                  <a:pt x="55118" y="46609"/>
                                  <a:pt x="56769" y="47625"/>
                                  <a:pt x="58293" y="49022"/>
                                </a:cubicBezTo>
                                <a:cubicBezTo>
                                  <a:pt x="59690" y="50419"/>
                                  <a:pt x="60960" y="52197"/>
                                  <a:pt x="61976" y="54356"/>
                                </a:cubicBezTo>
                                <a:cubicBezTo>
                                  <a:pt x="62992" y="56514"/>
                                  <a:pt x="63500" y="59055"/>
                                  <a:pt x="63500" y="61976"/>
                                </a:cubicBezTo>
                                <a:cubicBezTo>
                                  <a:pt x="63500" y="66421"/>
                                  <a:pt x="62611" y="70739"/>
                                  <a:pt x="60706" y="74930"/>
                                </a:cubicBezTo>
                                <a:cubicBezTo>
                                  <a:pt x="58928" y="79121"/>
                                  <a:pt x="56261" y="82803"/>
                                  <a:pt x="52959" y="85725"/>
                                </a:cubicBezTo>
                                <a:cubicBezTo>
                                  <a:pt x="49530" y="88900"/>
                                  <a:pt x="45593" y="91439"/>
                                  <a:pt x="41021" y="93090"/>
                                </a:cubicBezTo>
                                <a:cubicBezTo>
                                  <a:pt x="36449" y="94869"/>
                                  <a:pt x="31242" y="95758"/>
                                  <a:pt x="25273" y="95758"/>
                                </a:cubicBezTo>
                                <a:cubicBezTo>
                                  <a:pt x="20447" y="95758"/>
                                  <a:pt x="15875" y="95123"/>
                                  <a:pt x="11303" y="93852"/>
                                </a:cubicBezTo>
                                <a:cubicBezTo>
                                  <a:pt x="6858" y="92583"/>
                                  <a:pt x="3048" y="91186"/>
                                  <a:pt x="0" y="89408"/>
                                </a:cubicBezTo>
                                <a:lnTo>
                                  <a:pt x="2794" y="77597"/>
                                </a:lnTo>
                                <a:lnTo>
                                  <a:pt x="3683" y="77597"/>
                                </a:lnTo>
                                <a:cubicBezTo>
                                  <a:pt x="6350" y="79628"/>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3"/>
                                  <a:pt x="49911" y="54102"/>
                                  <a:pt x="46990" y="51943"/>
                                </a:cubicBezTo>
                                <a:cubicBezTo>
                                  <a:pt x="44069" y="49784"/>
                                  <a:pt x="39624" y="48768"/>
                                  <a:pt x="33528" y="48768"/>
                                </a:cubicBezTo>
                                <a:lnTo>
                                  <a:pt x="27940" y="48768"/>
                                </a:lnTo>
                                <a:lnTo>
                                  <a:pt x="30226" y="38989"/>
                                </a:lnTo>
                                <a:lnTo>
                                  <a:pt x="35814" y="38989"/>
                                </a:lnTo>
                                <a:cubicBezTo>
                                  <a:pt x="42545" y="38989"/>
                                  <a:pt x="48006" y="37464"/>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4"/>
                                </a:lnTo>
                                <a:cubicBezTo>
                                  <a:pt x="23114" y="4318"/>
                                  <a:pt x="27178" y="3048"/>
                                  <a:pt x="32004" y="1777"/>
                                </a:cubicBezTo>
                                <a:cubicBezTo>
                                  <a:pt x="36830" y="635"/>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47669190" name="Rectangle 1947669190"/>
                        <wps:cNvSpPr/>
                        <wps:spPr>
                          <a:xfrm>
                            <a:off x="777494" y="25452"/>
                            <a:ext cx="59219" cy="163963"/>
                          </a:xfrm>
                          <a:prstGeom prst="rect">
                            <a:avLst/>
                          </a:prstGeom>
                          <a:ln>
                            <a:noFill/>
                          </a:ln>
                        </wps:spPr>
                        <wps:txbx>
                          <w:txbxContent>
                            <w:p w14:paraId="2C89B101"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79680686" name="Freeform: Shape 1479680686"/>
                        <wps:cNvSpPr/>
                        <wps:spPr>
                          <a:xfrm>
                            <a:off x="1010158" y="54302"/>
                            <a:ext cx="31940" cy="41583"/>
                          </a:xfrm>
                          <a:custGeom>
                            <a:avLst/>
                            <a:gdLst/>
                            <a:ahLst/>
                            <a:cxnLst/>
                            <a:rect l="0" t="0" r="0" b="0"/>
                            <a:pathLst>
                              <a:path w="31940" h="41583">
                                <a:moveTo>
                                  <a:pt x="31940" y="0"/>
                                </a:moveTo>
                                <a:lnTo>
                                  <a:pt x="31940" y="11357"/>
                                </a:lnTo>
                                <a:lnTo>
                                  <a:pt x="10287" y="32185"/>
                                </a:lnTo>
                                <a:lnTo>
                                  <a:pt x="31940" y="32185"/>
                                </a:lnTo>
                                <a:lnTo>
                                  <a:pt x="31940" y="41583"/>
                                </a:lnTo>
                                <a:lnTo>
                                  <a:pt x="0" y="41583"/>
                                </a:lnTo>
                                <a:lnTo>
                                  <a:pt x="3175" y="27486"/>
                                </a:ln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35732244" name="Freeform: Shape 935732244"/>
                        <wps:cNvSpPr/>
                        <wps:spPr>
                          <a:xfrm>
                            <a:off x="1042099" y="29972"/>
                            <a:ext cx="37020" cy="91948"/>
                          </a:xfrm>
                          <a:custGeom>
                            <a:avLst/>
                            <a:gdLst/>
                            <a:ahLst/>
                            <a:cxnLst/>
                            <a:rect l="0" t="0" r="0" b="0"/>
                            <a:pathLst>
                              <a:path w="37020" h="91948">
                                <a:moveTo>
                                  <a:pt x="25463" y="0"/>
                                </a:moveTo>
                                <a:lnTo>
                                  <a:pt x="36385" y="0"/>
                                </a:lnTo>
                                <a:lnTo>
                                  <a:pt x="23939" y="56515"/>
                                </a:lnTo>
                                <a:lnTo>
                                  <a:pt x="37020" y="56515"/>
                                </a:lnTo>
                                <a:lnTo>
                                  <a:pt x="34988" y="65913"/>
                                </a:lnTo>
                                <a:lnTo>
                                  <a:pt x="21780" y="65913"/>
                                </a:lnTo>
                                <a:lnTo>
                                  <a:pt x="16065" y="91948"/>
                                </a:lnTo>
                                <a:lnTo>
                                  <a:pt x="4508" y="91948"/>
                                </a:lnTo>
                                <a:lnTo>
                                  <a:pt x="10350" y="65913"/>
                                </a:lnTo>
                                <a:lnTo>
                                  <a:pt x="0" y="65913"/>
                                </a:lnTo>
                                <a:lnTo>
                                  <a:pt x="0" y="56515"/>
                                </a:lnTo>
                                <a:lnTo>
                                  <a:pt x="12382" y="56515"/>
                                </a:lnTo>
                                <a:lnTo>
                                  <a:pt x="21653" y="14860"/>
                                </a:lnTo>
                                <a:lnTo>
                                  <a:pt x="0" y="35687"/>
                                </a:lnTo>
                                <a:lnTo>
                                  <a:pt x="0" y="24330"/>
                                </a:lnTo>
                                <a:lnTo>
                                  <a:pt x="2546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165643885" name="Rectangle 1165643885"/>
                        <wps:cNvSpPr/>
                        <wps:spPr>
                          <a:xfrm>
                            <a:off x="1085723" y="25452"/>
                            <a:ext cx="59219" cy="163963"/>
                          </a:xfrm>
                          <a:prstGeom prst="rect">
                            <a:avLst/>
                          </a:prstGeom>
                          <a:ln>
                            <a:noFill/>
                          </a:ln>
                        </wps:spPr>
                        <wps:txbx>
                          <w:txbxContent>
                            <w:p w14:paraId="06F64AD9"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852834096" name="Freeform: Shape 852834096"/>
                        <wps:cNvSpPr/>
                        <wps:spPr>
                          <a:xfrm>
                            <a:off x="109449" y="186563"/>
                            <a:ext cx="47777" cy="92329"/>
                          </a:xfrm>
                          <a:custGeom>
                            <a:avLst/>
                            <a:gdLst/>
                            <a:ahLst/>
                            <a:cxnLst/>
                            <a:rect l="0" t="0" r="0" b="0"/>
                            <a:pathLst>
                              <a:path w="47777" h="92329">
                                <a:moveTo>
                                  <a:pt x="20574" y="0"/>
                                </a:moveTo>
                                <a:lnTo>
                                  <a:pt x="29769" y="0"/>
                                </a:lnTo>
                                <a:lnTo>
                                  <a:pt x="29769" y="82931"/>
                                </a:lnTo>
                                <a:lnTo>
                                  <a:pt x="47777" y="82931"/>
                                </a:lnTo>
                                <a:lnTo>
                                  <a:pt x="47777" y="92329"/>
                                </a:lnTo>
                                <a:lnTo>
                                  <a:pt x="0" y="92329"/>
                                </a:lnTo>
                                <a:lnTo>
                                  <a:pt x="0" y="82931"/>
                                </a:lnTo>
                                <a:lnTo>
                                  <a:pt x="18377" y="82931"/>
                                </a:lnTo>
                                <a:lnTo>
                                  <a:pt x="18377" y="21336"/>
                                </a:lnTo>
                                <a:lnTo>
                                  <a:pt x="0" y="21336"/>
                                </a:lnTo>
                                <a:lnTo>
                                  <a:pt x="0" y="12954"/>
                                </a:lnTo>
                                <a:cubicBezTo>
                                  <a:pt x="2489" y="12954"/>
                                  <a:pt x="5156" y="12700"/>
                                  <a:pt x="8001" y="12192"/>
                                </a:cubicBezTo>
                                <a:cubicBezTo>
                                  <a:pt x="10846" y="11811"/>
                                  <a:pt x="13005" y="11176"/>
                                  <a:pt x="14465" y="10414"/>
                                </a:cubicBezTo>
                                <a:cubicBezTo>
                                  <a:pt x="16281" y="9398"/>
                                  <a:pt x="17716" y="8001"/>
                                  <a:pt x="18771" y="6477"/>
                                </a:cubicBezTo>
                                <a:cubicBezTo>
                                  <a:pt x="19812" y="4826"/>
                                  <a:pt x="20422" y="2794"/>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417535728" name="Rectangle 417535728"/>
                        <wps:cNvSpPr/>
                        <wps:spPr>
                          <a:xfrm>
                            <a:off x="170942" y="182424"/>
                            <a:ext cx="59219" cy="163963"/>
                          </a:xfrm>
                          <a:prstGeom prst="rect">
                            <a:avLst/>
                          </a:prstGeom>
                          <a:ln>
                            <a:noFill/>
                          </a:ln>
                        </wps:spPr>
                        <wps:txbx>
                          <w:txbxContent>
                            <w:p w14:paraId="34424A1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81862000" name="Rectangle 1481862000"/>
                        <wps:cNvSpPr/>
                        <wps:spPr>
                          <a:xfrm>
                            <a:off x="332486" y="182424"/>
                            <a:ext cx="214423" cy="163963"/>
                          </a:xfrm>
                          <a:prstGeom prst="rect">
                            <a:avLst/>
                          </a:prstGeom>
                          <a:ln>
                            <a:noFill/>
                          </a:ln>
                        </wps:spPr>
                        <wps:txbx>
                          <w:txbxContent>
                            <w:p w14:paraId="7591F0B0"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1835363923" name="Rectangle 1835363923"/>
                        <wps:cNvSpPr/>
                        <wps:spPr>
                          <a:xfrm>
                            <a:off x="494030" y="182424"/>
                            <a:ext cx="59218" cy="163963"/>
                          </a:xfrm>
                          <a:prstGeom prst="rect">
                            <a:avLst/>
                          </a:prstGeom>
                          <a:ln>
                            <a:noFill/>
                          </a:ln>
                        </wps:spPr>
                        <wps:txbx>
                          <w:txbxContent>
                            <w:p w14:paraId="6ECD022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143851562" name="Freeform: Shape 2143851562"/>
                        <wps:cNvSpPr/>
                        <wps:spPr>
                          <a:xfrm>
                            <a:off x="749554" y="208246"/>
                            <a:ext cx="23558" cy="44737"/>
                          </a:xfrm>
                          <a:custGeom>
                            <a:avLst/>
                            <a:gdLst/>
                            <a:ahLst/>
                            <a:cxnLst/>
                            <a:rect l="0" t="0" r="0" b="0"/>
                            <a:pathLst>
                              <a:path w="23558" h="44737">
                                <a:moveTo>
                                  <a:pt x="23558" y="0"/>
                                </a:moveTo>
                                <a:lnTo>
                                  <a:pt x="23558" y="14131"/>
                                </a:lnTo>
                                <a:lnTo>
                                  <a:pt x="7493" y="34832"/>
                                </a:lnTo>
                                <a:lnTo>
                                  <a:pt x="23558" y="34832"/>
                                </a:lnTo>
                                <a:lnTo>
                                  <a:pt x="23558" y="44737"/>
                                </a:lnTo>
                                <a:lnTo>
                                  <a:pt x="0" y="44737"/>
                                </a:lnTo>
                                <a:lnTo>
                                  <a:pt x="0" y="30513"/>
                                </a:lnTo>
                                <a:lnTo>
                                  <a:pt x="2355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816806885" name="Freeform: Shape 816806885"/>
                        <wps:cNvSpPr/>
                        <wps:spPr>
                          <a:xfrm>
                            <a:off x="682498" y="185039"/>
                            <a:ext cx="56134" cy="93853"/>
                          </a:xfrm>
                          <a:custGeom>
                            <a:avLst/>
                            <a:gdLst/>
                            <a:ahLst/>
                            <a:cxnLst/>
                            <a:rect l="0" t="0" r="0" b="0"/>
                            <a:pathLst>
                              <a:path w="56134" h="93853">
                                <a:moveTo>
                                  <a:pt x="25400" y="0"/>
                                </a:moveTo>
                                <a:cubicBezTo>
                                  <a:pt x="33909" y="0"/>
                                  <a:pt x="40513" y="2286"/>
                                  <a:pt x="45339" y="6858"/>
                                </a:cubicBezTo>
                                <a:cubicBezTo>
                                  <a:pt x="50165" y="11303"/>
                                  <a:pt x="52578" y="17526"/>
                                  <a:pt x="52578" y="25273"/>
                                </a:cubicBezTo>
                                <a:cubicBezTo>
                                  <a:pt x="52578" y="28829"/>
                                  <a:pt x="52197" y="32004"/>
                                  <a:pt x="51435" y="35052"/>
                                </a:cubicBezTo>
                                <a:cubicBezTo>
                                  <a:pt x="50546" y="38100"/>
                                  <a:pt x="49403" y="41021"/>
                                  <a:pt x="47879" y="43688"/>
                                </a:cubicBezTo>
                                <a:cubicBezTo>
                                  <a:pt x="46482" y="46228"/>
                                  <a:pt x="44704" y="48768"/>
                                  <a:pt x="42799" y="51181"/>
                                </a:cubicBezTo>
                                <a:cubicBezTo>
                                  <a:pt x="40894" y="53721"/>
                                  <a:pt x="38481" y="56388"/>
                                  <a:pt x="35687" y="59436"/>
                                </a:cubicBezTo>
                                <a:cubicBezTo>
                                  <a:pt x="31750" y="63754"/>
                                  <a:pt x="27686" y="67945"/>
                                  <a:pt x="23368" y="72009"/>
                                </a:cubicBezTo>
                                <a:cubicBezTo>
                                  <a:pt x="19177" y="76073"/>
                                  <a:pt x="15240" y="79883"/>
                                  <a:pt x="11557" y="83312"/>
                                </a:cubicBezTo>
                                <a:lnTo>
                                  <a:pt x="56134" y="83312"/>
                                </a:lnTo>
                                <a:lnTo>
                                  <a:pt x="56134" y="93853"/>
                                </a:lnTo>
                                <a:lnTo>
                                  <a:pt x="0" y="93853"/>
                                </a:lnTo>
                                <a:lnTo>
                                  <a:pt x="0" y="80899"/>
                                </a:lnTo>
                                <a:cubicBezTo>
                                  <a:pt x="3937" y="77216"/>
                                  <a:pt x="7874" y="73533"/>
                                  <a:pt x="11811" y="69850"/>
                                </a:cubicBezTo>
                                <a:cubicBezTo>
                                  <a:pt x="15621" y="66167"/>
                                  <a:pt x="19304" y="62484"/>
                                  <a:pt x="22733" y="58801"/>
                                </a:cubicBezTo>
                                <a:cubicBezTo>
                                  <a:pt x="29845" y="51054"/>
                                  <a:pt x="34671" y="45085"/>
                                  <a:pt x="37338" y="40513"/>
                                </a:cubicBezTo>
                                <a:cubicBezTo>
                                  <a:pt x="39878" y="36068"/>
                                  <a:pt x="41275" y="31115"/>
                                  <a:pt x="41275" y="25908"/>
                                </a:cubicBezTo>
                                <a:cubicBezTo>
                                  <a:pt x="41275" y="21082"/>
                                  <a:pt x="39878" y="17399"/>
                                  <a:pt x="36957" y="14732"/>
                                </a:cubicBezTo>
                                <a:cubicBezTo>
                                  <a:pt x="34163" y="12065"/>
                                  <a:pt x="30226" y="10668"/>
                                  <a:pt x="25146" y="10668"/>
                                </a:cubicBezTo>
                                <a:cubicBezTo>
                                  <a:pt x="21717" y="10668"/>
                                  <a:pt x="18161" y="11303"/>
                                  <a:pt x="14224" y="12573"/>
                                </a:cubicBezTo>
                                <a:cubicBezTo>
                                  <a:pt x="10287" y="13970"/>
                                  <a:pt x="6477" y="16002"/>
                                  <a:pt x="2667" y="18669"/>
                                </a:cubicBezTo>
                                <a:lnTo>
                                  <a:pt x="2159" y="18669"/>
                                </a:lnTo>
                                <a:lnTo>
                                  <a:pt x="2159" y="5715"/>
                                </a:lnTo>
                                <a:cubicBezTo>
                                  <a:pt x="4699" y="4318"/>
                                  <a:pt x="8255" y="2921"/>
                                  <a:pt x="12700" y="1778"/>
                                </a:cubicBezTo>
                                <a:cubicBezTo>
                                  <a:pt x="17018" y="508"/>
                                  <a:pt x="21336" y="0"/>
                                  <a:pt x="25400"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357127916" name="Freeform: Shape 357127916"/>
                        <wps:cNvSpPr/>
                        <wps:spPr>
                          <a:xfrm>
                            <a:off x="773113" y="186944"/>
                            <a:ext cx="39052" cy="91948"/>
                          </a:xfrm>
                          <a:custGeom>
                            <a:avLst/>
                            <a:gdLst/>
                            <a:ahLst/>
                            <a:cxnLst/>
                            <a:rect l="0" t="0" r="0" b="0"/>
                            <a:pathLst>
                              <a:path w="39052" h="91948">
                                <a:moveTo>
                                  <a:pt x="16446" y="0"/>
                                </a:moveTo>
                                <a:lnTo>
                                  <a:pt x="26733" y="0"/>
                                </a:lnTo>
                                <a:lnTo>
                                  <a:pt x="26733" y="56134"/>
                                </a:lnTo>
                                <a:lnTo>
                                  <a:pt x="39052" y="56134"/>
                                </a:lnTo>
                                <a:lnTo>
                                  <a:pt x="39052" y="66039"/>
                                </a:lnTo>
                                <a:lnTo>
                                  <a:pt x="26733" y="66039"/>
                                </a:lnTo>
                                <a:lnTo>
                                  <a:pt x="26733" y="91948"/>
                                </a:lnTo>
                                <a:lnTo>
                                  <a:pt x="16065" y="91948"/>
                                </a:lnTo>
                                <a:lnTo>
                                  <a:pt x="16065" y="66039"/>
                                </a:lnTo>
                                <a:lnTo>
                                  <a:pt x="0" y="66039"/>
                                </a:lnTo>
                                <a:lnTo>
                                  <a:pt x="0" y="56134"/>
                                </a:lnTo>
                                <a:lnTo>
                                  <a:pt x="16065" y="56134"/>
                                </a:lnTo>
                                <a:lnTo>
                                  <a:pt x="16065" y="14732"/>
                                </a:lnTo>
                                <a:lnTo>
                                  <a:pt x="0" y="35433"/>
                                </a:lnTo>
                                <a:lnTo>
                                  <a:pt x="0" y="21302"/>
                                </a:lnTo>
                                <a:lnTo>
                                  <a:pt x="16446"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102648544" name="Rectangle 2102648544"/>
                        <wps:cNvSpPr/>
                        <wps:spPr>
                          <a:xfrm>
                            <a:off x="818642" y="182424"/>
                            <a:ext cx="59219" cy="163963"/>
                          </a:xfrm>
                          <a:prstGeom prst="rect">
                            <a:avLst/>
                          </a:prstGeom>
                          <a:ln>
                            <a:noFill/>
                          </a:ln>
                        </wps:spPr>
                        <wps:txbx>
                          <w:txbxContent>
                            <w:p w14:paraId="2773BD7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5600887" name="Rectangle 195600887"/>
                        <wps:cNvSpPr/>
                        <wps:spPr>
                          <a:xfrm>
                            <a:off x="968375" y="182424"/>
                            <a:ext cx="214423" cy="163963"/>
                          </a:xfrm>
                          <a:prstGeom prst="rect">
                            <a:avLst/>
                          </a:prstGeom>
                          <a:ln>
                            <a:noFill/>
                          </a:ln>
                        </wps:spPr>
                        <wps:txbx>
                          <w:txbxContent>
                            <w:p w14:paraId="4CB7D06D" w14:textId="77777777" w:rsidR="00000000" w:rsidRDefault="00000000" w:rsidP="001E2795">
                              <w:pPr>
                                <w:spacing w:after="160" w:line="259" w:lineRule="auto"/>
                                <w:ind w:left="0" w:right="0"/>
                                <w:jc w:val="left"/>
                              </w:pPr>
                              <w:r>
                                <w:t>26</w:t>
                              </w:r>
                            </w:p>
                          </w:txbxContent>
                        </wps:txbx>
                        <wps:bodyPr horzOverflow="overflow" vert="horz" lIns="0" tIns="0" rIns="0" bIns="0" rtlCol="0">
                          <a:noAutofit/>
                        </wps:bodyPr>
                      </wps:wsp>
                      <wps:wsp>
                        <wps:cNvPr id="1887753775" name="Rectangle 1887753775"/>
                        <wps:cNvSpPr/>
                        <wps:spPr>
                          <a:xfrm>
                            <a:off x="1129919" y="182424"/>
                            <a:ext cx="59219" cy="163963"/>
                          </a:xfrm>
                          <a:prstGeom prst="rect">
                            <a:avLst/>
                          </a:prstGeom>
                          <a:ln>
                            <a:noFill/>
                          </a:ln>
                        </wps:spPr>
                        <wps:txbx>
                          <w:txbxContent>
                            <w:p w14:paraId="6C6E480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36452572" name="Rectangle 536452572"/>
                        <wps:cNvSpPr/>
                        <wps:spPr>
                          <a:xfrm>
                            <a:off x="6401" y="329509"/>
                            <a:ext cx="42059" cy="186236"/>
                          </a:xfrm>
                          <a:prstGeom prst="rect">
                            <a:avLst/>
                          </a:prstGeom>
                          <a:ln>
                            <a:noFill/>
                          </a:ln>
                        </wps:spPr>
                        <wps:txbx>
                          <w:txbxContent>
                            <w:p w14:paraId="3B0F2A6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35830265" name="Rectangle 1235830265"/>
                        <wps:cNvSpPr/>
                        <wps:spPr>
                          <a:xfrm>
                            <a:off x="256286" y="329509"/>
                            <a:ext cx="42059" cy="186236"/>
                          </a:xfrm>
                          <a:prstGeom prst="rect">
                            <a:avLst/>
                          </a:prstGeom>
                          <a:ln>
                            <a:noFill/>
                          </a:ln>
                        </wps:spPr>
                        <wps:txbx>
                          <w:txbxContent>
                            <w:p w14:paraId="01C0630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39657373" name="Rectangle 239657373"/>
                        <wps:cNvSpPr/>
                        <wps:spPr>
                          <a:xfrm>
                            <a:off x="695198" y="362256"/>
                            <a:ext cx="166645" cy="163963"/>
                          </a:xfrm>
                          <a:prstGeom prst="rect">
                            <a:avLst/>
                          </a:prstGeom>
                          <a:ln>
                            <a:noFill/>
                          </a:ln>
                        </wps:spPr>
                        <wps:txbx>
                          <w:txbxContent>
                            <w:p w14:paraId="526E94A5" w14:textId="77777777" w:rsidR="00000000" w:rsidRDefault="00000000" w:rsidP="001E2795">
                              <w:pPr>
                                <w:spacing w:after="160" w:line="259" w:lineRule="auto"/>
                                <w:ind w:left="0" w:right="0"/>
                                <w:jc w:val="left"/>
                              </w:pPr>
                              <w:r>
                                <w:rPr>
                                  <w:rFonts w:ascii="Verdana" w:eastAsia="Verdana" w:hAnsi="Verdana" w:cs="Verdana"/>
                                  <w:i/>
                                </w:rPr>
                                <w:t xml:space="preserve">h </w:t>
                              </w:r>
                            </w:p>
                          </w:txbxContent>
                        </wps:txbx>
                        <wps:bodyPr horzOverflow="overflow" vert="horz" lIns="0" tIns="0" rIns="0" bIns="0" rtlCol="0">
                          <a:noAutofit/>
                        </wps:bodyPr>
                      </wps:wsp>
                      <wps:wsp>
                        <wps:cNvPr id="1340588648" name="Rectangle 1340588648"/>
                        <wps:cNvSpPr/>
                        <wps:spPr>
                          <a:xfrm>
                            <a:off x="643382" y="516180"/>
                            <a:ext cx="244109" cy="163963"/>
                          </a:xfrm>
                          <a:prstGeom prst="rect">
                            <a:avLst/>
                          </a:prstGeom>
                          <a:ln>
                            <a:noFill/>
                          </a:ln>
                        </wps:spPr>
                        <wps:txbx>
                          <w:txbxContent>
                            <w:p w14:paraId="55741169"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2082117023" name="Rectangle 2082117023"/>
                        <wps:cNvSpPr/>
                        <wps:spPr>
                          <a:xfrm>
                            <a:off x="826262" y="516180"/>
                            <a:ext cx="59219" cy="163963"/>
                          </a:xfrm>
                          <a:prstGeom prst="rect">
                            <a:avLst/>
                          </a:prstGeom>
                          <a:ln>
                            <a:noFill/>
                          </a:ln>
                        </wps:spPr>
                        <wps:txbx>
                          <w:txbxContent>
                            <w:p w14:paraId="2CF071BC"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14227929" name="Rectangle 1714227929"/>
                        <wps:cNvSpPr/>
                        <wps:spPr>
                          <a:xfrm>
                            <a:off x="896747" y="329509"/>
                            <a:ext cx="42059" cy="186236"/>
                          </a:xfrm>
                          <a:prstGeom prst="rect">
                            <a:avLst/>
                          </a:prstGeom>
                          <a:ln>
                            <a:noFill/>
                          </a:ln>
                        </wps:spPr>
                        <wps:txbx>
                          <w:txbxContent>
                            <w:p w14:paraId="282D58C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735" name="Picture 2735"/>
                          <pic:cNvPicPr/>
                        </pic:nvPicPr>
                        <pic:blipFill>
                          <a:blip r:embed="rId69"/>
                          <a:stretch>
                            <a:fillRect/>
                          </a:stretch>
                        </pic:blipFill>
                        <pic:spPr>
                          <a:xfrm>
                            <a:off x="1502664" y="0"/>
                            <a:ext cx="1252728" cy="644652"/>
                          </a:xfrm>
                          <a:prstGeom prst="rect">
                            <a:avLst/>
                          </a:prstGeom>
                        </pic:spPr>
                      </pic:pic>
                      <wps:wsp>
                        <wps:cNvPr id="705858802" name="Freeform: Shape 705858802"/>
                        <wps:cNvSpPr/>
                        <wps:spPr>
                          <a:xfrm>
                            <a:off x="1629918" y="29972"/>
                            <a:ext cx="74930" cy="93853"/>
                          </a:xfrm>
                          <a:custGeom>
                            <a:avLst/>
                            <a:gdLst/>
                            <a:ahLst/>
                            <a:cxnLst/>
                            <a:rect l="0" t="0" r="0" b="0"/>
                            <a:pathLst>
                              <a:path w="74930" h="93853">
                                <a:moveTo>
                                  <a:pt x="21971" y="0"/>
                                </a:moveTo>
                                <a:lnTo>
                                  <a:pt x="74930" y="0"/>
                                </a:lnTo>
                                <a:lnTo>
                                  <a:pt x="72517" y="10414"/>
                                </a:lnTo>
                                <a:lnTo>
                                  <a:pt x="31115" y="10414"/>
                                </a:lnTo>
                                <a:lnTo>
                                  <a:pt x="25527" y="35687"/>
                                </a:lnTo>
                                <a:cubicBezTo>
                                  <a:pt x="27178" y="35433"/>
                                  <a:pt x="28702" y="35306"/>
                                  <a:pt x="30226" y="35179"/>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9"/>
                                  <a:pt x="60452" y="71374"/>
                                </a:cubicBezTo>
                                <a:cubicBezTo>
                                  <a:pt x="58674" y="75819"/>
                                  <a:pt x="56134" y="79629"/>
                                  <a:pt x="52705" y="82931"/>
                                </a:cubicBezTo>
                                <a:cubicBezTo>
                                  <a:pt x="49276" y="86360"/>
                                  <a:pt x="45212" y="89027"/>
                                  <a:pt x="40513" y="90932"/>
                                </a:cubicBezTo>
                                <a:cubicBezTo>
                                  <a:pt x="35941" y="92964"/>
                                  <a:pt x="30480" y="93853"/>
                                  <a:pt x="24257" y="93853"/>
                                </a:cubicBezTo>
                                <a:cubicBezTo>
                                  <a:pt x="19431" y="93853"/>
                                  <a:pt x="14859" y="93218"/>
                                  <a:pt x="10668" y="91948"/>
                                </a:cubicBezTo>
                                <a:cubicBezTo>
                                  <a:pt x="6350" y="90805"/>
                                  <a:pt x="2794" y="89409"/>
                                  <a:pt x="0" y="87885"/>
                                </a:cubicBezTo>
                                <a:lnTo>
                                  <a:pt x="2413" y="75947"/>
                                </a:lnTo>
                                <a:lnTo>
                                  <a:pt x="3175" y="75947"/>
                                </a:lnTo>
                                <a:cubicBezTo>
                                  <a:pt x="5715" y="77851"/>
                                  <a:pt x="9017" y="79629"/>
                                  <a:pt x="13081" y="81280"/>
                                </a:cubicBezTo>
                                <a:cubicBezTo>
                                  <a:pt x="17272" y="82804"/>
                                  <a:pt x="21590" y="83566"/>
                                  <a:pt x="26035" y="83566"/>
                                </a:cubicBezTo>
                                <a:cubicBezTo>
                                  <a:pt x="33401" y="83566"/>
                                  <a:pt x="39370" y="81407"/>
                                  <a:pt x="43815" y="76962"/>
                                </a:cubicBezTo>
                                <a:cubicBezTo>
                                  <a:pt x="48387" y="72517"/>
                                  <a:pt x="50546" y="66675"/>
                                  <a:pt x="50546" y="59436"/>
                                </a:cubicBezTo>
                                <a:cubicBezTo>
                                  <a:pt x="50546" y="56642"/>
                                  <a:pt x="50038" y="54229"/>
                                  <a:pt x="49022" y="52451"/>
                                </a:cubicBezTo>
                                <a:cubicBezTo>
                                  <a:pt x="48006" y="50547"/>
                                  <a:pt x="46609" y="49023"/>
                                  <a:pt x="44831" y="47879"/>
                                </a:cubicBezTo>
                                <a:cubicBezTo>
                                  <a:pt x="43053" y="46736"/>
                                  <a:pt x="41021" y="45974"/>
                                  <a:pt x="38608" y="45466"/>
                                </a:cubicBezTo>
                                <a:cubicBezTo>
                                  <a:pt x="36195" y="44958"/>
                                  <a:pt x="33528" y="44704"/>
                                  <a:pt x="30861" y="44704"/>
                                </a:cubicBezTo>
                                <a:cubicBezTo>
                                  <a:pt x="27432" y="44704"/>
                                  <a:pt x="23876" y="44958"/>
                                  <a:pt x="20447" y="45466"/>
                                </a:cubicBezTo>
                                <a:cubicBezTo>
                                  <a:pt x="16891" y="45974"/>
                                  <a:pt x="13970" y="46610"/>
                                  <a:pt x="11557" y="46990"/>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95488085" name="Rectangle 2095488085"/>
                        <wps:cNvSpPr/>
                        <wps:spPr>
                          <a:xfrm>
                            <a:off x="1702943" y="25452"/>
                            <a:ext cx="59219" cy="163963"/>
                          </a:xfrm>
                          <a:prstGeom prst="rect">
                            <a:avLst/>
                          </a:prstGeom>
                          <a:ln>
                            <a:noFill/>
                          </a:ln>
                        </wps:spPr>
                        <wps:txbx>
                          <w:txbxContent>
                            <w:p w14:paraId="58791EF8"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51021365" name="Freeform: Shape 751021365"/>
                        <wps:cNvSpPr/>
                        <wps:spPr>
                          <a:xfrm>
                            <a:off x="1951101" y="33607"/>
                            <a:ext cx="30988" cy="90217"/>
                          </a:xfrm>
                          <a:custGeom>
                            <a:avLst/>
                            <a:gdLst/>
                            <a:ahLst/>
                            <a:cxnLst/>
                            <a:rect l="0" t="0" r="0" b="0"/>
                            <a:pathLst>
                              <a:path w="30988" h="90217">
                                <a:moveTo>
                                  <a:pt x="30988" y="0"/>
                                </a:moveTo>
                                <a:lnTo>
                                  <a:pt x="30988" y="12297"/>
                                </a:lnTo>
                                <a:lnTo>
                                  <a:pt x="27813" y="13510"/>
                                </a:lnTo>
                                <a:cubicBezTo>
                                  <a:pt x="21209" y="19224"/>
                                  <a:pt x="16764" y="26590"/>
                                  <a:pt x="14478" y="35862"/>
                                </a:cubicBezTo>
                                <a:cubicBezTo>
                                  <a:pt x="17907" y="33829"/>
                                  <a:pt x="21590" y="32178"/>
                                  <a:pt x="25527" y="31036"/>
                                </a:cubicBezTo>
                                <a:lnTo>
                                  <a:pt x="30988" y="30264"/>
                                </a:lnTo>
                                <a:lnTo>
                                  <a:pt x="30988" y="39321"/>
                                </a:lnTo>
                                <a:lnTo>
                                  <a:pt x="23241" y="40561"/>
                                </a:lnTo>
                                <a:cubicBezTo>
                                  <a:pt x="19812" y="41449"/>
                                  <a:pt x="16383" y="42847"/>
                                  <a:pt x="13081" y="44624"/>
                                </a:cubicBezTo>
                                <a:cubicBezTo>
                                  <a:pt x="12700" y="46402"/>
                                  <a:pt x="12446" y="48688"/>
                                  <a:pt x="12192" y="51355"/>
                                </a:cubicBezTo>
                                <a:cubicBezTo>
                                  <a:pt x="11811" y="54149"/>
                                  <a:pt x="11684" y="56816"/>
                                  <a:pt x="11684" y="59356"/>
                                </a:cubicBezTo>
                                <a:cubicBezTo>
                                  <a:pt x="11684" y="63421"/>
                                  <a:pt x="12192" y="66723"/>
                                  <a:pt x="13208" y="69389"/>
                                </a:cubicBezTo>
                                <a:cubicBezTo>
                                  <a:pt x="14224" y="72184"/>
                                  <a:pt x="15494" y="74342"/>
                                  <a:pt x="16891" y="75866"/>
                                </a:cubicBezTo>
                                <a:cubicBezTo>
                                  <a:pt x="18542" y="77517"/>
                                  <a:pt x="20320" y="78787"/>
                                  <a:pt x="22352" y="79423"/>
                                </a:cubicBezTo>
                                <a:cubicBezTo>
                                  <a:pt x="24384" y="80185"/>
                                  <a:pt x="26543" y="80565"/>
                                  <a:pt x="28702" y="80565"/>
                                </a:cubicBezTo>
                                <a:lnTo>
                                  <a:pt x="30988" y="79543"/>
                                </a:lnTo>
                                <a:lnTo>
                                  <a:pt x="30988" y="89514"/>
                                </a:lnTo>
                                <a:lnTo>
                                  <a:pt x="27305" y="90217"/>
                                </a:lnTo>
                                <a:cubicBezTo>
                                  <a:pt x="18669" y="90217"/>
                                  <a:pt x="11938" y="87424"/>
                                  <a:pt x="7112" y="81836"/>
                                </a:cubicBezTo>
                                <a:cubicBezTo>
                                  <a:pt x="2286" y="76248"/>
                                  <a:pt x="0" y="68627"/>
                                  <a:pt x="0" y="58975"/>
                                </a:cubicBezTo>
                                <a:cubicBezTo>
                                  <a:pt x="0" y="50086"/>
                                  <a:pt x="1143" y="41830"/>
                                  <a:pt x="3556" y="34084"/>
                                </a:cubicBezTo>
                                <a:cubicBezTo>
                                  <a:pt x="5969" y="26463"/>
                                  <a:pt x="9525" y="19605"/>
                                  <a:pt x="14224" y="13637"/>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32696734" name="Freeform: Shape 1432696734"/>
                        <wps:cNvSpPr/>
                        <wps:spPr>
                          <a:xfrm>
                            <a:off x="1982089" y="62992"/>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7"/>
                                  <a:pt x="28575" y="10668"/>
                                  <a:pt x="29845" y="13715"/>
                                </a:cubicBezTo>
                                <a:cubicBezTo>
                                  <a:pt x="31115" y="16764"/>
                                  <a:pt x="31750" y="20320"/>
                                  <a:pt x="31750" y="24257"/>
                                </a:cubicBezTo>
                                <a:cubicBezTo>
                                  <a:pt x="31750" y="34417"/>
                                  <a:pt x="28321" y="43052"/>
                                  <a:pt x="21590" y="50164"/>
                                </a:cubicBezTo>
                                <a:cubicBezTo>
                                  <a:pt x="18288" y="53721"/>
                                  <a:pt x="14510" y="56388"/>
                                  <a:pt x="10287" y="58166"/>
                                </a:cubicBezTo>
                                <a:lnTo>
                                  <a:pt x="0" y="60130"/>
                                </a:lnTo>
                                <a:lnTo>
                                  <a:pt x="0" y="50158"/>
                                </a:lnTo>
                                <a:lnTo>
                                  <a:pt x="13335" y="44196"/>
                                </a:lnTo>
                                <a:cubicBezTo>
                                  <a:pt x="17272" y="39497"/>
                                  <a:pt x="19304" y="33274"/>
                                  <a:pt x="19304" y="25653"/>
                                </a:cubicBezTo>
                                <a:cubicBezTo>
                                  <a:pt x="19304" y="20447"/>
                                  <a:pt x="17780" y="16510"/>
                                  <a:pt x="14859" y="13843"/>
                                </a:cubicBezTo>
                                <a:cubicBezTo>
                                  <a:pt x="11938" y="11049"/>
                                  <a:pt x="7620" y="9652"/>
                                  <a:pt x="1778" y="9652"/>
                                </a:cubicBezTo>
                                <a:lnTo>
                                  <a:pt x="0" y="9937"/>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74455211" name="Freeform: Shape 974455211"/>
                        <wps:cNvSpPr/>
                        <wps:spPr>
                          <a:xfrm>
                            <a:off x="1982089" y="28194"/>
                            <a:ext cx="33528" cy="17710"/>
                          </a:xfrm>
                          <a:custGeom>
                            <a:avLst/>
                            <a:gdLst/>
                            <a:ahLst/>
                            <a:cxnLst/>
                            <a:rect l="0" t="0" r="0" b="0"/>
                            <a:pathLst>
                              <a:path w="33528" h="17710">
                                <a:moveTo>
                                  <a:pt x="23241" y="0"/>
                                </a:moveTo>
                                <a:cubicBezTo>
                                  <a:pt x="25654" y="0"/>
                                  <a:pt x="27813" y="126"/>
                                  <a:pt x="29464" y="508"/>
                                </a:cubicBezTo>
                                <a:cubicBezTo>
                                  <a:pt x="31115" y="762"/>
                                  <a:pt x="32512" y="1143"/>
                                  <a:pt x="33528" y="1397"/>
                                </a:cubicBezTo>
                                <a:lnTo>
                                  <a:pt x="31496" y="12446"/>
                                </a:lnTo>
                                <a:lnTo>
                                  <a:pt x="30861" y="12446"/>
                                </a:lnTo>
                                <a:cubicBezTo>
                                  <a:pt x="29972" y="11937"/>
                                  <a:pt x="28448" y="11557"/>
                                  <a:pt x="26289" y="11049"/>
                                </a:cubicBezTo>
                                <a:cubicBezTo>
                                  <a:pt x="24130" y="10540"/>
                                  <a:pt x="21844" y="10287"/>
                                  <a:pt x="19431" y="10287"/>
                                </a:cubicBezTo>
                                <a:lnTo>
                                  <a:pt x="0" y="17710"/>
                                </a:lnTo>
                                <a:lnTo>
                                  <a:pt x="0" y="5413"/>
                                </a:lnTo>
                                <a:lnTo>
                                  <a:pt x="254" y="5207"/>
                                </a:lnTo>
                                <a:cubicBezTo>
                                  <a:pt x="7112" y="1777"/>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90765932" name="Rectangle 1290765932"/>
                        <wps:cNvSpPr/>
                        <wps:spPr>
                          <a:xfrm>
                            <a:off x="2021459" y="25452"/>
                            <a:ext cx="59219" cy="163963"/>
                          </a:xfrm>
                          <a:prstGeom prst="rect">
                            <a:avLst/>
                          </a:prstGeom>
                          <a:ln>
                            <a:noFill/>
                          </a:ln>
                        </wps:spPr>
                        <wps:txbx>
                          <w:txbxContent>
                            <w:p w14:paraId="2EE3B24A"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427105217" name="Freeform: Shape 427105217"/>
                        <wps:cNvSpPr/>
                        <wps:spPr>
                          <a:xfrm>
                            <a:off x="2259838" y="29972"/>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460753138" name="Rectangle 460753138"/>
                        <wps:cNvSpPr/>
                        <wps:spPr>
                          <a:xfrm>
                            <a:off x="2329561" y="25452"/>
                            <a:ext cx="59219" cy="163963"/>
                          </a:xfrm>
                          <a:prstGeom prst="rect">
                            <a:avLst/>
                          </a:prstGeom>
                          <a:ln>
                            <a:noFill/>
                          </a:ln>
                        </wps:spPr>
                        <wps:txbx>
                          <w:txbxContent>
                            <w:p w14:paraId="360DE68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551354661" name="Freeform: Shape 1551354661"/>
                        <wps:cNvSpPr/>
                        <wps:spPr>
                          <a:xfrm>
                            <a:off x="2553462" y="32071"/>
                            <a:ext cx="31940" cy="92008"/>
                          </a:xfrm>
                          <a:custGeom>
                            <a:avLst/>
                            <a:gdLst/>
                            <a:ahLst/>
                            <a:cxnLst/>
                            <a:rect l="0" t="0" r="0" b="0"/>
                            <a:pathLst>
                              <a:path w="31940" h="92008">
                                <a:moveTo>
                                  <a:pt x="31940" y="0"/>
                                </a:moveTo>
                                <a:lnTo>
                                  <a:pt x="31940" y="7944"/>
                                </a:lnTo>
                                <a:lnTo>
                                  <a:pt x="28575" y="9076"/>
                                </a:lnTo>
                                <a:cubicBezTo>
                                  <a:pt x="24638" y="12251"/>
                                  <a:pt x="22733" y="16061"/>
                                  <a:pt x="22733" y="20760"/>
                                </a:cubicBezTo>
                                <a:cubicBezTo>
                                  <a:pt x="22733" y="23173"/>
                                  <a:pt x="23368" y="25333"/>
                                  <a:pt x="24638" y="27237"/>
                                </a:cubicBezTo>
                                <a:cubicBezTo>
                                  <a:pt x="26035" y="29270"/>
                                  <a:pt x="27940" y="30921"/>
                                  <a:pt x="30480" y="32317"/>
                                </a:cubicBezTo>
                                <a:lnTo>
                                  <a:pt x="31940" y="33047"/>
                                </a:lnTo>
                                <a:lnTo>
                                  <a:pt x="31940" y="44916"/>
                                </a:lnTo>
                                <a:lnTo>
                                  <a:pt x="28067" y="43366"/>
                                </a:lnTo>
                                <a:cubicBezTo>
                                  <a:pt x="23114" y="45907"/>
                                  <a:pt x="19177" y="49335"/>
                                  <a:pt x="16510" y="53526"/>
                                </a:cubicBezTo>
                                <a:cubicBezTo>
                                  <a:pt x="13843" y="57717"/>
                                  <a:pt x="12446" y="62162"/>
                                  <a:pt x="12446" y="66988"/>
                                </a:cubicBezTo>
                                <a:cubicBezTo>
                                  <a:pt x="12446" y="71560"/>
                                  <a:pt x="13970" y="75371"/>
                                  <a:pt x="16891" y="78546"/>
                                </a:cubicBezTo>
                                <a:cubicBezTo>
                                  <a:pt x="19939" y="81593"/>
                                  <a:pt x="23876" y="83117"/>
                                  <a:pt x="28829" y="83117"/>
                                </a:cubicBezTo>
                                <a:lnTo>
                                  <a:pt x="31940" y="82548"/>
                                </a:lnTo>
                                <a:lnTo>
                                  <a:pt x="31940" y="91221"/>
                                </a:lnTo>
                                <a:lnTo>
                                  <a:pt x="27686" y="92008"/>
                                </a:lnTo>
                                <a:cubicBezTo>
                                  <a:pt x="19177" y="92008"/>
                                  <a:pt x="12446" y="89848"/>
                                  <a:pt x="7493" y="85530"/>
                                </a:cubicBezTo>
                                <a:cubicBezTo>
                                  <a:pt x="2540" y="81339"/>
                                  <a:pt x="0" y="75878"/>
                                  <a:pt x="0" y="69148"/>
                                </a:cubicBezTo>
                                <a:cubicBezTo>
                                  <a:pt x="0" y="62924"/>
                                  <a:pt x="1905" y="57336"/>
                                  <a:pt x="5461" y="52384"/>
                                </a:cubicBezTo>
                                <a:cubicBezTo>
                                  <a:pt x="9017" y="47430"/>
                                  <a:pt x="14351" y="43493"/>
                                  <a:pt x="21209" y="40446"/>
                                </a:cubicBezTo>
                                <a:lnTo>
                                  <a:pt x="21209" y="40191"/>
                                </a:lnTo>
                                <a:cubicBezTo>
                                  <a:pt x="17653" y="37905"/>
                                  <a:pt x="14986" y="35492"/>
                                  <a:pt x="13208" y="32698"/>
                                </a:cubicBezTo>
                                <a:cubicBezTo>
                                  <a:pt x="11430" y="29904"/>
                                  <a:pt x="10541" y="26729"/>
                                  <a:pt x="10541" y="23173"/>
                                </a:cubicBezTo>
                                <a:cubicBezTo>
                                  <a:pt x="10541" y="15808"/>
                                  <a:pt x="13843" y="9330"/>
                                  <a:pt x="20320" y="3997"/>
                                </a:cubicBez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69161427" name="Freeform: Shape 2069161427"/>
                        <wps:cNvSpPr/>
                        <wps:spPr>
                          <a:xfrm>
                            <a:off x="2585403" y="27813"/>
                            <a:ext cx="37655" cy="95480"/>
                          </a:xfrm>
                          <a:custGeom>
                            <a:avLst/>
                            <a:gdLst/>
                            <a:ahLst/>
                            <a:cxnLst/>
                            <a:rect l="0" t="0" r="0" b="0"/>
                            <a:pathLst>
                              <a:path w="37655" h="95480">
                                <a:moveTo>
                                  <a:pt x="12383" y="0"/>
                                </a:moveTo>
                                <a:cubicBezTo>
                                  <a:pt x="20257" y="0"/>
                                  <a:pt x="26353" y="1905"/>
                                  <a:pt x="30924" y="5588"/>
                                </a:cubicBezTo>
                                <a:cubicBezTo>
                                  <a:pt x="35370" y="9271"/>
                                  <a:pt x="37655" y="13970"/>
                                  <a:pt x="37655" y="19685"/>
                                </a:cubicBezTo>
                                <a:cubicBezTo>
                                  <a:pt x="37655" y="24638"/>
                                  <a:pt x="36004" y="29464"/>
                                  <a:pt x="32829" y="34290"/>
                                </a:cubicBezTo>
                                <a:cubicBezTo>
                                  <a:pt x="29528" y="38989"/>
                                  <a:pt x="24829" y="42672"/>
                                  <a:pt x="18605" y="45339"/>
                                </a:cubicBezTo>
                                <a:lnTo>
                                  <a:pt x="18605" y="45720"/>
                                </a:lnTo>
                                <a:cubicBezTo>
                                  <a:pt x="23051" y="47879"/>
                                  <a:pt x="26353" y="50419"/>
                                  <a:pt x="28639" y="53467"/>
                                </a:cubicBezTo>
                                <a:cubicBezTo>
                                  <a:pt x="30924" y="56515"/>
                                  <a:pt x="32067" y="60325"/>
                                  <a:pt x="32067" y="64897"/>
                                </a:cubicBezTo>
                                <a:cubicBezTo>
                                  <a:pt x="32067" y="68580"/>
                                  <a:pt x="31179" y="72263"/>
                                  <a:pt x="29401" y="76073"/>
                                </a:cubicBezTo>
                                <a:cubicBezTo>
                                  <a:pt x="27749" y="80010"/>
                                  <a:pt x="25336" y="83312"/>
                                  <a:pt x="22161" y="86233"/>
                                </a:cubicBezTo>
                                <a:cubicBezTo>
                                  <a:pt x="18860" y="89281"/>
                                  <a:pt x="15177" y="91694"/>
                                  <a:pt x="10859" y="93472"/>
                                </a:cubicBezTo>
                                <a:lnTo>
                                  <a:pt x="0" y="95480"/>
                                </a:lnTo>
                                <a:lnTo>
                                  <a:pt x="0" y="86807"/>
                                </a:lnTo>
                                <a:lnTo>
                                  <a:pt x="7303" y="85471"/>
                                </a:lnTo>
                                <a:cubicBezTo>
                                  <a:pt x="10223" y="84201"/>
                                  <a:pt x="12510" y="82550"/>
                                  <a:pt x="14288" y="80518"/>
                                </a:cubicBezTo>
                                <a:cubicBezTo>
                                  <a:pt x="15939" y="78613"/>
                                  <a:pt x="17335" y="76454"/>
                                  <a:pt x="18224" y="73914"/>
                                </a:cubicBezTo>
                                <a:cubicBezTo>
                                  <a:pt x="19114" y="71501"/>
                                  <a:pt x="19495" y="68961"/>
                                  <a:pt x="19495" y="66548"/>
                                </a:cubicBezTo>
                                <a:cubicBezTo>
                                  <a:pt x="19495" y="63754"/>
                                  <a:pt x="18860" y="61214"/>
                                  <a:pt x="17335" y="59182"/>
                                </a:cubicBezTo>
                                <a:cubicBezTo>
                                  <a:pt x="15939" y="57150"/>
                                  <a:pt x="13526" y="55245"/>
                                  <a:pt x="10097" y="53467"/>
                                </a:cubicBezTo>
                                <a:cubicBezTo>
                                  <a:pt x="8446" y="52578"/>
                                  <a:pt x="6541" y="51689"/>
                                  <a:pt x="4382" y="50927"/>
                                </a:cubicBezTo>
                                <a:lnTo>
                                  <a:pt x="0" y="49175"/>
                                </a:lnTo>
                                <a:lnTo>
                                  <a:pt x="0" y="37306"/>
                                </a:lnTo>
                                <a:lnTo>
                                  <a:pt x="4128" y="39370"/>
                                </a:lnTo>
                                <a:cubicBezTo>
                                  <a:pt x="6541" y="40386"/>
                                  <a:pt x="9080" y="41402"/>
                                  <a:pt x="11874" y="42291"/>
                                </a:cubicBezTo>
                                <a:cubicBezTo>
                                  <a:pt x="16701" y="39243"/>
                                  <a:pt x="20257" y="36068"/>
                                  <a:pt x="22416" y="32639"/>
                                </a:cubicBezTo>
                                <a:cubicBezTo>
                                  <a:pt x="24574" y="29337"/>
                                  <a:pt x="25717" y="25527"/>
                                  <a:pt x="25717" y="21336"/>
                                </a:cubicBezTo>
                                <a:cubicBezTo>
                                  <a:pt x="25717" y="17653"/>
                                  <a:pt x="24321" y="14732"/>
                                  <a:pt x="21654" y="12319"/>
                                </a:cubicBezTo>
                                <a:cubicBezTo>
                                  <a:pt x="18860" y="9906"/>
                                  <a:pt x="15177" y="8636"/>
                                  <a:pt x="10604" y="8636"/>
                                </a:cubicBezTo>
                                <a:lnTo>
                                  <a:pt x="0" y="12203"/>
                                </a:lnTo>
                                <a:lnTo>
                                  <a:pt x="0" y="4259"/>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057079272" name="Rectangle 1057079272"/>
                        <wps:cNvSpPr/>
                        <wps:spPr>
                          <a:xfrm>
                            <a:off x="2626741" y="25452"/>
                            <a:ext cx="59219" cy="163963"/>
                          </a:xfrm>
                          <a:prstGeom prst="rect">
                            <a:avLst/>
                          </a:prstGeom>
                          <a:ln>
                            <a:noFill/>
                          </a:ln>
                        </wps:spPr>
                        <wps:txbx>
                          <w:txbxContent>
                            <w:p w14:paraId="24B5E7ED"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042903578" name="Freeform: Shape 1042903578"/>
                        <wps:cNvSpPr/>
                        <wps:spPr>
                          <a:xfrm>
                            <a:off x="1634109" y="185039"/>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9"/>
                                  <a:pt x="55626" y="32004"/>
                                  <a:pt x="54737" y="35052"/>
                                </a:cubicBezTo>
                                <a:cubicBezTo>
                                  <a:pt x="53975" y="38100"/>
                                  <a:pt x="52705" y="41021"/>
                                  <a:pt x="51054" y="43688"/>
                                </a:cubicBezTo>
                                <a:cubicBezTo>
                                  <a:pt x="49530" y="46228"/>
                                  <a:pt x="47625" y="48768"/>
                                  <a:pt x="45593" y="51181"/>
                                </a:cubicBezTo>
                                <a:cubicBezTo>
                                  <a:pt x="43561" y="53721"/>
                                  <a:pt x="41021" y="56388"/>
                                  <a:pt x="37973" y="59436"/>
                                </a:cubicBezTo>
                                <a:cubicBezTo>
                                  <a:pt x="33782" y="63754"/>
                                  <a:pt x="29464" y="67945"/>
                                  <a:pt x="24892" y="72009"/>
                                </a:cubicBezTo>
                                <a:cubicBezTo>
                                  <a:pt x="20447" y="76073"/>
                                  <a:pt x="16256" y="79883"/>
                                  <a:pt x="12319" y="83312"/>
                                </a:cubicBezTo>
                                <a:lnTo>
                                  <a:pt x="59817" y="83312"/>
                                </a:lnTo>
                                <a:lnTo>
                                  <a:pt x="59817" y="93853"/>
                                </a:lnTo>
                                <a:lnTo>
                                  <a:pt x="0" y="93853"/>
                                </a:lnTo>
                                <a:lnTo>
                                  <a:pt x="0" y="80899"/>
                                </a:lnTo>
                                <a:cubicBezTo>
                                  <a:pt x="4191" y="77216"/>
                                  <a:pt x="8382" y="73533"/>
                                  <a:pt x="12446" y="69850"/>
                                </a:cubicBezTo>
                                <a:cubicBezTo>
                                  <a:pt x="16637" y="66167"/>
                                  <a:pt x="20574" y="62484"/>
                                  <a:pt x="24130" y="58801"/>
                                </a:cubicBezTo>
                                <a:cubicBezTo>
                                  <a:pt x="31750" y="51054"/>
                                  <a:pt x="36957" y="45085"/>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00368554" name="Rectangle 1200368554"/>
                        <wps:cNvSpPr/>
                        <wps:spPr>
                          <a:xfrm>
                            <a:off x="1702943" y="182424"/>
                            <a:ext cx="59219" cy="163963"/>
                          </a:xfrm>
                          <a:prstGeom prst="rect">
                            <a:avLst/>
                          </a:prstGeom>
                          <a:ln>
                            <a:noFill/>
                          </a:ln>
                        </wps:spPr>
                        <wps:txbx>
                          <w:txbxContent>
                            <w:p w14:paraId="1C47E66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04796774" name="Rectangle 1804796774"/>
                        <wps:cNvSpPr/>
                        <wps:spPr>
                          <a:xfrm>
                            <a:off x="1905635" y="182424"/>
                            <a:ext cx="214423" cy="163963"/>
                          </a:xfrm>
                          <a:prstGeom prst="rect">
                            <a:avLst/>
                          </a:prstGeom>
                          <a:ln>
                            <a:noFill/>
                          </a:ln>
                        </wps:spPr>
                        <wps:txbx>
                          <w:txbxContent>
                            <w:p w14:paraId="075B7459"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406845916" name="Rectangle 406845916"/>
                        <wps:cNvSpPr/>
                        <wps:spPr>
                          <a:xfrm>
                            <a:off x="2067179" y="182424"/>
                            <a:ext cx="59219" cy="163963"/>
                          </a:xfrm>
                          <a:prstGeom prst="rect">
                            <a:avLst/>
                          </a:prstGeom>
                          <a:ln>
                            <a:noFill/>
                          </a:ln>
                        </wps:spPr>
                        <wps:txbx>
                          <w:txbxContent>
                            <w:p w14:paraId="265287E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95879552" name="Rectangle 595879552"/>
                        <wps:cNvSpPr/>
                        <wps:spPr>
                          <a:xfrm>
                            <a:off x="2213483" y="182424"/>
                            <a:ext cx="214423" cy="163963"/>
                          </a:xfrm>
                          <a:prstGeom prst="rect">
                            <a:avLst/>
                          </a:prstGeom>
                          <a:ln>
                            <a:noFill/>
                          </a:ln>
                        </wps:spPr>
                        <wps:txbx>
                          <w:txbxContent>
                            <w:p w14:paraId="66D992ED" w14:textId="77777777" w:rsidR="00000000" w:rsidRDefault="00000000" w:rsidP="001E2795">
                              <w:pPr>
                                <w:spacing w:after="160" w:line="259" w:lineRule="auto"/>
                                <w:ind w:left="0" w:right="0"/>
                                <w:jc w:val="left"/>
                              </w:pPr>
                              <w:r>
                                <w:t>27</w:t>
                              </w:r>
                            </w:p>
                          </w:txbxContent>
                        </wps:txbx>
                        <wps:bodyPr horzOverflow="overflow" vert="horz" lIns="0" tIns="0" rIns="0" bIns="0" rtlCol="0">
                          <a:noAutofit/>
                        </wps:bodyPr>
                      </wps:wsp>
                      <wps:wsp>
                        <wps:cNvPr id="662327314" name="Rectangle 662327314"/>
                        <wps:cNvSpPr/>
                        <wps:spPr>
                          <a:xfrm>
                            <a:off x="2375281" y="182424"/>
                            <a:ext cx="59219" cy="163963"/>
                          </a:xfrm>
                          <a:prstGeom prst="rect">
                            <a:avLst/>
                          </a:prstGeom>
                          <a:ln>
                            <a:noFill/>
                          </a:ln>
                        </wps:spPr>
                        <wps:txbx>
                          <w:txbxContent>
                            <w:p w14:paraId="7D3EC50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74098306" name="Rectangle 974098306"/>
                        <wps:cNvSpPr/>
                        <wps:spPr>
                          <a:xfrm>
                            <a:off x="2507869" y="182424"/>
                            <a:ext cx="214423" cy="163963"/>
                          </a:xfrm>
                          <a:prstGeom prst="rect">
                            <a:avLst/>
                          </a:prstGeom>
                          <a:ln>
                            <a:noFill/>
                          </a:ln>
                        </wps:spPr>
                        <wps:txbx>
                          <w:txbxContent>
                            <w:p w14:paraId="3F9A2CC4" w14:textId="77777777" w:rsidR="00000000" w:rsidRDefault="00000000" w:rsidP="001E2795">
                              <w:pPr>
                                <w:spacing w:after="160" w:line="259" w:lineRule="auto"/>
                                <w:ind w:left="0" w:right="0"/>
                                <w:jc w:val="left"/>
                              </w:pPr>
                              <w:r>
                                <w:t>28</w:t>
                              </w:r>
                            </w:p>
                          </w:txbxContent>
                        </wps:txbx>
                        <wps:bodyPr horzOverflow="overflow" vert="horz" lIns="0" tIns="0" rIns="0" bIns="0" rtlCol="0">
                          <a:noAutofit/>
                        </wps:bodyPr>
                      </wps:wsp>
                      <wps:wsp>
                        <wps:cNvPr id="1117455457" name="Rectangle 1117455457"/>
                        <wps:cNvSpPr/>
                        <wps:spPr>
                          <a:xfrm>
                            <a:off x="2669413" y="182424"/>
                            <a:ext cx="59219" cy="163963"/>
                          </a:xfrm>
                          <a:prstGeom prst="rect">
                            <a:avLst/>
                          </a:prstGeom>
                          <a:ln>
                            <a:noFill/>
                          </a:ln>
                        </wps:spPr>
                        <wps:txbx>
                          <w:txbxContent>
                            <w:p w14:paraId="5202541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54328305" name="Rectangle 354328305"/>
                        <wps:cNvSpPr/>
                        <wps:spPr>
                          <a:xfrm>
                            <a:off x="1509395" y="329509"/>
                            <a:ext cx="42059" cy="186236"/>
                          </a:xfrm>
                          <a:prstGeom prst="rect">
                            <a:avLst/>
                          </a:prstGeom>
                          <a:ln>
                            <a:noFill/>
                          </a:ln>
                        </wps:spPr>
                        <wps:txbx>
                          <w:txbxContent>
                            <w:p w14:paraId="1C0171D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35378274" name="Rectangle 335378274"/>
                        <wps:cNvSpPr/>
                        <wps:spPr>
                          <a:xfrm>
                            <a:off x="1958975" y="362256"/>
                            <a:ext cx="118000" cy="163963"/>
                          </a:xfrm>
                          <a:prstGeom prst="rect">
                            <a:avLst/>
                          </a:prstGeom>
                          <a:ln>
                            <a:noFill/>
                          </a:ln>
                        </wps:spPr>
                        <wps:txbx>
                          <w:txbxContent>
                            <w:p w14:paraId="76EFBC05" w14:textId="77777777" w:rsidR="00000000" w:rsidRDefault="00000000" w:rsidP="001E2795">
                              <w:pPr>
                                <w:spacing w:after="160" w:line="259" w:lineRule="auto"/>
                                <w:ind w:left="0" w:right="0"/>
                                <w:jc w:val="left"/>
                              </w:pPr>
                              <w:r>
                                <w:rPr>
                                  <w:rFonts w:ascii="Verdana" w:eastAsia="Verdana" w:hAnsi="Verdana" w:cs="Verdana"/>
                                  <w:i/>
                                </w:rPr>
                                <w:t xml:space="preserve">j </w:t>
                              </w:r>
                            </w:p>
                          </w:txbxContent>
                        </wps:txbx>
                        <wps:bodyPr horzOverflow="overflow" vert="horz" lIns="0" tIns="0" rIns="0" bIns="0" rtlCol="0">
                          <a:noAutofit/>
                        </wps:bodyPr>
                      </wps:wsp>
                      <wps:wsp>
                        <wps:cNvPr id="1321289579" name="Rectangle 1321289579"/>
                        <wps:cNvSpPr/>
                        <wps:spPr>
                          <a:xfrm>
                            <a:off x="1888871" y="516180"/>
                            <a:ext cx="244109" cy="163963"/>
                          </a:xfrm>
                          <a:prstGeom prst="rect">
                            <a:avLst/>
                          </a:prstGeom>
                          <a:ln>
                            <a:noFill/>
                          </a:ln>
                        </wps:spPr>
                        <wps:txbx>
                          <w:txbxContent>
                            <w:p w14:paraId="1CA1786E"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2132870439" name="Rectangle 2132870439"/>
                        <wps:cNvSpPr/>
                        <wps:spPr>
                          <a:xfrm>
                            <a:off x="2071751" y="516180"/>
                            <a:ext cx="59219" cy="163963"/>
                          </a:xfrm>
                          <a:prstGeom prst="rect">
                            <a:avLst/>
                          </a:prstGeom>
                          <a:ln>
                            <a:noFill/>
                          </a:ln>
                        </wps:spPr>
                        <wps:txbx>
                          <w:txbxContent>
                            <w:p w14:paraId="032D788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527404602" name="Rectangle 1527404602"/>
                        <wps:cNvSpPr/>
                        <wps:spPr>
                          <a:xfrm>
                            <a:off x="2140331" y="329509"/>
                            <a:ext cx="42058" cy="186236"/>
                          </a:xfrm>
                          <a:prstGeom prst="rect">
                            <a:avLst/>
                          </a:prstGeom>
                          <a:ln>
                            <a:noFill/>
                          </a:ln>
                        </wps:spPr>
                        <wps:txbx>
                          <w:txbxContent>
                            <w:p w14:paraId="21BF84B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14912689" name="Rectangle 514912689"/>
                        <wps:cNvSpPr/>
                        <wps:spPr>
                          <a:xfrm>
                            <a:off x="2442337" y="329509"/>
                            <a:ext cx="42058" cy="186236"/>
                          </a:xfrm>
                          <a:prstGeom prst="rect">
                            <a:avLst/>
                          </a:prstGeom>
                          <a:ln>
                            <a:noFill/>
                          </a:ln>
                        </wps:spPr>
                        <wps:txbx>
                          <w:txbxContent>
                            <w:p w14:paraId="6FE651E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762" name="Picture 2762"/>
                          <pic:cNvPicPr/>
                        </pic:nvPicPr>
                        <pic:blipFill>
                          <a:blip r:embed="rId70"/>
                          <a:stretch>
                            <a:fillRect/>
                          </a:stretch>
                        </pic:blipFill>
                        <pic:spPr>
                          <a:xfrm>
                            <a:off x="3048000" y="0"/>
                            <a:ext cx="2321052" cy="644652"/>
                          </a:xfrm>
                          <a:prstGeom prst="rect">
                            <a:avLst/>
                          </a:prstGeom>
                        </pic:spPr>
                      </pic:pic>
                      <wps:wsp>
                        <wps:cNvPr id="486623870" name="Freeform: Shape 486623870"/>
                        <wps:cNvSpPr/>
                        <wps:spPr>
                          <a:xfrm>
                            <a:off x="3179064" y="29591"/>
                            <a:ext cx="50165" cy="92328"/>
                          </a:xfrm>
                          <a:custGeom>
                            <a:avLst/>
                            <a:gdLst/>
                            <a:ahLst/>
                            <a:cxnLst/>
                            <a:rect l="0" t="0" r="0" b="0"/>
                            <a:pathLst>
                              <a:path w="50165" h="92328">
                                <a:moveTo>
                                  <a:pt x="40894" y="0"/>
                                </a:moveTo>
                                <a:lnTo>
                                  <a:pt x="50165" y="0"/>
                                </a:lnTo>
                                <a:lnTo>
                                  <a:pt x="31750" y="83312"/>
                                </a:lnTo>
                                <a:lnTo>
                                  <a:pt x="49911" y="83312"/>
                                </a:lnTo>
                                <a:lnTo>
                                  <a:pt x="48006" y="92328"/>
                                </a:lnTo>
                                <a:lnTo>
                                  <a:pt x="0" y="92328"/>
                                </a:lnTo>
                                <a:lnTo>
                                  <a:pt x="2032" y="83312"/>
                                </a:lnTo>
                                <a:lnTo>
                                  <a:pt x="20193" y="83312"/>
                                </a:lnTo>
                                <a:lnTo>
                                  <a:pt x="34036" y="20828"/>
                                </a:lnTo>
                                <a:lnTo>
                                  <a:pt x="15748" y="20828"/>
                                </a:lnTo>
                                <a:lnTo>
                                  <a:pt x="17399" y="12953"/>
                                </a:lnTo>
                                <a:cubicBezTo>
                                  <a:pt x="24257" y="12953"/>
                                  <a:pt x="29591" y="11938"/>
                                  <a:pt x="33274" y="9906"/>
                                </a:cubicBezTo>
                                <a:cubicBezTo>
                                  <a:pt x="37084" y="7874"/>
                                  <a:pt x="39624" y="4572"/>
                                  <a:pt x="4089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92248544" name="Rectangle 992248544"/>
                        <wps:cNvSpPr/>
                        <wps:spPr>
                          <a:xfrm>
                            <a:off x="3248533" y="25452"/>
                            <a:ext cx="59219" cy="163963"/>
                          </a:xfrm>
                          <a:prstGeom prst="rect">
                            <a:avLst/>
                          </a:prstGeom>
                          <a:ln>
                            <a:noFill/>
                          </a:ln>
                        </wps:spPr>
                        <wps:txbx>
                          <w:txbxContent>
                            <w:p w14:paraId="7ADD716A"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472719977" name="Freeform: Shape 472719977"/>
                        <wps:cNvSpPr/>
                        <wps:spPr>
                          <a:xfrm>
                            <a:off x="3461512" y="28067"/>
                            <a:ext cx="69977" cy="93852"/>
                          </a:xfrm>
                          <a:custGeom>
                            <a:avLst/>
                            <a:gdLst/>
                            <a:ahLst/>
                            <a:cxnLst/>
                            <a:rect l="0" t="0" r="0" b="0"/>
                            <a:pathLst>
                              <a:path w="69977" h="93852">
                                <a:moveTo>
                                  <a:pt x="45085" y="0"/>
                                </a:moveTo>
                                <a:cubicBezTo>
                                  <a:pt x="53086" y="0"/>
                                  <a:pt x="59182" y="1777"/>
                                  <a:pt x="63500" y="5334"/>
                                </a:cubicBezTo>
                                <a:cubicBezTo>
                                  <a:pt x="67818" y="9017"/>
                                  <a:pt x="69977" y="13843"/>
                                  <a:pt x="69977" y="19939"/>
                                </a:cubicBezTo>
                                <a:cubicBezTo>
                                  <a:pt x="69977" y="26670"/>
                                  <a:pt x="68072" y="32893"/>
                                  <a:pt x="64516" y="38735"/>
                                </a:cubicBezTo>
                                <a:cubicBezTo>
                                  <a:pt x="60833" y="44703"/>
                                  <a:pt x="54483" y="51562"/>
                                  <a:pt x="45339" y="59436"/>
                                </a:cubicBezTo>
                                <a:cubicBezTo>
                                  <a:pt x="40005" y="64135"/>
                                  <a:pt x="34417" y="68580"/>
                                  <a:pt x="28702" y="73025"/>
                                </a:cubicBezTo>
                                <a:cubicBezTo>
                                  <a:pt x="22987" y="77343"/>
                                  <a:pt x="18288" y="81026"/>
                                  <a:pt x="14605" y="83693"/>
                                </a:cubicBezTo>
                                <a:lnTo>
                                  <a:pt x="61976" y="83693"/>
                                </a:lnTo>
                                <a:lnTo>
                                  <a:pt x="59817" y="93852"/>
                                </a:lnTo>
                                <a:lnTo>
                                  <a:pt x="0" y="93852"/>
                                </a:lnTo>
                                <a:lnTo>
                                  <a:pt x="2794" y="80899"/>
                                </a:lnTo>
                                <a:cubicBezTo>
                                  <a:pt x="8382" y="76708"/>
                                  <a:pt x="13081" y="73152"/>
                                  <a:pt x="17018" y="70103"/>
                                </a:cubicBezTo>
                                <a:cubicBezTo>
                                  <a:pt x="20828" y="67056"/>
                                  <a:pt x="25527" y="63373"/>
                                  <a:pt x="31115" y="58801"/>
                                </a:cubicBezTo>
                                <a:cubicBezTo>
                                  <a:pt x="40640" y="50800"/>
                                  <a:pt x="47498" y="43942"/>
                                  <a:pt x="51435" y="38481"/>
                                </a:cubicBezTo>
                                <a:cubicBezTo>
                                  <a:pt x="55499" y="33020"/>
                                  <a:pt x="57404" y="27686"/>
                                  <a:pt x="57404" y="22478"/>
                                </a:cubicBezTo>
                                <a:cubicBezTo>
                                  <a:pt x="57404" y="18414"/>
                                  <a:pt x="56007" y="15367"/>
                                  <a:pt x="53340" y="13335"/>
                                </a:cubicBezTo>
                                <a:cubicBezTo>
                                  <a:pt x="50546" y="11302"/>
                                  <a:pt x="46990" y="10287"/>
                                  <a:pt x="42672" y="10287"/>
                                </a:cubicBezTo>
                                <a:cubicBezTo>
                                  <a:pt x="39243" y="10287"/>
                                  <a:pt x="35179" y="10922"/>
                                  <a:pt x="30607" y="12319"/>
                                </a:cubicBezTo>
                                <a:cubicBezTo>
                                  <a:pt x="26162" y="13715"/>
                                  <a:pt x="21717" y="15621"/>
                                  <a:pt x="17399" y="18288"/>
                                </a:cubicBezTo>
                                <a:lnTo>
                                  <a:pt x="16764" y="18288"/>
                                </a:lnTo>
                                <a:lnTo>
                                  <a:pt x="19177" y="5714"/>
                                </a:lnTo>
                                <a:cubicBezTo>
                                  <a:pt x="22225" y="4190"/>
                                  <a:pt x="26289" y="2921"/>
                                  <a:pt x="31115" y="1777"/>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78577459" name="Rectangle 78577459"/>
                        <wps:cNvSpPr/>
                        <wps:spPr>
                          <a:xfrm>
                            <a:off x="3538093" y="25452"/>
                            <a:ext cx="59219" cy="163963"/>
                          </a:xfrm>
                          <a:prstGeom prst="rect">
                            <a:avLst/>
                          </a:prstGeom>
                          <a:ln>
                            <a:noFill/>
                          </a:ln>
                        </wps:spPr>
                        <wps:txbx>
                          <w:txbxContent>
                            <w:p w14:paraId="02F859CC"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39933831" name="Freeform: Shape 1439933831"/>
                        <wps:cNvSpPr/>
                        <wps:spPr>
                          <a:xfrm>
                            <a:off x="3757041" y="28067"/>
                            <a:ext cx="70993" cy="95758"/>
                          </a:xfrm>
                          <a:custGeom>
                            <a:avLst/>
                            <a:gdLst/>
                            <a:ahLst/>
                            <a:cxnLst/>
                            <a:rect l="0" t="0" r="0" b="0"/>
                            <a:pathLst>
                              <a:path w="70993" h="95758">
                                <a:moveTo>
                                  <a:pt x="45847" y="0"/>
                                </a:moveTo>
                                <a:cubicBezTo>
                                  <a:pt x="53721" y="0"/>
                                  <a:pt x="59817" y="1651"/>
                                  <a:pt x="64262" y="4826"/>
                                </a:cubicBezTo>
                                <a:cubicBezTo>
                                  <a:pt x="68834" y="8001"/>
                                  <a:pt x="70993" y="12446"/>
                                  <a:pt x="70993" y="18034"/>
                                </a:cubicBezTo>
                                <a:cubicBezTo>
                                  <a:pt x="70993" y="24130"/>
                                  <a:pt x="68834" y="29590"/>
                                  <a:pt x="64516" y="34289"/>
                                </a:cubicBezTo>
                                <a:cubicBezTo>
                                  <a:pt x="60198" y="38989"/>
                                  <a:pt x="54737" y="41910"/>
                                  <a:pt x="48133" y="43180"/>
                                </a:cubicBezTo>
                                <a:lnTo>
                                  <a:pt x="48133" y="43814"/>
                                </a:lnTo>
                                <a:cubicBezTo>
                                  <a:pt x="49657" y="44196"/>
                                  <a:pt x="51435" y="44831"/>
                                  <a:pt x="53340" y="45720"/>
                                </a:cubicBezTo>
                                <a:cubicBezTo>
                                  <a:pt x="55118" y="46609"/>
                                  <a:pt x="56769" y="47625"/>
                                  <a:pt x="58293" y="49022"/>
                                </a:cubicBezTo>
                                <a:cubicBezTo>
                                  <a:pt x="59690" y="50419"/>
                                  <a:pt x="60960" y="52197"/>
                                  <a:pt x="61976" y="54356"/>
                                </a:cubicBezTo>
                                <a:cubicBezTo>
                                  <a:pt x="62992" y="56514"/>
                                  <a:pt x="63500" y="59055"/>
                                  <a:pt x="63500" y="61976"/>
                                </a:cubicBezTo>
                                <a:cubicBezTo>
                                  <a:pt x="63500" y="66421"/>
                                  <a:pt x="62611" y="70739"/>
                                  <a:pt x="60706" y="74930"/>
                                </a:cubicBezTo>
                                <a:cubicBezTo>
                                  <a:pt x="58928" y="79121"/>
                                  <a:pt x="56261" y="82803"/>
                                  <a:pt x="52959" y="85725"/>
                                </a:cubicBezTo>
                                <a:cubicBezTo>
                                  <a:pt x="49530" y="88900"/>
                                  <a:pt x="45593" y="91439"/>
                                  <a:pt x="41021" y="93090"/>
                                </a:cubicBezTo>
                                <a:cubicBezTo>
                                  <a:pt x="36449" y="94869"/>
                                  <a:pt x="31242" y="95758"/>
                                  <a:pt x="25273" y="95758"/>
                                </a:cubicBezTo>
                                <a:cubicBezTo>
                                  <a:pt x="20447" y="95758"/>
                                  <a:pt x="15875" y="95123"/>
                                  <a:pt x="11303" y="93852"/>
                                </a:cubicBezTo>
                                <a:cubicBezTo>
                                  <a:pt x="6858" y="92583"/>
                                  <a:pt x="3048" y="91186"/>
                                  <a:pt x="0" y="89408"/>
                                </a:cubicBezTo>
                                <a:lnTo>
                                  <a:pt x="2794" y="77597"/>
                                </a:lnTo>
                                <a:lnTo>
                                  <a:pt x="3683" y="77597"/>
                                </a:lnTo>
                                <a:cubicBezTo>
                                  <a:pt x="6477" y="79628"/>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3"/>
                                  <a:pt x="49911" y="54102"/>
                                  <a:pt x="46990" y="51943"/>
                                </a:cubicBezTo>
                                <a:cubicBezTo>
                                  <a:pt x="44069" y="49784"/>
                                  <a:pt x="39624" y="48768"/>
                                  <a:pt x="33528" y="48768"/>
                                </a:cubicBezTo>
                                <a:lnTo>
                                  <a:pt x="27940" y="48768"/>
                                </a:lnTo>
                                <a:lnTo>
                                  <a:pt x="30226" y="38989"/>
                                </a:lnTo>
                                <a:lnTo>
                                  <a:pt x="35814" y="38989"/>
                                </a:lnTo>
                                <a:cubicBezTo>
                                  <a:pt x="42545" y="38989"/>
                                  <a:pt x="48006" y="37464"/>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4"/>
                                </a:lnTo>
                                <a:cubicBezTo>
                                  <a:pt x="23114" y="4318"/>
                                  <a:pt x="27178" y="3048"/>
                                  <a:pt x="32004" y="1777"/>
                                </a:cubicBezTo>
                                <a:cubicBezTo>
                                  <a:pt x="36830" y="635"/>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2946138" name="Rectangle 182946138"/>
                        <wps:cNvSpPr/>
                        <wps:spPr>
                          <a:xfrm>
                            <a:off x="3832606" y="25452"/>
                            <a:ext cx="59219" cy="163963"/>
                          </a:xfrm>
                          <a:prstGeom prst="rect">
                            <a:avLst/>
                          </a:prstGeom>
                          <a:ln>
                            <a:noFill/>
                          </a:ln>
                        </wps:spPr>
                        <wps:txbx>
                          <w:txbxContent>
                            <w:p w14:paraId="7BBDDEC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53373287" name="Freeform: Shape 1453373287"/>
                        <wps:cNvSpPr/>
                        <wps:spPr>
                          <a:xfrm>
                            <a:off x="4076446" y="54303"/>
                            <a:ext cx="31940" cy="41582"/>
                          </a:xfrm>
                          <a:custGeom>
                            <a:avLst/>
                            <a:gdLst/>
                            <a:ahLst/>
                            <a:cxnLst/>
                            <a:rect l="0" t="0" r="0" b="0"/>
                            <a:pathLst>
                              <a:path w="31940" h="41582">
                                <a:moveTo>
                                  <a:pt x="31940" y="0"/>
                                </a:moveTo>
                                <a:lnTo>
                                  <a:pt x="31940" y="11357"/>
                                </a:lnTo>
                                <a:lnTo>
                                  <a:pt x="10287" y="32184"/>
                                </a:lnTo>
                                <a:lnTo>
                                  <a:pt x="31940" y="32184"/>
                                </a:lnTo>
                                <a:lnTo>
                                  <a:pt x="31940" y="41582"/>
                                </a:lnTo>
                                <a:lnTo>
                                  <a:pt x="0" y="41582"/>
                                </a:lnTo>
                                <a:lnTo>
                                  <a:pt x="3175" y="27485"/>
                                </a:ln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74698766" name="Freeform: Shape 1474698766"/>
                        <wps:cNvSpPr/>
                        <wps:spPr>
                          <a:xfrm>
                            <a:off x="4108387" y="29972"/>
                            <a:ext cx="37021" cy="91948"/>
                          </a:xfrm>
                          <a:custGeom>
                            <a:avLst/>
                            <a:gdLst/>
                            <a:ahLst/>
                            <a:cxnLst/>
                            <a:rect l="0" t="0" r="0" b="0"/>
                            <a:pathLst>
                              <a:path w="37021" h="91948">
                                <a:moveTo>
                                  <a:pt x="25464" y="0"/>
                                </a:moveTo>
                                <a:lnTo>
                                  <a:pt x="36386" y="0"/>
                                </a:lnTo>
                                <a:lnTo>
                                  <a:pt x="23940" y="56515"/>
                                </a:lnTo>
                                <a:lnTo>
                                  <a:pt x="37021" y="56515"/>
                                </a:lnTo>
                                <a:lnTo>
                                  <a:pt x="34989" y="65913"/>
                                </a:lnTo>
                                <a:lnTo>
                                  <a:pt x="21781" y="65913"/>
                                </a:lnTo>
                                <a:lnTo>
                                  <a:pt x="16066" y="91948"/>
                                </a:lnTo>
                                <a:lnTo>
                                  <a:pt x="4509" y="91948"/>
                                </a:lnTo>
                                <a:lnTo>
                                  <a:pt x="10351" y="65913"/>
                                </a:lnTo>
                                <a:lnTo>
                                  <a:pt x="0" y="65913"/>
                                </a:lnTo>
                                <a:lnTo>
                                  <a:pt x="0" y="56515"/>
                                </a:lnTo>
                                <a:lnTo>
                                  <a:pt x="12383" y="56515"/>
                                </a:lnTo>
                                <a:lnTo>
                                  <a:pt x="21654" y="14860"/>
                                </a:lnTo>
                                <a:lnTo>
                                  <a:pt x="0" y="35688"/>
                                </a:lnTo>
                                <a:lnTo>
                                  <a:pt x="0" y="24331"/>
                                </a:lnTo>
                                <a:lnTo>
                                  <a:pt x="25464"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612198819" name="Rectangle 1612198819"/>
                        <wps:cNvSpPr/>
                        <wps:spPr>
                          <a:xfrm>
                            <a:off x="4152646" y="25452"/>
                            <a:ext cx="59219" cy="163963"/>
                          </a:xfrm>
                          <a:prstGeom prst="rect">
                            <a:avLst/>
                          </a:prstGeom>
                          <a:ln>
                            <a:noFill/>
                          </a:ln>
                        </wps:spPr>
                        <wps:txbx>
                          <w:txbxContent>
                            <w:p w14:paraId="7A88FBD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6115491" name="Freeform: Shape 176115491"/>
                        <wps:cNvSpPr/>
                        <wps:spPr>
                          <a:xfrm>
                            <a:off x="4374643" y="29972"/>
                            <a:ext cx="74930" cy="93853"/>
                          </a:xfrm>
                          <a:custGeom>
                            <a:avLst/>
                            <a:gdLst/>
                            <a:ahLst/>
                            <a:cxnLst/>
                            <a:rect l="0" t="0" r="0" b="0"/>
                            <a:pathLst>
                              <a:path w="74930" h="93853">
                                <a:moveTo>
                                  <a:pt x="21971" y="0"/>
                                </a:moveTo>
                                <a:lnTo>
                                  <a:pt x="74930" y="0"/>
                                </a:lnTo>
                                <a:lnTo>
                                  <a:pt x="72517" y="10414"/>
                                </a:lnTo>
                                <a:lnTo>
                                  <a:pt x="31115" y="10414"/>
                                </a:lnTo>
                                <a:lnTo>
                                  <a:pt x="25527" y="35687"/>
                                </a:lnTo>
                                <a:cubicBezTo>
                                  <a:pt x="27178" y="35433"/>
                                  <a:pt x="28702" y="35306"/>
                                  <a:pt x="30226" y="35179"/>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9"/>
                                  <a:pt x="60452" y="71374"/>
                                </a:cubicBezTo>
                                <a:cubicBezTo>
                                  <a:pt x="58674" y="75819"/>
                                  <a:pt x="56134" y="79629"/>
                                  <a:pt x="52705" y="82931"/>
                                </a:cubicBezTo>
                                <a:cubicBezTo>
                                  <a:pt x="49276" y="86360"/>
                                  <a:pt x="45212" y="89027"/>
                                  <a:pt x="40513" y="90932"/>
                                </a:cubicBezTo>
                                <a:cubicBezTo>
                                  <a:pt x="35941" y="92964"/>
                                  <a:pt x="30480" y="93853"/>
                                  <a:pt x="24257" y="93853"/>
                                </a:cubicBezTo>
                                <a:cubicBezTo>
                                  <a:pt x="19431" y="93853"/>
                                  <a:pt x="14859" y="93218"/>
                                  <a:pt x="10668" y="91948"/>
                                </a:cubicBezTo>
                                <a:cubicBezTo>
                                  <a:pt x="6350" y="90805"/>
                                  <a:pt x="2794" y="89409"/>
                                  <a:pt x="0" y="87885"/>
                                </a:cubicBezTo>
                                <a:lnTo>
                                  <a:pt x="2413" y="75947"/>
                                </a:lnTo>
                                <a:lnTo>
                                  <a:pt x="3175" y="75947"/>
                                </a:lnTo>
                                <a:cubicBezTo>
                                  <a:pt x="5715" y="77851"/>
                                  <a:pt x="9017" y="79629"/>
                                  <a:pt x="13081" y="81280"/>
                                </a:cubicBezTo>
                                <a:cubicBezTo>
                                  <a:pt x="17272" y="82804"/>
                                  <a:pt x="21590" y="83566"/>
                                  <a:pt x="26035" y="83566"/>
                                </a:cubicBezTo>
                                <a:cubicBezTo>
                                  <a:pt x="33401" y="83566"/>
                                  <a:pt x="39370" y="81407"/>
                                  <a:pt x="43815" y="76962"/>
                                </a:cubicBezTo>
                                <a:cubicBezTo>
                                  <a:pt x="48387" y="72517"/>
                                  <a:pt x="50546" y="66675"/>
                                  <a:pt x="50546" y="59436"/>
                                </a:cubicBezTo>
                                <a:cubicBezTo>
                                  <a:pt x="50546" y="56642"/>
                                  <a:pt x="50038" y="54229"/>
                                  <a:pt x="49022" y="52451"/>
                                </a:cubicBezTo>
                                <a:cubicBezTo>
                                  <a:pt x="48006" y="50547"/>
                                  <a:pt x="46609" y="49023"/>
                                  <a:pt x="44831" y="47879"/>
                                </a:cubicBezTo>
                                <a:cubicBezTo>
                                  <a:pt x="43053" y="46736"/>
                                  <a:pt x="41021" y="45974"/>
                                  <a:pt x="38608" y="45466"/>
                                </a:cubicBezTo>
                                <a:cubicBezTo>
                                  <a:pt x="36195" y="44958"/>
                                  <a:pt x="33528" y="44704"/>
                                  <a:pt x="30861" y="44704"/>
                                </a:cubicBezTo>
                                <a:cubicBezTo>
                                  <a:pt x="27432" y="44704"/>
                                  <a:pt x="23876" y="44958"/>
                                  <a:pt x="20447" y="45466"/>
                                </a:cubicBezTo>
                                <a:cubicBezTo>
                                  <a:pt x="16891" y="45974"/>
                                  <a:pt x="13970" y="46610"/>
                                  <a:pt x="11557" y="46990"/>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573061462" name="Rectangle 1573061462"/>
                        <wps:cNvSpPr/>
                        <wps:spPr>
                          <a:xfrm>
                            <a:off x="4448302" y="25452"/>
                            <a:ext cx="59219" cy="163963"/>
                          </a:xfrm>
                          <a:prstGeom prst="rect">
                            <a:avLst/>
                          </a:prstGeom>
                          <a:ln>
                            <a:noFill/>
                          </a:ln>
                        </wps:spPr>
                        <wps:txbx>
                          <w:txbxContent>
                            <w:p w14:paraId="7C1191E4"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546525767" name="Freeform: Shape 546525767"/>
                        <wps:cNvSpPr/>
                        <wps:spPr>
                          <a:xfrm>
                            <a:off x="4647057" y="33607"/>
                            <a:ext cx="30988" cy="90217"/>
                          </a:xfrm>
                          <a:custGeom>
                            <a:avLst/>
                            <a:gdLst/>
                            <a:ahLst/>
                            <a:cxnLst/>
                            <a:rect l="0" t="0" r="0" b="0"/>
                            <a:pathLst>
                              <a:path w="30988" h="90217">
                                <a:moveTo>
                                  <a:pt x="30988" y="0"/>
                                </a:moveTo>
                                <a:lnTo>
                                  <a:pt x="30988" y="12297"/>
                                </a:lnTo>
                                <a:lnTo>
                                  <a:pt x="27813" y="13510"/>
                                </a:lnTo>
                                <a:cubicBezTo>
                                  <a:pt x="21209" y="19224"/>
                                  <a:pt x="16764" y="26590"/>
                                  <a:pt x="14478" y="35862"/>
                                </a:cubicBezTo>
                                <a:cubicBezTo>
                                  <a:pt x="17907" y="33829"/>
                                  <a:pt x="21590" y="32178"/>
                                  <a:pt x="25527" y="31036"/>
                                </a:cubicBezTo>
                                <a:lnTo>
                                  <a:pt x="30988" y="30264"/>
                                </a:lnTo>
                                <a:lnTo>
                                  <a:pt x="30988" y="39321"/>
                                </a:lnTo>
                                <a:lnTo>
                                  <a:pt x="23241" y="40561"/>
                                </a:lnTo>
                                <a:cubicBezTo>
                                  <a:pt x="19812" y="41449"/>
                                  <a:pt x="16383" y="42847"/>
                                  <a:pt x="13081" y="44624"/>
                                </a:cubicBezTo>
                                <a:cubicBezTo>
                                  <a:pt x="12700" y="46402"/>
                                  <a:pt x="12446" y="48688"/>
                                  <a:pt x="12192" y="51355"/>
                                </a:cubicBezTo>
                                <a:cubicBezTo>
                                  <a:pt x="11811" y="54149"/>
                                  <a:pt x="11684" y="56816"/>
                                  <a:pt x="11684" y="59356"/>
                                </a:cubicBezTo>
                                <a:cubicBezTo>
                                  <a:pt x="11684" y="63421"/>
                                  <a:pt x="12192" y="66723"/>
                                  <a:pt x="13208" y="69389"/>
                                </a:cubicBezTo>
                                <a:cubicBezTo>
                                  <a:pt x="14224" y="72184"/>
                                  <a:pt x="15494" y="74342"/>
                                  <a:pt x="16891" y="75866"/>
                                </a:cubicBezTo>
                                <a:cubicBezTo>
                                  <a:pt x="18542" y="77517"/>
                                  <a:pt x="20320" y="78787"/>
                                  <a:pt x="22352" y="79423"/>
                                </a:cubicBezTo>
                                <a:cubicBezTo>
                                  <a:pt x="24384" y="80185"/>
                                  <a:pt x="26543" y="80565"/>
                                  <a:pt x="28702" y="80565"/>
                                </a:cubicBezTo>
                                <a:lnTo>
                                  <a:pt x="30988" y="79543"/>
                                </a:lnTo>
                                <a:lnTo>
                                  <a:pt x="30988" y="89514"/>
                                </a:lnTo>
                                <a:lnTo>
                                  <a:pt x="27305" y="90217"/>
                                </a:lnTo>
                                <a:cubicBezTo>
                                  <a:pt x="18669" y="90217"/>
                                  <a:pt x="11938" y="87424"/>
                                  <a:pt x="7112" y="81836"/>
                                </a:cubicBezTo>
                                <a:cubicBezTo>
                                  <a:pt x="2286" y="76248"/>
                                  <a:pt x="0" y="68627"/>
                                  <a:pt x="0" y="58975"/>
                                </a:cubicBezTo>
                                <a:cubicBezTo>
                                  <a:pt x="0" y="50086"/>
                                  <a:pt x="1143" y="41830"/>
                                  <a:pt x="3556" y="34084"/>
                                </a:cubicBezTo>
                                <a:cubicBezTo>
                                  <a:pt x="5969" y="26463"/>
                                  <a:pt x="9525" y="19605"/>
                                  <a:pt x="14224" y="13637"/>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34028442" name="Freeform: Shape 1334028442"/>
                        <wps:cNvSpPr/>
                        <wps:spPr>
                          <a:xfrm>
                            <a:off x="4678046" y="62992"/>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7"/>
                                  <a:pt x="28575" y="10668"/>
                                  <a:pt x="29845" y="13715"/>
                                </a:cubicBezTo>
                                <a:cubicBezTo>
                                  <a:pt x="31115" y="16764"/>
                                  <a:pt x="31750" y="20320"/>
                                  <a:pt x="31750" y="24257"/>
                                </a:cubicBezTo>
                                <a:cubicBezTo>
                                  <a:pt x="31750" y="34417"/>
                                  <a:pt x="28321" y="43052"/>
                                  <a:pt x="21590" y="50164"/>
                                </a:cubicBezTo>
                                <a:cubicBezTo>
                                  <a:pt x="18288" y="53721"/>
                                  <a:pt x="14510" y="56388"/>
                                  <a:pt x="10287" y="58166"/>
                                </a:cubicBezTo>
                                <a:lnTo>
                                  <a:pt x="0" y="60130"/>
                                </a:lnTo>
                                <a:lnTo>
                                  <a:pt x="0" y="50158"/>
                                </a:lnTo>
                                <a:lnTo>
                                  <a:pt x="13335" y="44196"/>
                                </a:lnTo>
                                <a:cubicBezTo>
                                  <a:pt x="17272" y="39497"/>
                                  <a:pt x="19304" y="33274"/>
                                  <a:pt x="19304" y="25653"/>
                                </a:cubicBezTo>
                                <a:cubicBezTo>
                                  <a:pt x="19304" y="20447"/>
                                  <a:pt x="17780" y="16510"/>
                                  <a:pt x="14859" y="13843"/>
                                </a:cubicBezTo>
                                <a:cubicBezTo>
                                  <a:pt x="11938" y="11049"/>
                                  <a:pt x="7620" y="9652"/>
                                  <a:pt x="1778" y="9652"/>
                                </a:cubicBezTo>
                                <a:lnTo>
                                  <a:pt x="0" y="9937"/>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72589500" name="Freeform: Shape 972589500"/>
                        <wps:cNvSpPr/>
                        <wps:spPr>
                          <a:xfrm>
                            <a:off x="4678046" y="28194"/>
                            <a:ext cx="33528" cy="17710"/>
                          </a:xfrm>
                          <a:custGeom>
                            <a:avLst/>
                            <a:gdLst/>
                            <a:ahLst/>
                            <a:cxnLst/>
                            <a:rect l="0" t="0" r="0" b="0"/>
                            <a:pathLst>
                              <a:path w="33528" h="17710">
                                <a:moveTo>
                                  <a:pt x="23241" y="0"/>
                                </a:moveTo>
                                <a:cubicBezTo>
                                  <a:pt x="25654" y="0"/>
                                  <a:pt x="27813" y="126"/>
                                  <a:pt x="29464" y="508"/>
                                </a:cubicBezTo>
                                <a:cubicBezTo>
                                  <a:pt x="31115" y="762"/>
                                  <a:pt x="32512" y="1143"/>
                                  <a:pt x="33528" y="1397"/>
                                </a:cubicBezTo>
                                <a:lnTo>
                                  <a:pt x="31496" y="12446"/>
                                </a:lnTo>
                                <a:lnTo>
                                  <a:pt x="30861" y="12446"/>
                                </a:lnTo>
                                <a:cubicBezTo>
                                  <a:pt x="29972" y="11937"/>
                                  <a:pt x="28448" y="11557"/>
                                  <a:pt x="26289" y="11049"/>
                                </a:cubicBezTo>
                                <a:cubicBezTo>
                                  <a:pt x="24130" y="10540"/>
                                  <a:pt x="21844" y="10287"/>
                                  <a:pt x="19431" y="10287"/>
                                </a:cubicBezTo>
                                <a:lnTo>
                                  <a:pt x="0" y="17710"/>
                                </a:lnTo>
                                <a:lnTo>
                                  <a:pt x="0" y="5413"/>
                                </a:lnTo>
                                <a:lnTo>
                                  <a:pt x="254" y="5207"/>
                                </a:lnTo>
                                <a:cubicBezTo>
                                  <a:pt x="7112" y="1777"/>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20476689" name="Rectangle 1220476689"/>
                        <wps:cNvSpPr/>
                        <wps:spPr>
                          <a:xfrm>
                            <a:off x="4718050" y="25452"/>
                            <a:ext cx="59219" cy="163963"/>
                          </a:xfrm>
                          <a:prstGeom prst="rect">
                            <a:avLst/>
                          </a:prstGeom>
                          <a:ln>
                            <a:noFill/>
                          </a:ln>
                        </wps:spPr>
                        <wps:txbx>
                          <w:txbxContent>
                            <w:p w14:paraId="0D397358"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892614572" name="Freeform: Shape 1892614572"/>
                        <wps:cNvSpPr/>
                        <wps:spPr>
                          <a:xfrm>
                            <a:off x="4916170" y="29972"/>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376354572" name="Rectangle 376354572"/>
                        <wps:cNvSpPr/>
                        <wps:spPr>
                          <a:xfrm>
                            <a:off x="4986274" y="25452"/>
                            <a:ext cx="59219" cy="163963"/>
                          </a:xfrm>
                          <a:prstGeom prst="rect">
                            <a:avLst/>
                          </a:prstGeom>
                          <a:ln>
                            <a:noFill/>
                          </a:ln>
                        </wps:spPr>
                        <wps:txbx>
                          <w:txbxContent>
                            <w:p w14:paraId="66BAAC3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28127744" name="Freeform: Shape 228127744"/>
                        <wps:cNvSpPr/>
                        <wps:spPr>
                          <a:xfrm>
                            <a:off x="5182362" y="32071"/>
                            <a:ext cx="31940" cy="92008"/>
                          </a:xfrm>
                          <a:custGeom>
                            <a:avLst/>
                            <a:gdLst/>
                            <a:ahLst/>
                            <a:cxnLst/>
                            <a:rect l="0" t="0" r="0" b="0"/>
                            <a:pathLst>
                              <a:path w="31940" h="92008">
                                <a:moveTo>
                                  <a:pt x="31940" y="0"/>
                                </a:moveTo>
                                <a:lnTo>
                                  <a:pt x="31940" y="7944"/>
                                </a:lnTo>
                                <a:lnTo>
                                  <a:pt x="28575" y="9076"/>
                                </a:lnTo>
                                <a:cubicBezTo>
                                  <a:pt x="24638" y="12251"/>
                                  <a:pt x="22733" y="16061"/>
                                  <a:pt x="22733" y="20760"/>
                                </a:cubicBezTo>
                                <a:cubicBezTo>
                                  <a:pt x="22733" y="23173"/>
                                  <a:pt x="23368" y="25333"/>
                                  <a:pt x="24638" y="27237"/>
                                </a:cubicBezTo>
                                <a:cubicBezTo>
                                  <a:pt x="26035" y="29270"/>
                                  <a:pt x="27940" y="30921"/>
                                  <a:pt x="30480" y="32317"/>
                                </a:cubicBezTo>
                                <a:lnTo>
                                  <a:pt x="31940" y="33047"/>
                                </a:lnTo>
                                <a:lnTo>
                                  <a:pt x="31940" y="44916"/>
                                </a:lnTo>
                                <a:lnTo>
                                  <a:pt x="28067" y="43366"/>
                                </a:lnTo>
                                <a:cubicBezTo>
                                  <a:pt x="23114" y="45907"/>
                                  <a:pt x="19177" y="49335"/>
                                  <a:pt x="16510" y="53526"/>
                                </a:cubicBezTo>
                                <a:cubicBezTo>
                                  <a:pt x="13843" y="57717"/>
                                  <a:pt x="12446" y="62162"/>
                                  <a:pt x="12446" y="66988"/>
                                </a:cubicBezTo>
                                <a:cubicBezTo>
                                  <a:pt x="12446" y="71560"/>
                                  <a:pt x="13970" y="75371"/>
                                  <a:pt x="16891" y="78546"/>
                                </a:cubicBezTo>
                                <a:cubicBezTo>
                                  <a:pt x="19939" y="81593"/>
                                  <a:pt x="23876" y="83117"/>
                                  <a:pt x="28829" y="83117"/>
                                </a:cubicBezTo>
                                <a:lnTo>
                                  <a:pt x="31940" y="82548"/>
                                </a:lnTo>
                                <a:lnTo>
                                  <a:pt x="31940" y="91221"/>
                                </a:lnTo>
                                <a:lnTo>
                                  <a:pt x="27686" y="92008"/>
                                </a:lnTo>
                                <a:cubicBezTo>
                                  <a:pt x="19177" y="92008"/>
                                  <a:pt x="12446" y="89848"/>
                                  <a:pt x="7493" y="85530"/>
                                </a:cubicBezTo>
                                <a:cubicBezTo>
                                  <a:pt x="2540" y="81339"/>
                                  <a:pt x="0" y="75878"/>
                                  <a:pt x="0" y="69148"/>
                                </a:cubicBezTo>
                                <a:cubicBezTo>
                                  <a:pt x="0" y="62924"/>
                                  <a:pt x="1905" y="57336"/>
                                  <a:pt x="5461" y="52384"/>
                                </a:cubicBezTo>
                                <a:cubicBezTo>
                                  <a:pt x="9017" y="47430"/>
                                  <a:pt x="14351" y="43493"/>
                                  <a:pt x="21209" y="40446"/>
                                </a:cubicBezTo>
                                <a:lnTo>
                                  <a:pt x="21209" y="40191"/>
                                </a:lnTo>
                                <a:cubicBezTo>
                                  <a:pt x="17653" y="37905"/>
                                  <a:pt x="14986" y="35492"/>
                                  <a:pt x="13208" y="32698"/>
                                </a:cubicBezTo>
                                <a:cubicBezTo>
                                  <a:pt x="11430" y="29904"/>
                                  <a:pt x="10541" y="26729"/>
                                  <a:pt x="10541" y="23173"/>
                                </a:cubicBezTo>
                                <a:cubicBezTo>
                                  <a:pt x="10541" y="15808"/>
                                  <a:pt x="13843" y="9330"/>
                                  <a:pt x="20320" y="3997"/>
                                </a:cubicBez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706707581" name="Freeform: Shape 706707581"/>
                        <wps:cNvSpPr/>
                        <wps:spPr>
                          <a:xfrm>
                            <a:off x="5214303" y="27813"/>
                            <a:ext cx="37655" cy="95480"/>
                          </a:xfrm>
                          <a:custGeom>
                            <a:avLst/>
                            <a:gdLst/>
                            <a:ahLst/>
                            <a:cxnLst/>
                            <a:rect l="0" t="0" r="0" b="0"/>
                            <a:pathLst>
                              <a:path w="37655" h="95480">
                                <a:moveTo>
                                  <a:pt x="12383" y="0"/>
                                </a:moveTo>
                                <a:cubicBezTo>
                                  <a:pt x="20257" y="0"/>
                                  <a:pt x="26353" y="1905"/>
                                  <a:pt x="30924" y="5588"/>
                                </a:cubicBezTo>
                                <a:cubicBezTo>
                                  <a:pt x="35370" y="9271"/>
                                  <a:pt x="37655" y="13970"/>
                                  <a:pt x="37655" y="19685"/>
                                </a:cubicBezTo>
                                <a:cubicBezTo>
                                  <a:pt x="37655" y="24638"/>
                                  <a:pt x="36004" y="29464"/>
                                  <a:pt x="32829" y="34290"/>
                                </a:cubicBezTo>
                                <a:cubicBezTo>
                                  <a:pt x="29528" y="38989"/>
                                  <a:pt x="24829" y="42672"/>
                                  <a:pt x="18605" y="45339"/>
                                </a:cubicBezTo>
                                <a:lnTo>
                                  <a:pt x="18605" y="45720"/>
                                </a:lnTo>
                                <a:cubicBezTo>
                                  <a:pt x="23051" y="47879"/>
                                  <a:pt x="26353" y="50419"/>
                                  <a:pt x="28639" y="53467"/>
                                </a:cubicBezTo>
                                <a:cubicBezTo>
                                  <a:pt x="30924" y="56515"/>
                                  <a:pt x="32067" y="60325"/>
                                  <a:pt x="32067" y="64897"/>
                                </a:cubicBezTo>
                                <a:cubicBezTo>
                                  <a:pt x="32067" y="68580"/>
                                  <a:pt x="31179" y="72263"/>
                                  <a:pt x="29401" y="76073"/>
                                </a:cubicBezTo>
                                <a:cubicBezTo>
                                  <a:pt x="27749" y="80010"/>
                                  <a:pt x="25336" y="83312"/>
                                  <a:pt x="22161" y="86233"/>
                                </a:cubicBezTo>
                                <a:cubicBezTo>
                                  <a:pt x="18860" y="89281"/>
                                  <a:pt x="15177" y="91694"/>
                                  <a:pt x="10859" y="93472"/>
                                </a:cubicBezTo>
                                <a:lnTo>
                                  <a:pt x="0" y="95480"/>
                                </a:lnTo>
                                <a:lnTo>
                                  <a:pt x="0" y="86807"/>
                                </a:lnTo>
                                <a:lnTo>
                                  <a:pt x="7303" y="85471"/>
                                </a:lnTo>
                                <a:cubicBezTo>
                                  <a:pt x="10223" y="84201"/>
                                  <a:pt x="12510" y="82550"/>
                                  <a:pt x="14288" y="80518"/>
                                </a:cubicBezTo>
                                <a:cubicBezTo>
                                  <a:pt x="15939" y="78613"/>
                                  <a:pt x="17335" y="76454"/>
                                  <a:pt x="18224" y="73914"/>
                                </a:cubicBezTo>
                                <a:cubicBezTo>
                                  <a:pt x="19114" y="71501"/>
                                  <a:pt x="19495" y="68961"/>
                                  <a:pt x="19495" y="66548"/>
                                </a:cubicBezTo>
                                <a:cubicBezTo>
                                  <a:pt x="19495" y="63754"/>
                                  <a:pt x="18860" y="61214"/>
                                  <a:pt x="17335" y="59182"/>
                                </a:cubicBezTo>
                                <a:cubicBezTo>
                                  <a:pt x="15939" y="57150"/>
                                  <a:pt x="13526" y="55245"/>
                                  <a:pt x="10097" y="53467"/>
                                </a:cubicBezTo>
                                <a:cubicBezTo>
                                  <a:pt x="8446" y="52578"/>
                                  <a:pt x="6541" y="51689"/>
                                  <a:pt x="4382" y="50927"/>
                                </a:cubicBezTo>
                                <a:lnTo>
                                  <a:pt x="0" y="49175"/>
                                </a:lnTo>
                                <a:lnTo>
                                  <a:pt x="0" y="37306"/>
                                </a:lnTo>
                                <a:lnTo>
                                  <a:pt x="4128" y="39370"/>
                                </a:lnTo>
                                <a:cubicBezTo>
                                  <a:pt x="6541" y="40386"/>
                                  <a:pt x="9080" y="41402"/>
                                  <a:pt x="11874" y="42291"/>
                                </a:cubicBezTo>
                                <a:cubicBezTo>
                                  <a:pt x="16701" y="39243"/>
                                  <a:pt x="20257" y="36068"/>
                                  <a:pt x="22416" y="32639"/>
                                </a:cubicBezTo>
                                <a:cubicBezTo>
                                  <a:pt x="24574" y="29337"/>
                                  <a:pt x="25717" y="25527"/>
                                  <a:pt x="25717" y="21336"/>
                                </a:cubicBezTo>
                                <a:cubicBezTo>
                                  <a:pt x="25717" y="17653"/>
                                  <a:pt x="24321" y="14732"/>
                                  <a:pt x="21654" y="12319"/>
                                </a:cubicBezTo>
                                <a:cubicBezTo>
                                  <a:pt x="18860" y="9906"/>
                                  <a:pt x="15177" y="8636"/>
                                  <a:pt x="10604" y="8636"/>
                                </a:cubicBezTo>
                                <a:lnTo>
                                  <a:pt x="0" y="12203"/>
                                </a:lnTo>
                                <a:lnTo>
                                  <a:pt x="0" y="4259"/>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34252186" name="Rectangle 234252186"/>
                        <wps:cNvSpPr/>
                        <wps:spPr>
                          <a:xfrm>
                            <a:off x="5256276" y="25452"/>
                            <a:ext cx="59219" cy="163963"/>
                          </a:xfrm>
                          <a:prstGeom prst="rect">
                            <a:avLst/>
                          </a:prstGeom>
                          <a:ln>
                            <a:noFill/>
                          </a:ln>
                        </wps:spPr>
                        <wps:txbx>
                          <w:txbxContent>
                            <w:p w14:paraId="0EFE5CE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517386338" name="Freeform: Shape 517386338"/>
                        <wps:cNvSpPr/>
                        <wps:spPr>
                          <a:xfrm>
                            <a:off x="3186430" y="186563"/>
                            <a:ext cx="47752" cy="92329"/>
                          </a:xfrm>
                          <a:custGeom>
                            <a:avLst/>
                            <a:gdLst/>
                            <a:ahLst/>
                            <a:cxnLst/>
                            <a:rect l="0" t="0" r="0" b="0"/>
                            <a:pathLst>
                              <a:path w="47752" h="92329">
                                <a:moveTo>
                                  <a:pt x="20574" y="0"/>
                                </a:moveTo>
                                <a:lnTo>
                                  <a:pt x="29718" y="0"/>
                                </a:lnTo>
                                <a:lnTo>
                                  <a:pt x="29718" y="82931"/>
                                </a:lnTo>
                                <a:lnTo>
                                  <a:pt x="47752" y="82931"/>
                                </a:lnTo>
                                <a:lnTo>
                                  <a:pt x="47752" y="92329"/>
                                </a:lnTo>
                                <a:lnTo>
                                  <a:pt x="0" y="92329"/>
                                </a:lnTo>
                                <a:lnTo>
                                  <a:pt x="0" y="82931"/>
                                </a:lnTo>
                                <a:lnTo>
                                  <a:pt x="18415" y="82931"/>
                                </a:lnTo>
                                <a:lnTo>
                                  <a:pt x="18415" y="21336"/>
                                </a:lnTo>
                                <a:lnTo>
                                  <a:pt x="0" y="21336"/>
                                </a:lnTo>
                                <a:lnTo>
                                  <a:pt x="0" y="12954"/>
                                </a:lnTo>
                                <a:cubicBezTo>
                                  <a:pt x="2413" y="12954"/>
                                  <a:pt x="5080" y="12700"/>
                                  <a:pt x="8001" y="12192"/>
                                </a:cubicBezTo>
                                <a:cubicBezTo>
                                  <a:pt x="10795" y="11811"/>
                                  <a:pt x="12954" y="11176"/>
                                  <a:pt x="14478" y="10414"/>
                                </a:cubicBezTo>
                                <a:cubicBezTo>
                                  <a:pt x="16256" y="9398"/>
                                  <a:pt x="17653" y="8001"/>
                                  <a:pt x="18796" y="6477"/>
                                </a:cubicBezTo>
                                <a:cubicBezTo>
                                  <a:pt x="19812" y="4826"/>
                                  <a:pt x="20447" y="2794"/>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67402139" name="Rectangle 1867402139"/>
                        <wps:cNvSpPr/>
                        <wps:spPr>
                          <a:xfrm>
                            <a:off x="3248533" y="182424"/>
                            <a:ext cx="59219" cy="163963"/>
                          </a:xfrm>
                          <a:prstGeom prst="rect">
                            <a:avLst/>
                          </a:prstGeom>
                          <a:ln>
                            <a:noFill/>
                          </a:ln>
                        </wps:spPr>
                        <wps:txbx>
                          <w:txbxContent>
                            <w:p w14:paraId="4C4410E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89403878" name="Freeform: Shape 2089403878"/>
                        <wps:cNvSpPr/>
                        <wps:spPr>
                          <a:xfrm>
                            <a:off x="3469005" y="185039"/>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9"/>
                                  <a:pt x="55626" y="32004"/>
                                  <a:pt x="54737" y="35052"/>
                                </a:cubicBezTo>
                                <a:cubicBezTo>
                                  <a:pt x="53975" y="38100"/>
                                  <a:pt x="52705" y="41021"/>
                                  <a:pt x="51054" y="43688"/>
                                </a:cubicBezTo>
                                <a:cubicBezTo>
                                  <a:pt x="49530" y="46228"/>
                                  <a:pt x="47625" y="48768"/>
                                  <a:pt x="45593" y="51181"/>
                                </a:cubicBezTo>
                                <a:cubicBezTo>
                                  <a:pt x="43561" y="53721"/>
                                  <a:pt x="41021" y="56388"/>
                                  <a:pt x="37973" y="59436"/>
                                </a:cubicBezTo>
                                <a:cubicBezTo>
                                  <a:pt x="33782" y="63754"/>
                                  <a:pt x="29464" y="67945"/>
                                  <a:pt x="24892" y="72009"/>
                                </a:cubicBezTo>
                                <a:cubicBezTo>
                                  <a:pt x="20447" y="76073"/>
                                  <a:pt x="16256" y="79883"/>
                                  <a:pt x="12319" y="83312"/>
                                </a:cubicBezTo>
                                <a:lnTo>
                                  <a:pt x="59817" y="83312"/>
                                </a:lnTo>
                                <a:lnTo>
                                  <a:pt x="59817" y="93853"/>
                                </a:lnTo>
                                <a:lnTo>
                                  <a:pt x="0" y="93853"/>
                                </a:lnTo>
                                <a:lnTo>
                                  <a:pt x="0" y="80899"/>
                                </a:lnTo>
                                <a:cubicBezTo>
                                  <a:pt x="4191" y="77216"/>
                                  <a:pt x="8382" y="73533"/>
                                  <a:pt x="12446" y="69850"/>
                                </a:cubicBezTo>
                                <a:cubicBezTo>
                                  <a:pt x="16637" y="66167"/>
                                  <a:pt x="20574" y="62484"/>
                                  <a:pt x="24130" y="58801"/>
                                </a:cubicBezTo>
                                <a:cubicBezTo>
                                  <a:pt x="31750" y="51054"/>
                                  <a:pt x="36957" y="45085"/>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00754864" name="Rectangle 1900754864"/>
                        <wps:cNvSpPr/>
                        <wps:spPr>
                          <a:xfrm>
                            <a:off x="3538093" y="182424"/>
                            <a:ext cx="59219" cy="163963"/>
                          </a:xfrm>
                          <a:prstGeom prst="rect">
                            <a:avLst/>
                          </a:prstGeom>
                          <a:ln>
                            <a:noFill/>
                          </a:ln>
                        </wps:spPr>
                        <wps:txbx>
                          <w:txbxContent>
                            <w:p w14:paraId="7B773B8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697260627" name="Rectangle 697260627"/>
                        <wps:cNvSpPr/>
                        <wps:spPr>
                          <a:xfrm>
                            <a:off x="3713734" y="182424"/>
                            <a:ext cx="214423" cy="163963"/>
                          </a:xfrm>
                          <a:prstGeom prst="rect">
                            <a:avLst/>
                          </a:prstGeom>
                          <a:ln>
                            <a:noFill/>
                          </a:ln>
                        </wps:spPr>
                        <wps:txbx>
                          <w:txbxContent>
                            <w:p w14:paraId="4A74095B"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1993788235" name="Rectangle 1993788235"/>
                        <wps:cNvSpPr/>
                        <wps:spPr>
                          <a:xfrm>
                            <a:off x="3875278" y="182424"/>
                            <a:ext cx="59219" cy="163963"/>
                          </a:xfrm>
                          <a:prstGeom prst="rect">
                            <a:avLst/>
                          </a:prstGeom>
                          <a:ln>
                            <a:noFill/>
                          </a:ln>
                        </wps:spPr>
                        <wps:txbx>
                          <w:txbxContent>
                            <w:p w14:paraId="376C97F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42005776" name="Rectangle 1442005776"/>
                        <wps:cNvSpPr/>
                        <wps:spPr>
                          <a:xfrm>
                            <a:off x="4038346" y="182424"/>
                            <a:ext cx="214423" cy="163963"/>
                          </a:xfrm>
                          <a:prstGeom prst="rect">
                            <a:avLst/>
                          </a:prstGeom>
                          <a:ln>
                            <a:noFill/>
                          </a:ln>
                        </wps:spPr>
                        <wps:txbx>
                          <w:txbxContent>
                            <w:p w14:paraId="1D5AC951"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691559736" name="Rectangle 691559736"/>
                        <wps:cNvSpPr/>
                        <wps:spPr>
                          <a:xfrm>
                            <a:off x="4199890" y="182424"/>
                            <a:ext cx="59219" cy="163963"/>
                          </a:xfrm>
                          <a:prstGeom prst="rect">
                            <a:avLst/>
                          </a:prstGeom>
                          <a:ln>
                            <a:noFill/>
                          </a:ln>
                        </wps:spPr>
                        <wps:txbx>
                          <w:txbxContent>
                            <w:p w14:paraId="2DD990C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598676757" name="Rectangle 1598676757"/>
                        <wps:cNvSpPr/>
                        <wps:spPr>
                          <a:xfrm>
                            <a:off x="4277614" y="168355"/>
                            <a:ext cx="33951" cy="150334"/>
                          </a:xfrm>
                          <a:prstGeom prst="rect">
                            <a:avLst/>
                          </a:prstGeom>
                          <a:ln>
                            <a:noFill/>
                          </a:ln>
                        </wps:spPr>
                        <wps:txbx>
                          <w:txbxContent>
                            <w:p w14:paraId="38D584CF"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375820789" name="Rectangle 1375820789"/>
                        <wps:cNvSpPr/>
                        <wps:spPr>
                          <a:xfrm>
                            <a:off x="4548886" y="168355"/>
                            <a:ext cx="33951" cy="150334"/>
                          </a:xfrm>
                          <a:prstGeom prst="rect">
                            <a:avLst/>
                          </a:prstGeom>
                          <a:ln>
                            <a:noFill/>
                          </a:ln>
                        </wps:spPr>
                        <wps:txbx>
                          <w:txbxContent>
                            <w:p w14:paraId="3A1A24DA"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1700729499" name="Rectangle 1700729499"/>
                        <wps:cNvSpPr/>
                        <wps:spPr>
                          <a:xfrm>
                            <a:off x="4818634" y="168355"/>
                            <a:ext cx="33951" cy="150334"/>
                          </a:xfrm>
                          <a:prstGeom prst="rect">
                            <a:avLst/>
                          </a:prstGeom>
                          <a:ln>
                            <a:noFill/>
                          </a:ln>
                        </wps:spPr>
                        <wps:txbx>
                          <w:txbxContent>
                            <w:p w14:paraId="000BA701"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853004541" name="Rectangle 853004541"/>
                        <wps:cNvSpPr/>
                        <wps:spPr>
                          <a:xfrm>
                            <a:off x="5088636" y="168355"/>
                            <a:ext cx="33951" cy="150334"/>
                          </a:xfrm>
                          <a:prstGeom prst="rect">
                            <a:avLst/>
                          </a:prstGeom>
                          <a:ln>
                            <a:noFill/>
                          </a:ln>
                        </wps:spPr>
                        <wps:txbx>
                          <w:txbxContent>
                            <w:p w14:paraId="1037A38C"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318414370" name="Rectangle 318414370"/>
                        <wps:cNvSpPr/>
                        <wps:spPr>
                          <a:xfrm>
                            <a:off x="3054985" y="329509"/>
                            <a:ext cx="42058" cy="186236"/>
                          </a:xfrm>
                          <a:prstGeom prst="rect">
                            <a:avLst/>
                          </a:prstGeom>
                          <a:ln>
                            <a:noFill/>
                          </a:ln>
                        </wps:spPr>
                        <wps:txbx>
                          <w:txbxContent>
                            <w:p w14:paraId="6086790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27055408" name="Rectangle 727055408"/>
                        <wps:cNvSpPr/>
                        <wps:spPr>
                          <a:xfrm>
                            <a:off x="3365881" y="329509"/>
                            <a:ext cx="42058" cy="186236"/>
                          </a:xfrm>
                          <a:prstGeom prst="rect">
                            <a:avLst/>
                          </a:prstGeom>
                          <a:ln>
                            <a:noFill/>
                          </a:ln>
                        </wps:spPr>
                        <wps:txbx>
                          <w:txbxContent>
                            <w:p w14:paraId="7ECD884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488746295" name="Rectangle 488746295"/>
                        <wps:cNvSpPr/>
                        <wps:spPr>
                          <a:xfrm>
                            <a:off x="3637153" y="329509"/>
                            <a:ext cx="42058" cy="186236"/>
                          </a:xfrm>
                          <a:prstGeom prst="rect">
                            <a:avLst/>
                          </a:prstGeom>
                          <a:ln>
                            <a:noFill/>
                          </a:ln>
                        </wps:spPr>
                        <wps:txbx>
                          <w:txbxContent>
                            <w:p w14:paraId="29C5BF8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17441299" name="Rectangle 1217441299"/>
                        <wps:cNvSpPr/>
                        <wps:spPr>
                          <a:xfrm>
                            <a:off x="4093210" y="362256"/>
                            <a:ext cx="105838" cy="163963"/>
                          </a:xfrm>
                          <a:prstGeom prst="rect">
                            <a:avLst/>
                          </a:prstGeom>
                          <a:ln>
                            <a:noFill/>
                          </a:ln>
                        </wps:spPr>
                        <wps:txbx>
                          <w:txbxContent>
                            <w:p w14:paraId="423BF8BB"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wps:txbx>
                        <wps:bodyPr horzOverflow="overflow" vert="horz" lIns="0" tIns="0" rIns="0" bIns="0" rtlCol="0">
                          <a:noAutofit/>
                        </wps:bodyPr>
                      </wps:wsp>
                      <wps:wsp>
                        <wps:cNvPr id="170313386" name="Rectangle 170313386"/>
                        <wps:cNvSpPr/>
                        <wps:spPr>
                          <a:xfrm>
                            <a:off x="4021582" y="516180"/>
                            <a:ext cx="244109" cy="163963"/>
                          </a:xfrm>
                          <a:prstGeom prst="rect">
                            <a:avLst/>
                          </a:prstGeom>
                          <a:ln>
                            <a:noFill/>
                          </a:ln>
                        </wps:spPr>
                        <wps:txbx>
                          <w:txbxContent>
                            <w:p w14:paraId="5B5F00AD"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238971115" name="Rectangle 1238971115"/>
                        <wps:cNvSpPr/>
                        <wps:spPr>
                          <a:xfrm>
                            <a:off x="4204462" y="516180"/>
                            <a:ext cx="59219" cy="163963"/>
                          </a:xfrm>
                          <a:prstGeom prst="rect">
                            <a:avLst/>
                          </a:prstGeom>
                          <a:ln>
                            <a:noFill/>
                          </a:ln>
                        </wps:spPr>
                        <wps:txbx>
                          <w:txbxContent>
                            <w:p w14:paraId="1AE1B7F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52403153" name="Rectangle 1152403153"/>
                        <wps:cNvSpPr/>
                        <wps:spPr>
                          <a:xfrm>
                            <a:off x="4277614" y="329509"/>
                            <a:ext cx="42058" cy="186236"/>
                          </a:xfrm>
                          <a:prstGeom prst="rect">
                            <a:avLst/>
                          </a:prstGeom>
                          <a:ln>
                            <a:noFill/>
                          </a:ln>
                        </wps:spPr>
                        <wps:txbx>
                          <w:txbxContent>
                            <w:p w14:paraId="405E190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06787381" name="Rectangle 306787381"/>
                        <wps:cNvSpPr/>
                        <wps:spPr>
                          <a:xfrm>
                            <a:off x="4548886" y="329509"/>
                            <a:ext cx="42058" cy="186236"/>
                          </a:xfrm>
                          <a:prstGeom prst="rect">
                            <a:avLst/>
                          </a:prstGeom>
                          <a:ln>
                            <a:noFill/>
                          </a:ln>
                        </wps:spPr>
                        <wps:txbx>
                          <w:txbxContent>
                            <w:p w14:paraId="01A3916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65607778" name="Rectangle 1865607778"/>
                        <wps:cNvSpPr/>
                        <wps:spPr>
                          <a:xfrm>
                            <a:off x="4818634" y="329509"/>
                            <a:ext cx="42058" cy="186236"/>
                          </a:xfrm>
                          <a:prstGeom prst="rect">
                            <a:avLst/>
                          </a:prstGeom>
                          <a:ln>
                            <a:noFill/>
                          </a:ln>
                        </wps:spPr>
                        <wps:txbx>
                          <w:txbxContent>
                            <w:p w14:paraId="7ECD842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98982825" name="Rectangle 398982825"/>
                        <wps:cNvSpPr/>
                        <wps:spPr>
                          <a:xfrm>
                            <a:off x="5088636" y="329509"/>
                            <a:ext cx="42058" cy="186236"/>
                          </a:xfrm>
                          <a:prstGeom prst="rect">
                            <a:avLst/>
                          </a:prstGeom>
                          <a:ln>
                            <a:noFill/>
                          </a:ln>
                        </wps:spPr>
                        <wps:txbx>
                          <w:txbxContent>
                            <w:p w14:paraId="233BF50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g:wgp>
                  </a:graphicData>
                </a:graphic>
              </wp:inline>
            </w:drawing>
          </mc:Choice>
          <mc:Fallback>
            <w:pict>
              <v:group w14:anchorId="044B3F0E" id="Group 24" o:spid="_x0000_s1302" style="width:422.75pt;height:50.75pt;mso-position-horizontal-relative:char;mso-position-vertical-relative:line" coordsize="53690,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">
                <v:shape id="Picture 2708" o:spid="_x0000_s1303" type="#_x0000_t75" style="position:absolute;width:12100;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">
                  <v:imagedata r:id="rId71" o:title=""/>
                </v:shape>
                <v:shape id="Freeform: Shape 386519187" o:spid="_x0000_s1304" style="position:absolute;left:1021;top:295;width:501;height:924;visibility:visible;mso-wrap-style:square;v-text-anchor:top" coordsize="50114,9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" path="m40843,r9271,l31661,83312r18199,l47955,92328,,92328,2007,83312r18148,l34011,20828r-18365,l17361,12953v6833,,12128,-1015,15900,-3047c37033,7874,39573,4572,40843,xe" fillcolor="black" stroked="f">
                  <v:stroke miterlimit="83231f" joinstyle="miter"/>
                  <v:path arrowok="t" textboxrect="0,0,50114,92328"/>
                </v:shape>
                <v:rect id="Rectangle 1794692530" o:spid="_x0000_s1305" style="position:absolute;left:1709;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" filled="f" stroked="f">
                  <v:textbox inset="0,0,0,0">
                    <w:txbxContent>
                      <w:p w14:paraId="35F7DF20"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006135955" o:spid="_x0000_s1306" style="position:absolute;left:3754;top:280;width:699;height:939;visibility:visible;mso-wrap-style:square;v-text-anchor:top" coordsize="69977,9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" path="m45085,v8001,,14097,1777,18415,5334c67818,9017,69977,13843,69977,19939v,6731,-1905,12954,-5461,18796c60833,44703,54483,51562,45339,59436,40005,64135,34417,68580,28702,73025,22987,77343,18288,81026,14605,83693r47371,l59817,93852,,93852,2794,80899c8382,76708,13081,73152,17018,70103v3810,-3047,8509,-6730,14097,-11302c40640,50800,47498,43942,51435,38481v4064,-5461,5969,-10795,5969,-16003c57404,18414,56007,15367,53340,13335,50546,11302,46990,10287,42672,10287v-3429,,-7493,635,-12065,2032c26162,13715,21717,15621,17399,18288r-635,l19177,5714c22225,4190,26289,2921,31115,1777,35941,508,40640,,45085,xe" fillcolor="black" stroked="f">
                  <v:stroke miterlimit="83231f" joinstyle="miter"/>
                  <v:path arrowok="t" textboxrect="0,0,69977,93852"/>
                </v:shape>
                <v:rect id="Rectangle 1403069686" o:spid="_x0000_s1307" style="position:absolute;left:4513;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" filled="f" stroked="f">
                  <v:textbox inset="0,0,0,0">
                    <w:txbxContent>
                      <w:p w14:paraId="4B447D1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546704779" o:spid="_x0000_s1308" style="position:absolute;left:7029;top:280;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" path="m45847,v7874,,13970,1651,18415,4826c68834,8001,70993,12446,70993,18034v,6096,-2159,11556,-6477,16255c60198,38989,54737,41910,48133,43180r,634c49657,44196,51435,44831,53340,45720v1778,889,3429,1905,4953,3302c59690,50419,60960,52197,61976,54356v1016,2158,1524,4699,1524,7620c63500,66421,62611,70739,60706,74930v-1778,4191,-4445,7873,-7747,10795c49530,88900,45593,91439,41021,93090v-4572,1779,-9779,2668,-15748,2668c20447,95758,15875,95123,11303,93852,6858,92583,3048,91186,,89408l2794,77597r889,c6350,79628,9779,81534,13970,83185v4064,1524,8382,2286,13081,2286c34163,85471,39878,83312,44450,78867v4572,-4445,6858,-10160,6858,-17145c51308,57403,49911,54102,46990,51943,44069,49784,39624,48768,33528,48768r-5588,l30226,38989r5588,c42545,38989,48006,37464,52197,34163v4318,-3175,6477,-7493,6477,-12954c58674,17780,57404,15113,54864,13081,52324,11176,48514,10287,43561,10287v-4191,,-8509,762,-13208,2286c25654,14097,21590,16002,18034,18288r-635,l19939,5714c23114,4318,27178,3048,32004,1777,36830,635,41529,,45847,xe" fillcolor="black" stroked="f">
                  <v:stroke miterlimit="83231f" joinstyle="miter"/>
                  <v:path arrowok="t" textboxrect="0,0,70993,95758"/>
                </v:shape>
                <v:rect id="Rectangle 1947669190" o:spid="_x0000_s1309" style="position:absolute;left:7774;top:254;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" filled="f" stroked="f">
                  <v:textbox inset="0,0,0,0">
                    <w:txbxContent>
                      <w:p w14:paraId="2C89B101"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79680686" o:spid="_x0000_s1310" style="position:absolute;left:10101;top:543;width:319;height:415;visibility:visible;mso-wrap-style:square;v-text-anchor:top" coordsize="31940,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" path="m31940,r,11357l10287,32185r21653,l31940,41583,,41583,3175,27486,31940,xe" fillcolor="black" stroked="f">
                  <v:stroke miterlimit="83231f" joinstyle="miter"/>
                  <v:path arrowok="t" textboxrect="0,0,31940,41583"/>
                </v:shape>
                <v:shape id="Freeform: Shape 935732244" o:spid="_x0000_s1311" style="position:absolute;left:10420;top:299;width:371;height:920;visibility:visible;mso-wrap-style:square;v-text-anchor:top" coordsize="37020,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" path="m25463,l36385,,23939,56515r13081,l34988,65913r-13208,l16065,91948r-11557,l10350,65913,,65913,,56515r12382,l21653,14860,,35687,,24330,25463,xe" fillcolor="black" stroked="f">
                  <v:stroke miterlimit="83231f" joinstyle="miter"/>
                  <v:path arrowok="t" textboxrect="0,0,37020,91948"/>
                </v:shape>
                <v:rect id="Rectangle 1165643885" o:spid="_x0000_s1312" style="position:absolute;left:10857;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" filled="f" stroked="f">
                  <v:textbox inset="0,0,0,0">
                    <w:txbxContent>
                      <w:p w14:paraId="06F64AD9"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852834096" o:spid="_x0000_s1313" style="position:absolute;left:1094;top:1865;width:478;height:923;visibility:visible;mso-wrap-style:square;v-text-anchor:top" coordsize="47777,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" path="m20574,r9195,l29769,82931r18008,l47777,92329,,92329,,82931r18377,l18377,21336,,21336,,12954v2489,,5156,-254,8001,-762c10846,11811,13005,11176,14465,10414,16281,9398,17716,8001,18771,6477,19812,4826,20422,2794,20574,xe" fillcolor="black" stroked="f">
                  <v:stroke miterlimit="83231f" joinstyle="miter"/>
                  <v:path arrowok="t" textboxrect="0,0,47777,92329"/>
                </v:shape>
                <v:rect id="Rectangle 417535728" o:spid="_x0000_s1314" style="position:absolute;left:1709;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" filled="f" stroked="f">
                  <v:textbox inset="0,0,0,0">
                    <w:txbxContent>
                      <w:p w14:paraId="34424A14" w14:textId="77777777" w:rsidR="00000000" w:rsidRDefault="00000000" w:rsidP="001E2795">
                        <w:pPr>
                          <w:spacing w:after="160" w:line="259" w:lineRule="auto"/>
                          <w:ind w:left="0" w:right="0"/>
                          <w:jc w:val="left"/>
                        </w:pPr>
                        <w:r>
                          <w:t xml:space="preserve"> </w:t>
                        </w:r>
                      </w:p>
                    </w:txbxContent>
                  </v:textbox>
                </v:rect>
                <v:rect id="Rectangle 1481862000" o:spid="_x0000_s1315" style="position:absolute;left:3324;top:1824;width:214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" filled="f" stroked="f">
                  <v:textbox inset="0,0,0,0">
                    <w:txbxContent>
                      <w:p w14:paraId="7591F0B0" w14:textId="77777777" w:rsidR="00000000" w:rsidRDefault="00000000" w:rsidP="001E2795">
                        <w:pPr>
                          <w:spacing w:after="160" w:line="259" w:lineRule="auto"/>
                          <w:ind w:left="0" w:right="0"/>
                          <w:jc w:val="left"/>
                        </w:pPr>
                        <w:r>
                          <w:t>13</w:t>
                        </w:r>
                      </w:p>
                    </w:txbxContent>
                  </v:textbox>
                </v:rect>
                <v:rect id="Rectangle 1835363923" o:spid="_x0000_s1316" style="position:absolute;left:4940;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" filled="f" stroked="f">
                  <v:textbox inset="0,0,0,0">
                    <w:txbxContent>
                      <w:p w14:paraId="6ECD022B" w14:textId="77777777" w:rsidR="00000000" w:rsidRDefault="00000000" w:rsidP="001E2795">
                        <w:pPr>
                          <w:spacing w:after="160" w:line="259" w:lineRule="auto"/>
                          <w:ind w:left="0" w:right="0"/>
                          <w:jc w:val="left"/>
                        </w:pPr>
                        <w:r>
                          <w:t xml:space="preserve"> </w:t>
                        </w:r>
                      </w:p>
                    </w:txbxContent>
                  </v:textbox>
                </v:rect>
                <v:shape id="Freeform: Shape 2143851562" o:spid="_x0000_s1317" style="position:absolute;left:7495;top:2082;width:236;height:447;visibility:visible;mso-wrap-style:square;v-text-anchor:top" coordsize="23558,4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" path="m23558,r,14131l7493,34832r16065,l23558,44737,,44737,,30513,23558,xe" fillcolor="black" stroked="f">
                  <v:stroke miterlimit="83231f" joinstyle="miter"/>
                  <v:path arrowok="t" textboxrect="0,0,23558,44737"/>
                </v:shape>
                <v:shape id="Freeform: Shape 816806885" o:spid="_x0000_s1318" style="position:absolute;left:6824;top:1850;width:562;height:938;visibility:visible;mso-wrap-style:square;v-text-anchor:top" coordsize="56134,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" path="m25400,v8509,,15113,2286,19939,6858c50165,11303,52578,17526,52578,25273v,3556,-381,6731,-1143,9779c50546,38100,49403,41021,47879,43688v-1397,2540,-3175,5080,-5080,7493c40894,53721,38481,56388,35687,59436v-3937,4318,-8001,8509,-12319,12573c19177,76073,15240,79883,11557,83312r44577,l56134,93853,,93853,,80899c3937,77216,7874,73533,11811,69850v3810,-3683,7493,-7366,10922,-11049c29845,51054,34671,45085,37338,40513v2540,-4445,3937,-9398,3937,-14605c41275,21082,39878,17399,36957,14732,34163,12065,30226,10668,25146,10668v-3429,,-6985,635,-10922,1905c10287,13970,6477,16002,2667,18669r-508,l2159,5715c4699,4318,8255,2921,12700,1778,17018,508,21336,,25400,xe" fillcolor="black" stroked="f">
                  <v:stroke miterlimit="83231f" joinstyle="miter"/>
                  <v:path arrowok="t" textboxrect="0,0,56134,93853"/>
                </v:shape>
                <v:shape id="Freeform: Shape 357127916" o:spid="_x0000_s1319" style="position:absolute;left:7731;top:1869;width:390;height:919;visibility:visible;mso-wrap-style:square;v-text-anchor:top" coordsize="390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" path="m16446,l26733,r,56134l39052,56134r,9905l26733,66039r,25909l16065,91948r,-25909l,66039,,56134r16065,l16065,14732,,35433,,21302,16446,xe" fillcolor="black" stroked="f">
                  <v:stroke miterlimit="83231f" joinstyle="miter"/>
                  <v:path arrowok="t" textboxrect="0,0,39052,91948"/>
                </v:shape>
                <v:rect id="Rectangle 2102648544" o:spid="_x0000_s1320" style="position:absolute;left:8186;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" filled="f" stroked="f">
                  <v:textbox inset="0,0,0,0">
                    <w:txbxContent>
                      <w:p w14:paraId="2773BD71" w14:textId="77777777" w:rsidR="00000000" w:rsidRDefault="00000000" w:rsidP="001E2795">
                        <w:pPr>
                          <w:spacing w:after="160" w:line="259" w:lineRule="auto"/>
                          <w:ind w:left="0" w:right="0"/>
                          <w:jc w:val="left"/>
                        </w:pPr>
                        <w:r>
                          <w:t xml:space="preserve"> </w:t>
                        </w:r>
                      </w:p>
                    </w:txbxContent>
                  </v:textbox>
                </v:rect>
                <v:rect id="Rectangle 195600887" o:spid="_x0000_s1321" style="position:absolute;left:9683;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" filled="f" stroked="f">
                  <v:textbox inset="0,0,0,0">
                    <w:txbxContent>
                      <w:p w14:paraId="4CB7D06D" w14:textId="77777777" w:rsidR="00000000" w:rsidRDefault="00000000" w:rsidP="001E2795">
                        <w:pPr>
                          <w:spacing w:after="160" w:line="259" w:lineRule="auto"/>
                          <w:ind w:left="0" w:right="0"/>
                          <w:jc w:val="left"/>
                        </w:pPr>
                        <w:r>
                          <w:t>26</w:t>
                        </w:r>
                      </w:p>
                    </w:txbxContent>
                  </v:textbox>
                </v:rect>
                <v:rect id="Rectangle 1887753775" o:spid="_x0000_s1322" style="position:absolute;left:11299;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" filled="f" stroked="f">
                  <v:textbox inset="0,0,0,0">
                    <w:txbxContent>
                      <w:p w14:paraId="6C6E4805" w14:textId="77777777" w:rsidR="00000000" w:rsidRDefault="00000000" w:rsidP="001E2795">
                        <w:pPr>
                          <w:spacing w:after="160" w:line="259" w:lineRule="auto"/>
                          <w:ind w:left="0" w:right="0"/>
                          <w:jc w:val="left"/>
                        </w:pPr>
                        <w:r>
                          <w:t xml:space="preserve"> </w:t>
                        </w:r>
                      </w:p>
                    </w:txbxContent>
                  </v:textbox>
                </v:rect>
                <v:rect id="Rectangle 536452572" o:spid="_x0000_s1323" style="position:absolute;left:64;top:329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" filled="f" stroked="f">
                  <v:textbox inset="0,0,0,0">
                    <w:txbxContent>
                      <w:p w14:paraId="3B0F2A65" w14:textId="77777777" w:rsidR="00000000" w:rsidRDefault="00000000" w:rsidP="001E2795">
                        <w:pPr>
                          <w:spacing w:after="160" w:line="259" w:lineRule="auto"/>
                          <w:ind w:left="0" w:right="0"/>
                          <w:jc w:val="left"/>
                        </w:pPr>
                        <w:r>
                          <w:t xml:space="preserve"> </w:t>
                        </w:r>
                      </w:p>
                    </w:txbxContent>
                  </v:textbox>
                </v:rect>
                <v:rect id="Rectangle 1235830265" o:spid="_x0000_s1324" style="position:absolute;left:2562;top:329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" filled="f" stroked="f">
                  <v:textbox inset="0,0,0,0">
                    <w:txbxContent>
                      <w:p w14:paraId="01C0630A" w14:textId="77777777" w:rsidR="00000000" w:rsidRDefault="00000000" w:rsidP="001E2795">
                        <w:pPr>
                          <w:spacing w:after="160" w:line="259" w:lineRule="auto"/>
                          <w:ind w:left="0" w:right="0"/>
                          <w:jc w:val="left"/>
                        </w:pPr>
                        <w:r>
                          <w:t xml:space="preserve"> </w:t>
                        </w:r>
                      </w:p>
                    </w:txbxContent>
                  </v:textbox>
                </v:rect>
                <v:rect id="Rectangle 239657373" o:spid="_x0000_s1325" style="position:absolute;left:6951;top:3622;width:166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" filled="f" stroked="f">
                  <v:textbox inset="0,0,0,0">
                    <w:txbxContent>
                      <w:p w14:paraId="526E94A5" w14:textId="77777777" w:rsidR="00000000" w:rsidRDefault="00000000" w:rsidP="001E2795">
                        <w:pPr>
                          <w:spacing w:after="160" w:line="259" w:lineRule="auto"/>
                          <w:ind w:left="0" w:right="0"/>
                          <w:jc w:val="left"/>
                        </w:pPr>
                        <w:r>
                          <w:rPr>
                            <w:rFonts w:ascii="Verdana" w:eastAsia="Verdana" w:hAnsi="Verdana" w:cs="Verdana"/>
                            <w:i/>
                          </w:rPr>
                          <w:t xml:space="preserve">h </w:t>
                        </w:r>
                      </w:p>
                    </w:txbxContent>
                  </v:textbox>
                </v:rect>
                <v:rect id="Rectangle 1340588648" o:spid="_x0000_s1326" style="position:absolute;left:6433;top:5161;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" filled="f" stroked="f">
                  <v:textbox inset="0,0,0,0">
                    <w:txbxContent>
                      <w:p w14:paraId="55741169"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2082117023" o:spid="_x0000_s1327" style="position:absolute;left:8262;top:5161;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" filled="f" stroked="f">
                  <v:textbox inset="0,0,0,0">
                    <w:txbxContent>
                      <w:p w14:paraId="2CF071BC"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714227929" o:spid="_x0000_s1328" style="position:absolute;left:8967;top:329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" filled="f" stroked="f">
                  <v:textbox inset="0,0,0,0">
                    <w:txbxContent>
                      <w:p w14:paraId="282D58C1" w14:textId="77777777" w:rsidR="00000000" w:rsidRDefault="00000000" w:rsidP="001E2795">
                        <w:pPr>
                          <w:spacing w:after="160" w:line="259" w:lineRule="auto"/>
                          <w:ind w:left="0" w:right="0"/>
                          <w:jc w:val="left"/>
                        </w:pPr>
                        <w:r>
                          <w:t xml:space="preserve"> </w:t>
                        </w:r>
                      </w:p>
                    </w:txbxContent>
                  </v:textbox>
                </v:rect>
                <v:shape id="Picture 2735" o:spid="_x0000_s1329" type="#_x0000_t75" style="position:absolute;left:15026;width:12527;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">
                  <v:imagedata r:id="rId72" o:title=""/>
                </v:shape>
                <v:shape id="Freeform: Shape 705858802" o:spid="_x0000_s1330" style="position:absolute;left:16299;top:299;width:749;height:939;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" path="m21971,l74930,,72517,10414r-41402,l25527,35687v1651,-254,3175,-381,4699,-508c31877,35052,33401,34925,34925,34925v8890,,15875,2032,20828,5969c60706,44958,63246,50419,63246,57277v,4953,-889,9652,-2794,14097c58674,75819,56134,79629,52705,82931v-3429,3429,-7493,6096,-12192,8001c35941,92964,30480,93853,24257,93853v-4826,,-9398,-635,-13589,-1905c6350,90805,2794,89409,,87885l2413,75947r762,c5715,77851,9017,79629,13081,81280v4191,1524,8509,2286,12954,2286c33401,83566,39370,81407,43815,76962v4572,-4445,6731,-10287,6731,-17526c50546,56642,50038,54229,49022,52451,48006,50547,46609,49023,44831,47879,43053,46736,41021,45974,38608,45466v-2413,-508,-5080,-762,-7747,-762c27432,44704,23876,44958,20447,45466v-3556,508,-6477,1144,-8890,1524l21971,xe" fillcolor="black" stroked="f">
                  <v:stroke miterlimit="83231f" joinstyle="miter"/>
                  <v:path arrowok="t" textboxrect="0,0,74930,93853"/>
                </v:shape>
                <v:rect id="Rectangle 2095488085" o:spid="_x0000_s1331" style="position:absolute;left:17029;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" filled="f" stroked="f">
                  <v:textbox inset="0,0,0,0">
                    <w:txbxContent>
                      <w:p w14:paraId="58791EF8"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751021365" o:spid="_x0000_s1332" style="position:absolute;left:19511;top:336;width:309;height:902;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" path="m30988,r,12297l27813,13510c21209,19224,16764,26590,14478,35862v3429,-2033,7112,-3684,11049,-4826l30988,30264r,9057l23241,40561v-3429,888,-6858,2286,-10160,4063c12700,46402,12446,48688,12192,51355v-381,2794,-508,5461,-508,8001c11684,63421,12192,66723,13208,69389v1016,2795,2286,4953,3683,6477c18542,77517,20320,78787,22352,79423v2032,762,4191,1142,6350,1142l30988,79543r,9971l27305,90217v-8636,,-15367,-2793,-20193,-8381c2286,76248,,68627,,58975,,50086,1143,41830,3556,34084,5969,26463,9525,19605,14224,13637l30988,xe" fillcolor="black" stroked="f">
                  <v:stroke miterlimit="83231f" joinstyle="miter"/>
                  <v:path arrowok="t" textboxrect="0,0,30988,90217"/>
                </v:shape>
                <v:shape id="Freeform: Shape 1432696734" o:spid="_x0000_s1333" style="position:absolute;left:19820;top:629;width:318;height:602;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" path="m6223,v3683,,6985,381,9906,1397c19177,2286,21844,3810,24257,5842v2540,2285,4318,4826,5588,7873c31115,16764,31750,20320,31750,24257v,10160,-3429,18795,-10160,25907c18288,53721,14510,56388,10287,58166l,60130,,50158,13335,44196v3937,-4699,5969,-10922,5969,-18543c19304,20447,17780,16510,14859,13843,11938,11049,7620,9652,1778,9652l,9937,,879,6223,xe" fillcolor="black" stroked="f">
                  <v:stroke miterlimit="83231f" joinstyle="miter"/>
                  <v:path arrowok="t" textboxrect="0,0,31750,60130"/>
                </v:shape>
                <v:shape id="Freeform: Shape 974455211" o:spid="_x0000_s1334" style="position:absolute;left:19820;top:281;width:336;height:178;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" path="m23241,v2413,,4572,126,6223,508c31115,762,32512,1143,33528,1397l31496,12446r-635,c29972,11937,28448,11557,26289,11049v-2159,-509,-4445,-762,-6858,-762l,17710,,5413,254,5207c7112,1777,14732,,23241,xe" fillcolor="black" stroked="f">
                  <v:stroke miterlimit="83231f" joinstyle="miter"/>
                  <v:path arrowok="t" textboxrect="0,0,33528,17710"/>
                </v:shape>
                <v:rect id="Rectangle 1290765932" o:spid="_x0000_s1335" style="position:absolute;left:20214;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" filled="f" stroked="f">
                  <v:textbox inset="0,0,0,0">
                    <w:txbxContent>
                      <w:p w14:paraId="2EE3B24A"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427105217" o:spid="_x0000_s1336" style="position:absolute;left:22598;top:299;width:731;height:920;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" path="m12319,l73152,,70104,13716,13462,91948,,91948,60325,10414r-50292,l12319,xe" fillcolor="black" stroked="f">
                  <v:stroke miterlimit="83231f" joinstyle="miter"/>
                  <v:path arrowok="t" textboxrect="0,0,73152,91948"/>
                </v:shape>
                <v:rect id="Rectangle 460753138" o:spid="_x0000_s1337" style="position:absolute;left:23295;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" filled="f" stroked="f">
                  <v:textbox inset="0,0,0,0">
                    <w:txbxContent>
                      <w:p w14:paraId="360DE68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551354661" o:spid="_x0000_s1338" style="position:absolute;left:25534;top:320;width:320;height:920;visibility:visible;mso-wrap-style:square;v-text-anchor:top" coordsize="31940,9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" path="m31940,r,7944l28575,9076v-3937,3175,-5842,6985,-5842,11684c22733,23173,23368,25333,24638,27237v1397,2033,3302,3684,5842,5080l31940,33047r,11869l28067,43366v-4953,2541,-8890,5969,-11557,10160c13843,57717,12446,62162,12446,66988v,4572,1524,8383,4445,11558c19939,81593,23876,83117,28829,83117r3111,-569l31940,91221r-4254,787c19177,92008,12446,89848,7493,85530,2540,81339,,75878,,69148,,62924,1905,57336,5461,52384,9017,47430,14351,43493,21209,40446r,-255c17653,37905,14986,35492,13208,32698,11430,29904,10541,26729,10541,23173v,-7365,3302,-13843,9779,-19176l31940,xe" fillcolor="black" stroked="f">
                  <v:stroke miterlimit="83231f" joinstyle="miter"/>
                  <v:path arrowok="t" textboxrect="0,0,31940,92008"/>
                </v:shape>
                <v:shape id="Freeform: Shape 2069161427" o:spid="_x0000_s1339" style="position:absolute;left:25854;top:278;width:376;height:954;visibility:visible;mso-wrap-style:square;v-text-anchor:top" coordsize="37655,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" path="m12383,v7874,,13970,1905,18541,5588c35370,9271,37655,13970,37655,19685v,4953,-1651,9779,-4826,14605c29528,38989,24829,42672,18605,45339r,381c23051,47879,26353,50419,28639,53467v2285,3048,3428,6858,3428,11430c32067,68580,31179,72263,29401,76073v-1652,3937,-4065,7239,-7240,10160c18860,89281,15177,91694,10859,93472l,95480,,86807,7303,85471v2920,-1270,5207,-2921,6985,-4953c15939,78613,17335,76454,18224,73914v890,-2413,1271,-4953,1271,-7366c19495,63754,18860,61214,17335,59182,15939,57150,13526,55245,10097,53467,8446,52578,6541,51689,4382,50927l,49175,,37306r4128,2064c6541,40386,9080,41402,11874,42291v4827,-3048,8383,-6223,10542,-9652c24574,29337,25717,25527,25717,21336v,-3683,-1396,-6604,-4063,-9017c18860,9906,15177,8636,10604,8636l,12203,,4259,12383,xe" fillcolor="black" stroked="f">
                  <v:stroke miterlimit="83231f" joinstyle="miter"/>
                  <v:path arrowok="t" textboxrect="0,0,37655,95480"/>
                </v:shape>
                <v:rect id="Rectangle 1057079272" o:spid="_x0000_s1340" style="position:absolute;left:26267;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" filled="f" stroked="f">
                  <v:textbox inset="0,0,0,0">
                    <w:txbxContent>
                      <w:p w14:paraId="24B5E7ED"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042903578" o:spid="_x0000_s1341" style="position:absolute;left:16341;top:1850;width:598;height:938;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" path="m27051,v9017,,16129,2286,21336,6858c53467,11303,56007,17526,56007,25273v,3556,-381,6731,-1270,9779c53975,38100,52705,41021,51054,43688v-1524,2540,-3429,5080,-5461,7493c43561,53721,41021,56388,37973,59436v-4191,4318,-8509,8509,-13081,12573c20447,76073,16256,79883,12319,83312r47498,l59817,93853,,93853,,80899c4191,77216,8382,73533,12446,69850v4191,-3683,8128,-7366,11684,-11049c31750,51054,36957,45085,39751,40513v2794,-4445,4191,-9398,4191,-14605c43942,21082,42418,17399,39370,14732,36449,12065,32131,10668,26797,10668v-3683,,-7493,635,-11684,1905c10922,13970,6858,16002,2794,18669r-635,l2159,5715c5080,4318,8763,2921,13462,1778,18161,508,22733,,27051,xe" fillcolor="black" stroked="f">
                  <v:stroke miterlimit="83231f" joinstyle="miter"/>
                  <v:path arrowok="t" textboxrect="0,0,59817,93853"/>
                </v:shape>
                <v:rect id="Rectangle 1200368554" o:spid="_x0000_s1342" style="position:absolute;left:17029;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" filled="f" stroked="f">
                  <v:textbox inset="0,0,0,0">
                    <w:txbxContent>
                      <w:p w14:paraId="1C47E667" w14:textId="77777777" w:rsidR="00000000" w:rsidRDefault="00000000" w:rsidP="001E2795">
                        <w:pPr>
                          <w:spacing w:after="160" w:line="259" w:lineRule="auto"/>
                          <w:ind w:left="0" w:right="0"/>
                          <w:jc w:val="left"/>
                        </w:pPr>
                        <w:r>
                          <w:t xml:space="preserve"> </w:t>
                        </w:r>
                      </w:p>
                    </w:txbxContent>
                  </v:textbox>
                </v:rect>
                <v:rect id="Rectangle 1804796774" o:spid="_x0000_s1343" style="position:absolute;left:19056;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" filled="f" stroked="f">
                  <v:textbox inset="0,0,0,0">
                    <w:txbxContent>
                      <w:p w14:paraId="075B7459" w14:textId="77777777" w:rsidR="00000000" w:rsidRDefault="00000000" w:rsidP="001E2795">
                        <w:pPr>
                          <w:spacing w:after="160" w:line="259" w:lineRule="auto"/>
                          <w:ind w:left="0" w:right="0"/>
                          <w:jc w:val="left"/>
                        </w:pPr>
                        <w:r>
                          <w:t>15</w:t>
                        </w:r>
                      </w:p>
                    </w:txbxContent>
                  </v:textbox>
                </v:rect>
                <v:rect id="Rectangle 406845916" o:spid="_x0000_s1344" style="position:absolute;left:20671;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" filled="f" stroked="f">
                  <v:textbox inset="0,0,0,0">
                    <w:txbxContent>
                      <w:p w14:paraId="265287ED" w14:textId="77777777" w:rsidR="00000000" w:rsidRDefault="00000000" w:rsidP="001E2795">
                        <w:pPr>
                          <w:spacing w:after="160" w:line="259" w:lineRule="auto"/>
                          <w:ind w:left="0" w:right="0"/>
                          <w:jc w:val="left"/>
                        </w:pPr>
                        <w:r>
                          <w:t xml:space="preserve"> </w:t>
                        </w:r>
                      </w:p>
                    </w:txbxContent>
                  </v:textbox>
                </v:rect>
                <v:rect id="Rectangle 595879552" o:spid="_x0000_s1345" style="position:absolute;left:22134;top:1824;width:214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" filled="f" stroked="f">
                  <v:textbox inset="0,0,0,0">
                    <w:txbxContent>
                      <w:p w14:paraId="66D992ED" w14:textId="77777777" w:rsidR="00000000" w:rsidRDefault="00000000" w:rsidP="001E2795">
                        <w:pPr>
                          <w:spacing w:after="160" w:line="259" w:lineRule="auto"/>
                          <w:ind w:left="0" w:right="0"/>
                          <w:jc w:val="left"/>
                        </w:pPr>
                        <w:r>
                          <w:t>27</w:t>
                        </w:r>
                      </w:p>
                    </w:txbxContent>
                  </v:textbox>
                </v:rect>
                <v:rect id="Rectangle 662327314" o:spid="_x0000_s1346" style="position:absolute;left:23752;top:1824;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" filled="f" stroked="f">
                  <v:textbox inset="0,0,0,0">
                    <w:txbxContent>
                      <w:p w14:paraId="7D3EC50A" w14:textId="77777777" w:rsidR="00000000" w:rsidRDefault="00000000" w:rsidP="001E2795">
                        <w:pPr>
                          <w:spacing w:after="160" w:line="259" w:lineRule="auto"/>
                          <w:ind w:left="0" w:right="0"/>
                          <w:jc w:val="left"/>
                        </w:pPr>
                        <w:r>
                          <w:t xml:space="preserve"> </w:t>
                        </w:r>
                      </w:p>
                    </w:txbxContent>
                  </v:textbox>
                </v:rect>
                <v:rect id="Rectangle 974098306" o:spid="_x0000_s1347" style="position:absolute;left:25078;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" filled="f" stroked="f">
                  <v:textbox inset="0,0,0,0">
                    <w:txbxContent>
                      <w:p w14:paraId="3F9A2CC4" w14:textId="77777777" w:rsidR="00000000" w:rsidRDefault="00000000" w:rsidP="001E2795">
                        <w:pPr>
                          <w:spacing w:after="160" w:line="259" w:lineRule="auto"/>
                          <w:ind w:left="0" w:right="0"/>
                          <w:jc w:val="left"/>
                        </w:pPr>
                        <w:r>
                          <w:t>28</w:t>
                        </w:r>
                      </w:p>
                    </w:txbxContent>
                  </v:textbox>
                </v:rect>
                <v:rect id="Rectangle 1117455457" o:spid="_x0000_s1348" style="position:absolute;left:26694;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" filled="f" stroked="f">
                  <v:textbox inset="0,0,0,0">
                    <w:txbxContent>
                      <w:p w14:paraId="52025416" w14:textId="77777777" w:rsidR="00000000" w:rsidRDefault="00000000" w:rsidP="001E2795">
                        <w:pPr>
                          <w:spacing w:after="160" w:line="259" w:lineRule="auto"/>
                          <w:ind w:left="0" w:right="0"/>
                          <w:jc w:val="left"/>
                        </w:pPr>
                        <w:r>
                          <w:t xml:space="preserve"> </w:t>
                        </w:r>
                      </w:p>
                    </w:txbxContent>
                  </v:textbox>
                </v:rect>
                <v:rect id="Rectangle 354328305" o:spid="_x0000_s1349" style="position:absolute;left:15093;top:329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" filled="f" stroked="f">
                  <v:textbox inset="0,0,0,0">
                    <w:txbxContent>
                      <w:p w14:paraId="1C0171D5" w14:textId="77777777" w:rsidR="00000000" w:rsidRDefault="00000000" w:rsidP="001E2795">
                        <w:pPr>
                          <w:spacing w:after="160" w:line="259" w:lineRule="auto"/>
                          <w:ind w:left="0" w:right="0"/>
                          <w:jc w:val="left"/>
                        </w:pPr>
                        <w:r>
                          <w:t xml:space="preserve"> </w:t>
                        </w:r>
                      </w:p>
                    </w:txbxContent>
                  </v:textbox>
                </v:rect>
                <v:rect id="Rectangle 335378274" o:spid="_x0000_s1350" style="position:absolute;left:19589;top:3622;width:118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" filled="f" stroked="f">
                  <v:textbox inset="0,0,0,0">
                    <w:txbxContent>
                      <w:p w14:paraId="76EFBC05" w14:textId="77777777" w:rsidR="00000000" w:rsidRDefault="00000000" w:rsidP="001E2795">
                        <w:pPr>
                          <w:spacing w:after="160" w:line="259" w:lineRule="auto"/>
                          <w:ind w:left="0" w:right="0"/>
                          <w:jc w:val="left"/>
                        </w:pPr>
                        <w:r>
                          <w:rPr>
                            <w:rFonts w:ascii="Verdana" w:eastAsia="Verdana" w:hAnsi="Verdana" w:cs="Verdana"/>
                            <w:i/>
                          </w:rPr>
                          <w:t xml:space="preserve">j </w:t>
                        </w:r>
                      </w:p>
                    </w:txbxContent>
                  </v:textbox>
                </v:rect>
                <v:rect id="Rectangle 1321289579" o:spid="_x0000_s1351" style="position:absolute;left:18888;top:5161;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" filled="f" stroked="f">
                  <v:textbox inset="0,0,0,0">
                    <w:txbxContent>
                      <w:p w14:paraId="1CA1786E"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2132870439" o:spid="_x0000_s1352" style="position:absolute;left:20717;top:5161;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" filled="f" stroked="f">
                  <v:textbox inset="0,0,0,0">
                    <w:txbxContent>
                      <w:p w14:paraId="032D788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527404602" o:spid="_x0000_s1353" style="position:absolute;left:21403;top:329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" filled="f" stroked="f">
                  <v:textbox inset="0,0,0,0">
                    <w:txbxContent>
                      <w:p w14:paraId="21BF84BD" w14:textId="77777777" w:rsidR="00000000" w:rsidRDefault="00000000" w:rsidP="001E2795">
                        <w:pPr>
                          <w:spacing w:after="160" w:line="259" w:lineRule="auto"/>
                          <w:ind w:left="0" w:right="0"/>
                          <w:jc w:val="left"/>
                        </w:pPr>
                        <w:r>
                          <w:t xml:space="preserve"> </w:t>
                        </w:r>
                      </w:p>
                    </w:txbxContent>
                  </v:textbox>
                </v:rect>
                <v:rect id="Rectangle 514912689" o:spid="_x0000_s1354" style="position:absolute;left:24423;top:329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" filled="f" stroked="f">
                  <v:textbox inset="0,0,0,0">
                    <w:txbxContent>
                      <w:p w14:paraId="6FE651EC" w14:textId="77777777" w:rsidR="00000000" w:rsidRDefault="00000000" w:rsidP="001E2795">
                        <w:pPr>
                          <w:spacing w:after="160" w:line="259" w:lineRule="auto"/>
                          <w:ind w:left="0" w:right="0"/>
                          <w:jc w:val="left"/>
                        </w:pPr>
                        <w:r>
                          <w:t xml:space="preserve"> </w:t>
                        </w:r>
                      </w:p>
                    </w:txbxContent>
                  </v:textbox>
                </v:rect>
                <v:shape id="Picture 2762" o:spid="_x0000_s1355" type="#_x0000_t75" style="position:absolute;left:30480;width:23210;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">
                  <v:imagedata r:id="rId73" o:title=""/>
                </v:shape>
                <v:shape id="Freeform: Shape 486623870" o:spid="_x0000_s1356" style="position:absolute;left:31790;top:295;width:502;height:924;visibility:visible;mso-wrap-style:square;v-text-anchor:top" coordsize="50165,9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" path="m40894,r9271,l31750,83312r18161,l48006,92328,,92328,2032,83312r18161,l34036,20828r-18288,l17399,12953v6858,,12192,-1015,15875,-3047c37084,7874,39624,4572,40894,xe" fillcolor="black" stroked="f">
                  <v:stroke miterlimit="83231f" joinstyle="miter"/>
                  <v:path arrowok="t" textboxrect="0,0,50165,92328"/>
                </v:shape>
                <v:rect id="Rectangle 992248544" o:spid="_x0000_s1357" style="position:absolute;left:32485;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" filled="f" stroked="f">
                  <v:textbox inset="0,0,0,0">
                    <w:txbxContent>
                      <w:p w14:paraId="7ADD716A"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472719977" o:spid="_x0000_s1358" style="position:absolute;left:34615;top:280;width:699;height:939;visibility:visible;mso-wrap-style:square;v-text-anchor:top" coordsize="69977,9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" path="m45085,v8001,,14097,1777,18415,5334c67818,9017,69977,13843,69977,19939v,6731,-1905,12954,-5461,18796c60833,44703,54483,51562,45339,59436,40005,64135,34417,68580,28702,73025,22987,77343,18288,81026,14605,83693r47371,l59817,93852,,93852,2794,80899c8382,76708,13081,73152,17018,70103v3810,-3047,8509,-6730,14097,-11302c40640,50800,47498,43942,51435,38481v4064,-5461,5969,-10795,5969,-16003c57404,18414,56007,15367,53340,13335,50546,11302,46990,10287,42672,10287v-3429,,-7493,635,-12065,2032c26162,13715,21717,15621,17399,18288r-635,l19177,5714c22225,4190,26289,2921,31115,1777,35941,508,40640,,45085,xe" fillcolor="black" stroked="f">
                  <v:stroke miterlimit="83231f" joinstyle="miter"/>
                  <v:path arrowok="t" textboxrect="0,0,69977,93852"/>
                </v:shape>
                <v:rect id="Rectangle 78577459" o:spid="_x0000_s1359" style="position:absolute;left:35380;top:254;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" filled="f" stroked="f">
                  <v:textbox inset="0,0,0,0">
                    <w:txbxContent>
                      <w:p w14:paraId="02F859CC"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39933831" o:spid="_x0000_s1360" style="position:absolute;left:37570;top:280;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" path="m45847,v7874,,13970,1651,18415,4826c68834,8001,70993,12446,70993,18034v,6096,-2159,11556,-6477,16255c60198,38989,54737,41910,48133,43180r,634c49657,44196,51435,44831,53340,45720v1778,889,3429,1905,4953,3302c59690,50419,60960,52197,61976,54356v1016,2158,1524,4699,1524,7620c63500,66421,62611,70739,60706,74930v-1778,4191,-4445,7873,-7747,10795c49530,88900,45593,91439,41021,93090v-4572,1779,-9779,2668,-15748,2668c20447,95758,15875,95123,11303,93852,6858,92583,3048,91186,,89408l2794,77597r889,c6477,79628,9779,81534,13970,83185v4064,1524,8382,2286,13081,2286c34163,85471,39878,83312,44450,78867v4572,-4445,6858,-10160,6858,-17145c51308,57403,49911,54102,46990,51943,44069,49784,39624,48768,33528,48768r-5588,l30226,38989r5588,c42545,38989,48006,37464,52197,34163v4318,-3175,6477,-7493,6477,-12954c58674,17780,57404,15113,54864,13081,52324,11176,48514,10287,43561,10287v-4191,,-8509,762,-13208,2286c25654,14097,21590,16002,18034,18288r-635,l19939,5714c23114,4318,27178,3048,32004,1777,36830,635,41529,,45847,xe" fillcolor="black" stroked="f">
                  <v:stroke miterlimit="83231f" joinstyle="miter"/>
                  <v:path arrowok="t" textboxrect="0,0,70993,95758"/>
                </v:shape>
                <v:rect id="Rectangle 182946138" o:spid="_x0000_s1361" style="position:absolute;left:38326;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" filled="f" stroked="f">
                  <v:textbox inset="0,0,0,0">
                    <w:txbxContent>
                      <w:p w14:paraId="7BBDDEC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53373287" o:spid="_x0000_s1362" style="position:absolute;left:40764;top:543;width:319;height:415;visibility:visible;mso-wrap-style:square;v-text-anchor:top" coordsize="31940,4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" path="m31940,r,11357l10287,32184r21653,l31940,41582,,41582,3175,27485,31940,xe" fillcolor="black" stroked="f">
                  <v:stroke miterlimit="83231f" joinstyle="miter"/>
                  <v:path arrowok="t" textboxrect="0,0,31940,41582"/>
                </v:shape>
                <v:shape id="Freeform: Shape 1474698766" o:spid="_x0000_s1363" style="position:absolute;left:41083;top:299;width:371;height:920;visibility:visible;mso-wrap-style:square;v-text-anchor:top" coordsize="37021,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" path="m25464,l36386,,23940,56515r13081,l34989,65913r-13208,l16066,91948r-11557,l10351,65913,,65913,,56515r12383,l21654,14860,,35688,,24331,25464,xe" fillcolor="black" stroked="f">
                  <v:stroke miterlimit="83231f" joinstyle="miter"/>
                  <v:path arrowok="t" textboxrect="0,0,37021,91948"/>
                </v:shape>
                <v:rect id="Rectangle 1612198819" o:spid="_x0000_s1364" style="position:absolute;left:41526;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" filled="f" stroked="f">
                  <v:textbox inset="0,0,0,0">
                    <w:txbxContent>
                      <w:p w14:paraId="7A88FBD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6115491" o:spid="_x0000_s1365" style="position:absolute;left:43746;top:299;width:749;height:939;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" path="m21971,l74930,,72517,10414r-41402,l25527,35687v1651,-254,3175,-381,4699,-508c31877,35052,33401,34925,34925,34925v8890,,15875,2032,20828,5969c60706,44958,63246,50419,63246,57277v,4953,-889,9652,-2794,14097c58674,75819,56134,79629,52705,82931v-3429,3429,-7493,6096,-12192,8001c35941,92964,30480,93853,24257,93853v-4826,,-9398,-635,-13589,-1905c6350,90805,2794,89409,,87885l2413,75947r762,c5715,77851,9017,79629,13081,81280v4191,1524,8509,2286,12954,2286c33401,83566,39370,81407,43815,76962v4572,-4445,6731,-10287,6731,-17526c50546,56642,50038,54229,49022,52451,48006,50547,46609,49023,44831,47879,43053,46736,41021,45974,38608,45466v-2413,-508,-5080,-762,-7747,-762c27432,44704,23876,44958,20447,45466v-3556,508,-6477,1144,-8890,1524l21971,xe" fillcolor="black" stroked="f">
                  <v:stroke miterlimit="83231f" joinstyle="miter"/>
                  <v:path arrowok="t" textboxrect="0,0,74930,93853"/>
                </v:shape>
                <v:rect id="Rectangle 1573061462" o:spid="_x0000_s1366" style="position:absolute;left:44483;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" filled="f" stroked="f">
                  <v:textbox inset="0,0,0,0">
                    <w:txbxContent>
                      <w:p w14:paraId="7C1191E4"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546525767" o:spid="_x0000_s1367" style="position:absolute;left:46470;top:336;width:310;height:902;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" path="m30988,r,12297l27813,13510c21209,19224,16764,26590,14478,35862v3429,-2033,7112,-3684,11049,-4826l30988,30264r,9057l23241,40561v-3429,888,-6858,2286,-10160,4063c12700,46402,12446,48688,12192,51355v-381,2794,-508,5461,-508,8001c11684,63421,12192,66723,13208,69389v1016,2795,2286,4953,3683,6477c18542,77517,20320,78787,22352,79423v2032,762,4191,1142,6350,1142l30988,79543r,9971l27305,90217v-8636,,-15367,-2793,-20193,-8381c2286,76248,,68627,,58975,,50086,1143,41830,3556,34084,5969,26463,9525,19605,14224,13637l30988,xe" fillcolor="black" stroked="f">
                  <v:stroke miterlimit="83231f" joinstyle="miter"/>
                  <v:path arrowok="t" textboxrect="0,0,30988,90217"/>
                </v:shape>
                <v:shape id="Freeform: Shape 1334028442" o:spid="_x0000_s1368" style="position:absolute;left:46780;top:629;width:317;height:602;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" path="m6223,v3683,,6985,381,9906,1397c19177,2286,21844,3810,24257,5842v2540,2285,4318,4826,5588,7873c31115,16764,31750,20320,31750,24257v,10160,-3429,18795,-10160,25907c18288,53721,14510,56388,10287,58166l,60130,,50158,13335,44196v3937,-4699,5969,-10922,5969,-18543c19304,20447,17780,16510,14859,13843,11938,11049,7620,9652,1778,9652l,9937,,879,6223,xe" fillcolor="black" stroked="f">
                  <v:stroke miterlimit="83231f" joinstyle="miter"/>
                  <v:path arrowok="t" textboxrect="0,0,31750,60130"/>
                </v:shape>
                <v:shape id="Freeform: Shape 972589500" o:spid="_x0000_s1369" style="position:absolute;left:46780;top:281;width:335;height:178;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" path="m23241,v2413,,4572,126,6223,508c31115,762,32512,1143,33528,1397l31496,12446r-635,c29972,11937,28448,11557,26289,11049v-2159,-509,-4445,-762,-6858,-762l,17710,,5413,254,5207c7112,1777,14732,,23241,xe" fillcolor="black" stroked="f">
                  <v:stroke miterlimit="83231f" joinstyle="miter"/>
                  <v:path arrowok="t" textboxrect="0,0,33528,17710"/>
                </v:shape>
                <v:rect id="Rectangle 1220476689" o:spid="_x0000_s1370" style="position:absolute;left:47180;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" filled="f" stroked="f">
                  <v:textbox inset="0,0,0,0">
                    <w:txbxContent>
                      <w:p w14:paraId="0D397358"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892614572" o:spid="_x0000_s1371" style="position:absolute;left:49161;top:299;width:732;height:920;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" path="m12319,l73152,,70104,13716,13462,91948,,91948,60325,10414r-50292,l12319,xe" fillcolor="black" stroked="f">
                  <v:stroke miterlimit="83231f" joinstyle="miter"/>
                  <v:path arrowok="t" textboxrect="0,0,73152,91948"/>
                </v:shape>
                <v:rect id="Rectangle 376354572" o:spid="_x0000_s1372" style="position:absolute;left:49862;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" filled="f" stroked="f">
                  <v:textbox inset="0,0,0,0">
                    <w:txbxContent>
                      <w:p w14:paraId="66BAAC3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28127744" o:spid="_x0000_s1373" style="position:absolute;left:51823;top:320;width:320;height:920;visibility:visible;mso-wrap-style:square;v-text-anchor:top" coordsize="31940,9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" path="m31940,r,7944l28575,9076v-3937,3175,-5842,6985,-5842,11684c22733,23173,23368,25333,24638,27237v1397,2033,3302,3684,5842,5080l31940,33047r,11869l28067,43366v-4953,2541,-8890,5969,-11557,10160c13843,57717,12446,62162,12446,66988v,4572,1524,8383,4445,11558c19939,81593,23876,83117,28829,83117r3111,-569l31940,91221r-4254,787c19177,92008,12446,89848,7493,85530,2540,81339,,75878,,69148,,62924,1905,57336,5461,52384,9017,47430,14351,43493,21209,40446r,-255c17653,37905,14986,35492,13208,32698,11430,29904,10541,26729,10541,23173v,-7365,3302,-13843,9779,-19176l31940,xe" fillcolor="black" stroked="f">
                  <v:stroke miterlimit="83231f" joinstyle="miter"/>
                  <v:path arrowok="t" textboxrect="0,0,31940,92008"/>
                </v:shape>
                <v:shape id="Freeform: Shape 706707581" o:spid="_x0000_s1374" style="position:absolute;left:52143;top:278;width:376;height:954;visibility:visible;mso-wrap-style:square;v-text-anchor:top" coordsize="37655,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" path="m12383,v7874,,13970,1905,18541,5588c35370,9271,37655,13970,37655,19685v,4953,-1651,9779,-4826,14605c29528,38989,24829,42672,18605,45339r,381c23051,47879,26353,50419,28639,53467v2285,3048,3428,6858,3428,11430c32067,68580,31179,72263,29401,76073v-1652,3937,-4065,7239,-7240,10160c18860,89281,15177,91694,10859,93472l,95480,,86807,7303,85471v2920,-1270,5207,-2921,6985,-4953c15939,78613,17335,76454,18224,73914v890,-2413,1271,-4953,1271,-7366c19495,63754,18860,61214,17335,59182,15939,57150,13526,55245,10097,53467,8446,52578,6541,51689,4382,50927l,49175,,37306r4128,2064c6541,40386,9080,41402,11874,42291v4827,-3048,8383,-6223,10542,-9652c24574,29337,25717,25527,25717,21336v,-3683,-1396,-6604,-4063,-9017c18860,9906,15177,8636,10604,8636l,12203,,4259,12383,xe" fillcolor="black" stroked="f">
                  <v:stroke miterlimit="83231f" joinstyle="miter"/>
                  <v:path arrowok="t" textboxrect="0,0,37655,95480"/>
                </v:shape>
                <v:rect id="Rectangle 234252186" o:spid="_x0000_s1375" style="position:absolute;left:52562;top:25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" filled="f" stroked="f">
                  <v:textbox inset="0,0,0,0">
                    <w:txbxContent>
                      <w:p w14:paraId="0EFE5CE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517386338" o:spid="_x0000_s1376" style="position:absolute;left:31864;top:1865;width:477;height:923;visibility:visible;mso-wrap-style:square;v-text-anchor:top" coordsize="47752,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" path="m20574,r9144,l29718,82931r18034,l47752,92329,,92329,,82931r18415,l18415,21336,,21336,,12954v2413,,5080,-254,8001,-762c10795,11811,12954,11176,14478,10414,16256,9398,17653,8001,18796,6477,19812,4826,20447,2794,20574,xe" fillcolor="black" stroked="f">
                  <v:stroke miterlimit="83231f" joinstyle="miter"/>
                  <v:path arrowok="t" textboxrect="0,0,47752,92329"/>
                </v:shape>
                <v:rect id="Rectangle 1867402139" o:spid="_x0000_s1377" style="position:absolute;left:32485;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" filled="f" stroked="f">
                  <v:textbox inset="0,0,0,0">
                    <w:txbxContent>
                      <w:p w14:paraId="4C4410E2" w14:textId="77777777" w:rsidR="00000000" w:rsidRDefault="00000000" w:rsidP="001E2795">
                        <w:pPr>
                          <w:spacing w:after="160" w:line="259" w:lineRule="auto"/>
                          <w:ind w:left="0" w:right="0"/>
                          <w:jc w:val="left"/>
                        </w:pPr>
                        <w:r>
                          <w:t xml:space="preserve"> </w:t>
                        </w:r>
                      </w:p>
                    </w:txbxContent>
                  </v:textbox>
                </v:rect>
                <v:shape id="Freeform: Shape 2089403878" o:spid="_x0000_s1378" style="position:absolute;left:34690;top:1850;width:598;height:938;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" path="m27051,v9017,,16129,2286,21336,6858c53467,11303,56007,17526,56007,25273v,3556,-381,6731,-1270,9779c53975,38100,52705,41021,51054,43688v-1524,2540,-3429,5080,-5461,7493c43561,53721,41021,56388,37973,59436v-4191,4318,-8509,8509,-13081,12573c20447,76073,16256,79883,12319,83312r47498,l59817,93853,,93853,,80899c4191,77216,8382,73533,12446,69850v4191,-3683,8128,-7366,11684,-11049c31750,51054,36957,45085,39751,40513v2794,-4445,4191,-9398,4191,-14605c43942,21082,42418,17399,39370,14732,36449,12065,32131,10668,26797,10668v-3683,,-7493,635,-11684,1905c10922,13970,6858,16002,2794,18669r-635,l2159,5715c5080,4318,8763,2921,13462,1778,18161,508,22733,,27051,xe" fillcolor="black" stroked="f">
                  <v:stroke miterlimit="83231f" joinstyle="miter"/>
                  <v:path arrowok="t" textboxrect="0,0,59817,93853"/>
                </v:shape>
                <v:rect id="Rectangle 1900754864" o:spid="_x0000_s1379" style="position:absolute;left:35380;top:1824;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" filled="f" stroked="f">
                  <v:textbox inset="0,0,0,0">
                    <w:txbxContent>
                      <w:p w14:paraId="7B773B83" w14:textId="77777777" w:rsidR="00000000" w:rsidRDefault="00000000" w:rsidP="001E2795">
                        <w:pPr>
                          <w:spacing w:after="160" w:line="259" w:lineRule="auto"/>
                          <w:ind w:left="0" w:right="0"/>
                          <w:jc w:val="left"/>
                        </w:pPr>
                        <w:r>
                          <w:t xml:space="preserve"> </w:t>
                        </w:r>
                      </w:p>
                    </w:txbxContent>
                  </v:textbox>
                </v:rect>
                <v:rect id="Rectangle 697260627" o:spid="_x0000_s1380" style="position:absolute;left:37137;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" filled="f" stroked="f">
                  <v:textbox inset="0,0,0,0">
                    <w:txbxContent>
                      <w:p w14:paraId="4A74095B" w14:textId="77777777" w:rsidR="00000000" w:rsidRDefault="00000000" w:rsidP="001E2795">
                        <w:pPr>
                          <w:spacing w:after="160" w:line="259" w:lineRule="auto"/>
                          <w:ind w:left="0" w:right="0"/>
                          <w:jc w:val="left"/>
                        </w:pPr>
                        <w:r>
                          <w:t>13</w:t>
                        </w:r>
                      </w:p>
                    </w:txbxContent>
                  </v:textbox>
                </v:rect>
                <v:rect id="Rectangle 1993788235" o:spid="_x0000_s1381" style="position:absolute;left:38752;top:1824;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" filled="f" stroked="f">
                  <v:textbox inset="0,0,0,0">
                    <w:txbxContent>
                      <w:p w14:paraId="376C97F2" w14:textId="77777777" w:rsidR="00000000" w:rsidRDefault="00000000" w:rsidP="001E2795">
                        <w:pPr>
                          <w:spacing w:after="160" w:line="259" w:lineRule="auto"/>
                          <w:ind w:left="0" w:right="0"/>
                          <w:jc w:val="left"/>
                        </w:pPr>
                        <w:r>
                          <w:t xml:space="preserve"> </w:t>
                        </w:r>
                      </w:p>
                    </w:txbxContent>
                  </v:textbox>
                </v:rect>
                <v:rect id="Rectangle 1442005776" o:spid="_x0000_s1382" style="position:absolute;left:40383;top:1824;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" filled="f" stroked="f">
                  <v:textbox inset="0,0,0,0">
                    <w:txbxContent>
                      <w:p w14:paraId="1D5AC951" w14:textId="77777777" w:rsidR="00000000" w:rsidRDefault="00000000" w:rsidP="001E2795">
                        <w:pPr>
                          <w:spacing w:after="160" w:line="259" w:lineRule="auto"/>
                          <w:ind w:left="0" w:right="0"/>
                          <w:jc w:val="left"/>
                        </w:pPr>
                        <w:r>
                          <w:t>15</w:t>
                        </w:r>
                      </w:p>
                    </w:txbxContent>
                  </v:textbox>
                </v:rect>
                <v:rect id="Rectangle 691559736" o:spid="_x0000_s1383" style="position:absolute;left:41998;top:1824;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" filled="f" stroked="f">
                  <v:textbox inset="0,0,0,0">
                    <w:txbxContent>
                      <w:p w14:paraId="2DD990C1" w14:textId="77777777" w:rsidR="00000000" w:rsidRDefault="00000000" w:rsidP="001E2795">
                        <w:pPr>
                          <w:spacing w:after="160" w:line="259" w:lineRule="auto"/>
                          <w:ind w:left="0" w:right="0"/>
                          <w:jc w:val="left"/>
                        </w:pPr>
                        <w:r>
                          <w:t xml:space="preserve"> </w:t>
                        </w:r>
                      </w:p>
                    </w:txbxContent>
                  </v:textbox>
                </v:rect>
                <v:rect id="Rectangle 1598676757" o:spid="_x0000_s1384" style="position:absolute;left:42776;top:168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" filled="f" stroked="f">
                  <v:textbox inset="0,0,0,0">
                    <w:txbxContent>
                      <w:p w14:paraId="38D584CF" w14:textId="77777777" w:rsidR="00000000" w:rsidRDefault="00000000" w:rsidP="001E2795">
                        <w:pPr>
                          <w:spacing w:after="160" w:line="259" w:lineRule="auto"/>
                          <w:ind w:left="0" w:right="0"/>
                          <w:jc w:val="left"/>
                        </w:pPr>
                        <w:r>
                          <w:rPr>
                            <w:sz w:val="16"/>
                          </w:rPr>
                          <w:t xml:space="preserve"> </w:t>
                        </w:r>
                      </w:p>
                    </w:txbxContent>
                  </v:textbox>
                </v:rect>
                <v:rect id="Rectangle 1375820789" o:spid="_x0000_s1385" style="position:absolute;left:45488;top:168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" filled="f" stroked="f">
                  <v:textbox inset="0,0,0,0">
                    <w:txbxContent>
                      <w:p w14:paraId="3A1A24DA" w14:textId="77777777" w:rsidR="00000000" w:rsidRDefault="00000000" w:rsidP="001E2795">
                        <w:pPr>
                          <w:spacing w:after="160" w:line="259" w:lineRule="auto"/>
                          <w:ind w:left="0" w:right="0"/>
                          <w:jc w:val="left"/>
                        </w:pPr>
                        <w:r>
                          <w:rPr>
                            <w:sz w:val="16"/>
                          </w:rPr>
                          <w:t xml:space="preserve"> </w:t>
                        </w:r>
                      </w:p>
                    </w:txbxContent>
                  </v:textbox>
                </v:rect>
                <v:rect id="Rectangle 1700729499" o:spid="_x0000_s1386" style="position:absolute;left:48186;top:168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" filled="f" stroked="f">
                  <v:textbox inset="0,0,0,0">
                    <w:txbxContent>
                      <w:p w14:paraId="000BA701" w14:textId="77777777" w:rsidR="00000000" w:rsidRDefault="00000000" w:rsidP="001E2795">
                        <w:pPr>
                          <w:spacing w:after="160" w:line="259" w:lineRule="auto"/>
                          <w:ind w:left="0" w:right="0"/>
                          <w:jc w:val="left"/>
                        </w:pPr>
                        <w:r>
                          <w:rPr>
                            <w:sz w:val="16"/>
                          </w:rPr>
                          <w:t xml:space="preserve"> </w:t>
                        </w:r>
                      </w:p>
                    </w:txbxContent>
                  </v:textbox>
                </v:rect>
                <v:rect id="Rectangle 853004541" o:spid="_x0000_s1387" style="position:absolute;left:50886;top:168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" filled="f" stroked="f">
                  <v:textbox inset="0,0,0,0">
                    <w:txbxContent>
                      <w:p w14:paraId="1037A38C" w14:textId="77777777" w:rsidR="00000000" w:rsidRDefault="00000000" w:rsidP="001E2795">
                        <w:pPr>
                          <w:spacing w:after="160" w:line="259" w:lineRule="auto"/>
                          <w:ind w:left="0" w:right="0"/>
                          <w:jc w:val="left"/>
                        </w:pPr>
                        <w:r>
                          <w:rPr>
                            <w:sz w:val="16"/>
                          </w:rPr>
                          <w:t xml:space="preserve"> </w:t>
                        </w:r>
                      </w:p>
                    </w:txbxContent>
                  </v:textbox>
                </v:rect>
                <v:rect id="Rectangle 318414370" o:spid="_x0000_s1388" style="position:absolute;left:30549;top:329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" filled="f" stroked="f">
                  <v:textbox inset="0,0,0,0">
                    <w:txbxContent>
                      <w:p w14:paraId="6086790D" w14:textId="77777777" w:rsidR="00000000" w:rsidRDefault="00000000" w:rsidP="001E2795">
                        <w:pPr>
                          <w:spacing w:after="160" w:line="259" w:lineRule="auto"/>
                          <w:ind w:left="0" w:right="0"/>
                          <w:jc w:val="left"/>
                        </w:pPr>
                        <w:r>
                          <w:t xml:space="preserve"> </w:t>
                        </w:r>
                      </w:p>
                    </w:txbxContent>
                  </v:textbox>
                </v:rect>
                <v:rect id="Rectangle 727055408" o:spid="_x0000_s1389" style="position:absolute;left:33658;top:329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" filled="f" stroked="f">
                  <v:textbox inset="0,0,0,0">
                    <w:txbxContent>
                      <w:p w14:paraId="7ECD8844" w14:textId="77777777" w:rsidR="00000000" w:rsidRDefault="00000000" w:rsidP="001E2795">
                        <w:pPr>
                          <w:spacing w:after="160" w:line="259" w:lineRule="auto"/>
                          <w:ind w:left="0" w:right="0"/>
                          <w:jc w:val="left"/>
                        </w:pPr>
                        <w:r>
                          <w:t xml:space="preserve"> </w:t>
                        </w:r>
                      </w:p>
                    </w:txbxContent>
                  </v:textbox>
                </v:rect>
                <v:rect id="Rectangle 488746295" o:spid="_x0000_s1390" style="position:absolute;left:36371;top:329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" filled="f" stroked="f">
                  <v:textbox inset="0,0,0,0">
                    <w:txbxContent>
                      <w:p w14:paraId="29C5BF8C" w14:textId="77777777" w:rsidR="00000000" w:rsidRDefault="00000000" w:rsidP="001E2795">
                        <w:pPr>
                          <w:spacing w:after="160" w:line="259" w:lineRule="auto"/>
                          <w:ind w:left="0" w:right="0"/>
                          <w:jc w:val="left"/>
                        </w:pPr>
                        <w:r>
                          <w:t xml:space="preserve"> </w:t>
                        </w:r>
                      </w:p>
                    </w:txbxContent>
                  </v:textbox>
                </v:rect>
                <v:rect id="Rectangle 1217441299" o:spid="_x0000_s1391" style="position:absolute;left:40932;top:3622;width:10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" filled="f" stroked="f">
                  <v:textbox inset="0,0,0,0">
                    <w:txbxContent>
                      <w:p w14:paraId="423BF8BB"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v:textbox>
                </v:rect>
                <v:rect id="Rectangle 170313386" o:spid="_x0000_s1392" style="position:absolute;left:40215;top:5161;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" filled="f" stroked="f">
                  <v:textbox inset="0,0,0,0">
                    <w:txbxContent>
                      <w:p w14:paraId="5B5F00AD"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238971115" o:spid="_x0000_s1393" style="position:absolute;left:42044;top:5161;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" filled="f" stroked="f">
                  <v:textbox inset="0,0,0,0">
                    <w:txbxContent>
                      <w:p w14:paraId="1AE1B7F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152403153" o:spid="_x0000_s1394" style="position:absolute;left:42776;top:329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" filled="f" stroked="f">
                  <v:textbox inset="0,0,0,0">
                    <w:txbxContent>
                      <w:p w14:paraId="405E1900" w14:textId="77777777" w:rsidR="00000000" w:rsidRDefault="00000000" w:rsidP="001E2795">
                        <w:pPr>
                          <w:spacing w:after="160" w:line="259" w:lineRule="auto"/>
                          <w:ind w:left="0" w:right="0"/>
                          <w:jc w:val="left"/>
                        </w:pPr>
                        <w:r>
                          <w:t xml:space="preserve"> </w:t>
                        </w:r>
                      </w:p>
                    </w:txbxContent>
                  </v:textbox>
                </v:rect>
                <v:rect id="Rectangle 306787381" o:spid="_x0000_s1395" style="position:absolute;left:45488;top:329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" filled="f" stroked="f">
                  <v:textbox inset="0,0,0,0">
                    <w:txbxContent>
                      <w:p w14:paraId="01A3916D" w14:textId="77777777" w:rsidR="00000000" w:rsidRDefault="00000000" w:rsidP="001E2795">
                        <w:pPr>
                          <w:spacing w:after="160" w:line="259" w:lineRule="auto"/>
                          <w:ind w:left="0" w:right="0"/>
                          <w:jc w:val="left"/>
                        </w:pPr>
                        <w:r>
                          <w:t xml:space="preserve"> </w:t>
                        </w:r>
                      </w:p>
                    </w:txbxContent>
                  </v:textbox>
                </v:rect>
                <v:rect id="Rectangle 1865607778" o:spid="_x0000_s1396" style="position:absolute;left:48186;top:329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" filled="f" stroked="f">
                  <v:textbox inset="0,0,0,0">
                    <w:txbxContent>
                      <w:p w14:paraId="7ECD842D" w14:textId="77777777" w:rsidR="00000000" w:rsidRDefault="00000000" w:rsidP="001E2795">
                        <w:pPr>
                          <w:spacing w:after="160" w:line="259" w:lineRule="auto"/>
                          <w:ind w:left="0" w:right="0"/>
                          <w:jc w:val="left"/>
                        </w:pPr>
                        <w:r>
                          <w:t xml:space="preserve"> </w:t>
                        </w:r>
                      </w:p>
                    </w:txbxContent>
                  </v:textbox>
                </v:rect>
                <v:rect id="Rectangle 398982825" o:spid="_x0000_s1397" style="position:absolute;left:50886;top:329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" filled="f" stroked="f">
                  <v:textbox inset="0,0,0,0">
                    <w:txbxContent>
                      <w:p w14:paraId="233BF507" w14:textId="77777777" w:rsidR="00000000" w:rsidRDefault="00000000" w:rsidP="001E2795">
                        <w:pPr>
                          <w:spacing w:after="160" w:line="259" w:lineRule="auto"/>
                          <w:ind w:left="0" w:right="0"/>
                          <w:jc w:val="left"/>
                        </w:pPr>
                        <w:r>
                          <w:t xml:space="preserve"> </w:t>
                        </w:r>
                      </w:p>
                    </w:txbxContent>
                  </v:textbox>
                </v:rect>
                <w10:anchorlock/>
              </v:group>
            </w:pict>
          </mc:Fallback>
        </mc:AlternateContent>
      </w:r>
    </w:p>
    <w:p w14:paraId="0CA8D1E5" w14:textId="77777777" w:rsidR="00567CD6" w:rsidRPr="00276539" w:rsidRDefault="00000000">
      <w:pPr>
        <w:spacing w:after="107"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388F38B"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lastRenderedPageBreak/>
        <w:t xml:space="preserve">24 and 27 are compared. 24 is added to ‘c’. Increment </w:t>
      </w:r>
      <w:r w:rsidRPr="00276539">
        <w:rPr>
          <w:rFonts w:ascii="Verdana" w:eastAsia="Verdana" w:hAnsi="Verdana" w:cs="Verdana"/>
          <w:i/>
          <w:sz w:val="20"/>
          <w:szCs w:val="20"/>
        </w:rPr>
        <w:t xml:space="preserve">a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c </w:t>
      </w:r>
      <w:proofErr w:type="spellStart"/>
      <w:r w:rsidRPr="00276539">
        <w:rPr>
          <w:rFonts w:ascii="Verdana" w:eastAsia="Verdana" w:hAnsi="Verdana" w:cs="Verdana"/>
          <w:i/>
          <w:sz w:val="20"/>
          <w:szCs w:val="20"/>
        </w:rPr>
        <w:t>ptr</w:t>
      </w:r>
      <w:proofErr w:type="spellEnd"/>
      <w:r w:rsidRPr="00276539">
        <w:rPr>
          <w:rFonts w:ascii="Verdana" w:eastAsia="Verdana" w:hAnsi="Verdana" w:cs="Verdana"/>
          <w:sz w:val="20"/>
          <w:szCs w:val="20"/>
        </w:rPr>
        <w:t xml:space="preserve">. </w:t>
      </w:r>
    </w:p>
    <w:p w14:paraId="77F3F28D"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64ACFEAF" w14:textId="77777777" w:rsidR="00567CD6" w:rsidRPr="00276539" w:rsidRDefault="00000000">
      <w:pPr>
        <w:spacing w:after="57" w:line="259" w:lineRule="auto"/>
        <w:ind w:left="278" w:right="0"/>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1147C322" wp14:editId="09159C76">
                <wp:extent cx="5369052" cy="643128"/>
                <wp:effectExtent l="0" t="0" r="0" b="0"/>
                <wp:docPr id="25" name="Group 25"/>
                <wp:cNvGraphicFramePr/>
                <a:graphic xmlns:a="http://schemas.openxmlformats.org/drawingml/2006/main">
                  <a:graphicData uri="http://schemas.microsoft.com/office/word/2010/wordprocessingGroup">
                    <wpg:wgp>
                      <wpg:cNvGrpSpPr/>
                      <wpg:grpSpPr>
                        <a:xfrm>
                          <a:off x="0" y="0"/>
                          <a:ext cx="5369052" cy="643128"/>
                          <a:chOff x="0" y="0"/>
                          <a:chExt cx="5369052" cy="643128"/>
                        </a:xfrm>
                      </wpg:grpSpPr>
                      <pic:pic xmlns:pic="http://schemas.openxmlformats.org/drawingml/2006/picture">
                        <pic:nvPicPr>
                          <pic:cNvPr id="2806" name="Picture 2806"/>
                          <pic:cNvPicPr/>
                        </pic:nvPicPr>
                        <pic:blipFill>
                          <a:blip r:embed="rId74"/>
                          <a:stretch>
                            <a:fillRect/>
                          </a:stretch>
                        </pic:blipFill>
                        <pic:spPr>
                          <a:xfrm>
                            <a:off x="0" y="0"/>
                            <a:ext cx="1207008" cy="643128"/>
                          </a:xfrm>
                          <a:prstGeom prst="rect">
                            <a:avLst/>
                          </a:prstGeom>
                        </pic:spPr>
                      </pic:pic>
                      <wps:wsp>
                        <wps:cNvPr id="1136634368" name="Freeform: Shape 1136634368"/>
                        <wps:cNvSpPr/>
                        <wps:spPr>
                          <a:xfrm>
                            <a:off x="99111" y="28067"/>
                            <a:ext cx="50114" cy="92329"/>
                          </a:xfrm>
                          <a:custGeom>
                            <a:avLst/>
                            <a:gdLst/>
                            <a:ahLst/>
                            <a:cxnLst/>
                            <a:rect l="0" t="0" r="0" b="0"/>
                            <a:pathLst>
                              <a:path w="50114" h="92329">
                                <a:moveTo>
                                  <a:pt x="40818" y="0"/>
                                </a:moveTo>
                                <a:lnTo>
                                  <a:pt x="50114" y="0"/>
                                </a:lnTo>
                                <a:lnTo>
                                  <a:pt x="31661" y="83312"/>
                                </a:lnTo>
                                <a:lnTo>
                                  <a:pt x="49860" y="83312"/>
                                </a:lnTo>
                                <a:lnTo>
                                  <a:pt x="47955" y="92329"/>
                                </a:lnTo>
                                <a:lnTo>
                                  <a:pt x="0" y="92329"/>
                                </a:lnTo>
                                <a:lnTo>
                                  <a:pt x="2007" y="83312"/>
                                </a:lnTo>
                                <a:lnTo>
                                  <a:pt x="20155" y="83312"/>
                                </a:lnTo>
                                <a:lnTo>
                                  <a:pt x="34011" y="20828"/>
                                </a:lnTo>
                                <a:lnTo>
                                  <a:pt x="15646" y="20828"/>
                                </a:lnTo>
                                <a:lnTo>
                                  <a:pt x="17361" y="12954"/>
                                </a:lnTo>
                                <a:cubicBezTo>
                                  <a:pt x="24193" y="12954"/>
                                  <a:pt x="29489" y="11938"/>
                                  <a:pt x="33261" y="9906"/>
                                </a:cubicBezTo>
                                <a:cubicBezTo>
                                  <a:pt x="37033" y="7874"/>
                                  <a:pt x="39548" y="4572"/>
                                  <a:pt x="40818"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80445724" name="Rectangle 2080445724"/>
                        <wps:cNvSpPr/>
                        <wps:spPr>
                          <a:xfrm>
                            <a:off x="167894" y="24309"/>
                            <a:ext cx="59219" cy="163963"/>
                          </a:xfrm>
                          <a:prstGeom prst="rect">
                            <a:avLst/>
                          </a:prstGeom>
                          <a:ln>
                            <a:noFill/>
                          </a:ln>
                        </wps:spPr>
                        <wps:txbx>
                          <w:txbxContent>
                            <w:p w14:paraId="335E0488"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250245916" name="Freeform: Shape 1250245916"/>
                        <wps:cNvSpPr/>
                        <wps:spPr>
                          <a:xfrm>
                            <a:off x="376936" y="26543"/>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8"/>
                                  <a:pt x="13081" y="73152"/>
                                  <a:pt x="17018" y="70104"/>
                                </a:cubicBezTo>
                                <a:cubicBezTo>
                                  <a:pt x="20828" y="67056"/>
                                  <a:pt x="25527" y="63373"/>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2"/>
                                  <a:pt x="30607" y="12319"/>
                                </a:cubicBezTo>
                                <a:cubicBezTo>
                                  <a:pt x="26162" y="13716"/>
                                  <a:pt x="21717" y="15621"/>
                                  <a:pt x="17399" y="18288"/>
                                </a:cubicBezTo>
                                <a:lnTo>
                                  <a:pt x="16764" y="18288"/>
                                </a:lnTo>
                                <a:lnTo>
                                  <a:pt x="19177" y="5715"/>
                                </a:lnTo>
                                <a:cubicBezTo>
                                  <a:pt x="22225" y="4191"/>
                                  <a:pt x="26289" y="2921"/>
                                  <a:pt x="31115" y="1778"/>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591999027" name="Rectangle 591999027"/>
                        <wps:cNvSpPr/>
                        <wps:spPr>
                          <a:xfrm>
                            <a:off x="452882" y="24309"/>
                            <a:ext cx="59219" cy="163963"/>
                          </a:xfrm>
                          <a:prstGeom prst="rect">
                            <a:avLst/>
                          </a:prstGeom>
                          <a:ln>
                            <a:noFill/>
                          </a:ln>
                        </wps:spPr>
                        <wps:txbx>
                          <w:txbxContent>
                            <w:p w14:paraId="1D0F0850"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123649128" name="Freeform: Shape 2123649128"/>
                        <wps:cNvSpPr/>
                        <wps:spPr>
                          <a:xfrm>
                            <a:off x="698373" y="26543"/>
                            <a:ext cx="70993" cy="95758"/>
                          </a:xfrm>
                          <a:custGeom>
                            <a:avLst/>
                            <a:gdLst/>
                            <a:ahLst/>
                            <a:cxnLst/>
                            <a:rect l="0" t="0" r="0" b="0"/>
                            <a:pathLst>
                              <a:path w="70993" h="95758">
                                <a:moveTo>
                                  <a:pt x="45847" y="0"/>
                                </a:moveTo>
                                <a:cubicBezTo>
                                  <a:pt x="53721" y="0"/>
                                  <a:pt x="59817" y="1524"/>
                                  <a:pt x="64262" y="4826"/>
                                </a:cubicBezTo>
                                <a:cubicBezTo>
                                  <a:pt x="68834" y="8001"/>
                                  <a:pt x="70993" y="12446"/>
                                  <a:pt x="70993" y="18034"/>
                                </a:cubicBezTo>
                                <a:cubicBezTo>
                                  <a:pt x="70993" y="24130"/>
                                  <a:pt x="68834" y="29591"/>
                                  <a:pt x="64516" y="34290"/>
                                </a:cubicBezTo>
                                <a:cubicBezTo>
                                  <a:pt x="60198" y="38989"/>
                                  <a:pt x="54737" y="41910"/>
                                  <a:pt x="48133" y="43180"/>
                                </a:cubicBezTo>
                                <a:lnTo>
                                  <a:pt x="48133" y="43815"/>
                                </a:lnTo>
                                <a:cubicBezTo>
                                  <a:pt x="49657" y="44196"/>
                                  <a:pt x="51435" y="44831"/>
                                  <a:pt x="53340" y="45720"/>
                                </a:cubicBezTo>
                                <a:cubicBezTo>
                                  <a:pt x="55118" y="46609"/>
                                  <a:pt x="56769" y="47625"/>
                                  <a:pt x="58293" y="49022"/>
                                </a:cubicBezTo>
                                <a:cubicBezTo>
                                  <a:pt x="59690" y="50419"/>
                                  <a:pt x="60960" y="52197"/>
                                  <a:pt x="61976" y="54356"/>
                                </a:cubicBezTo>
                                <a:cubicBezTo>
                                  <a:pt x="62992" y="56515"/>
                                  <a:pt x="63500" y="59055"/>
                                  <a:pt x="63500" y="61976"/>
                                </a:cubicBezTo>
                                <a:cubicBezTo>
                                  <a:pt x="63500" y="66421"/>
                                  <a:pt x="62611" y="70739"/>
                                  <a:pt x="60706" y="74930"/>
                                </a:cubicBezTo>
                                <a:cubicBezTo>
                                  <a:pt x="58928" y="79121"/>
                                  <a:pt x="56261" y="82804"/>
                                  <a:pt x="52959" y="85725"/>
                                </a:cubicBezTo>
                                <a:cubicBezTo>
                                  <a:pt x="49530" y="88900"/>
                                  <a:pt x="45593" y="91440"/>
                                  <a:pt x="41021" y="93091"/>
                                </a:cubicBezTo>
                                <a:cubicBezTo>
                                  <a:pt x="36449" y="94869"/>
                                  <a:pt x="31242" y="95758"/>
                                  <a:pt x="25273" y="95758"/>
                                </a:cubicBezTo>
                                <a:cubicBezTo>
                                  <a:pt x="20447" y="95758"/>
                                  <a:pt x="15875" y="95123"/>
                                  <a:pt x="11303" y="93853"/>
                                </a:cubicBezTo>
                                <a:cubicBezTo>
                                  <a:pt x="6858" y="92583"/>
                                  <a:pt x="3048" y="91186"/>
                                  <a:pt x="0" y="89408"/>
                                </a:cubicBezTo>
                                <a:lnTo>
                                  <a:pt x="2794" y="77597"/>
                                </a:lnTo>
                                <a:lnTo>
                                  <a:pt x="3683" y="77597"/>
                                </a:lnTo>
                                <a:cubicBezTo>
                                  <a:pt x="6350" y="79629"/>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5"/>
                                </a:lnTo>
                                <a:cubicBezTo>
                                  <a:pt x="23114" y="4318"/>
                                  <a:pt x="27178" y="3048"/>
                                  <a:pt x="32004" y="1778"/>
                                </a:cubicBezTo>
                                <a:cubicBezTo>
                                  <a:pt x="36830" y="635"/>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79456655" name="Rectangle 1479456655"/>
                        <wps:cNvSpPr/>
                        <wps:spPr>
                          <a:xfrm>
                            <a:off x="772922" y="24309"/>
                            <a:ext cx="59219" cy="163963"/>
                          </a:xfrm>
                          <a:prstGeom prst="rect">
                            <a:avLst/>
                          </a:prstGeom>
                          <a:ln>
                            <a:noFill/>
                          </a:ln>
                        </wps:spPr>
                        <wps:txbx>
                          <w:txbxContent>
                            <w:p w14:paraId="022D726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25350093" name="Freeform: Shape 1925350093"/>
                        <wps:cNvSpPr/>
                        <wps:spPr>
                          <a:xfrm>
                            <a:off x="1010158" y="52779"/>
                            <a:ext cx="31940" cy="41583"/>
                          </a:xfrm>
                          <a:custGeom>
                            <a:avLst/>
                            <a:gdLst/>
                            <a:ahLst/>
                            <a:cxnLst/>
                            <a:rect l="0" t="0" r="0" b="0"/>
                            <a:pathLst>
                              <a:path w="31940" h="41583">
                                <a:moveTo>
                                  <a:pt x="31940" y="0"/>
                                </a:moveTo>
                                <a:lnTo>
                                  <a:pt x="31940" y="11356"/>
                                </a:lnTo>
                                <a:lnTo>
                                  <a:pt x="10287" y="32184"/>
                                </a:lnTo>
                                <a:lnTo>
                                  <a:pt x="31940" y="32184"/>
                                </a:lnTo>
                                <a:lnTo>
                                  <a:pt x="31940" y="41583"/>
                                </a:lnTo>
                                <a:lnTo>
                                  <a:pt x="0" y="41583"/>
                                </a:lnTo>
                                <a:lnTo>
                                  <a:pt x="3175" y="27485"/>
                                </a:ln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96956165" name="Freeform: Shape 1996956165"/>
                        <wps:cNvSpPr/>
                        <wps:spPr>
                          <a:xfrm>
                            <a:off x="1042099" y="28449"/>
                            <a:ext cx="37020" cy="91948"/>
                          </a:xfrm>
                          <a:custGeom>
                            <a:avLst/>
                            <a:gdLst/>
                            <a:ahLst/>
                            <a:cxnLst/>
                            <a:rect l="0" t="0" r="0" b="0"/>
                            <a:pathLst>
                              <a:path w="37020" h="91948">
                                <a:moveTo>
                                  <a:pt x="25463" y="0"/>
                                </a:moveTo>
                                <a:lnTo>
                                  <a:pt x="36385" y="0"/>
                                </a:lnTo>
                                <a:lnTo>
                                  <a:pt x="23939" y="56514"/>
                                </a:lnTo>
                                <a:lnTo>
                                  <a:pt x="37020" y="56514"/>
                                </a:lnTo>
                                <a:lnTo>
                                  <a:pt x="34988" y="65913"/>
                                </a:lnTo>
                                <a:lnTo>
                                  <a:pt x="21780" y="65913"/>
                                </a:lnTo>
                                <a:lnTo>
                                  <a:pt x="16065" y="91948"/>
                                </a:lnTo>
                                <a:lnTo>
                                  <a:pt x="4508" y="91948"/>
                                </a:lnTo>
                                <a:lnTo>
                                  <a:pt x="10350" y="65913"/>
                                </a:lnTo>
                                <a:lnTo>
                                  <a:pt x="0" y="65913"/>
                                </a:lnTo>
                                <a:lnTo>
                                  <a:pt x="0" y="56514"/>
                                </a:lnTo>
                                <a:lnTo>
                                  <a:pt x="12382" y="56514"/>
                                </a:lnTo>
                                <a:lnTo>
                                  <a:pt x="21653" y="14859"/>
                                </a:lnTo>
                                <a:lnTo>
                                  <a:pt x="0" y="35687"/>
                                </a:lnTo>
                                <a:lnTo>
                                  <a:pt x="0" y="24330"/>
                                </a:lnTo>
                                <a:lnTo>
                                  <a:pt x="2546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73065429" name="Rectangle 1973065429"/>
                        <wps:cNvSpPr/>
                        <wps:spPr>
                          <a:xfrm>
                            <a:off x="1085723" y="24309"/>
                            <a:ext cx="59219" cy="163963"/>
                          </a:xfrm>
                          <a:prstGeom prst="rect">
                            <a:avLst/>
                          </a:prstGeom>
                          <a:ln>
                            <a:noFill/>
                          </a:ln>
                        </wps:spPr>
                        <wps:txbx>
                          <w:txbxContent>
                            <w:p w14:paraId="1FF690E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214673244" name="Freeform: Shape 1214673244"/>
                        <wps:cNvSpPr/>
                        <wps:spPr>
                          <a:xfrm>
                            <a:off x="106401" y="189612"/>
                            <a:ext cx="47777" cy="92328"/>
                          </a:xfrm>
                          <a:custGeom>
                            <a:avLst/>
                            <a:gdLst/>
                            <a:ahLst/>
                            <a:cxnLst/>
                            <a:rect l="0" t="0" r="0" b="0"/>
                            <a:pathLst>
                              <a:path w="47777" h="92328">
                                <a:moveTo>
                                  <a:pt x="20574" y="0"/>
                                </a:moveTo>
                                <a:lnTo>
                                  <a:pt x="29769" y="0"/>
                                </a:lnTo>
                                <a:lnTo>
                                  <a:pt x="29769" y="82931"/>
                                </a:lnTo>
                                <a:lnTo>
                                  <a:pt x="47777" y="82931"/>
                                </a:lnTo>
                                <a:lnTo>
                                  <a:pt x="47777" y="92328"/>
                                </a:lnTo>
                                <a:lnTo>
                                  <a:pt x="0" y="92328"/>
                                </a:lnTo>
                                <a:lnTo>
                                  <a:pt x="0" y="82931"/>
                                </a:lnTo>
                                <a:lnTo>
                                  <a:pt x="18377" y="82931"/>
                                </a:lnTo>
                                <a:lnTo>
                                  <a:pt x="18377" y="21336"/>
                                </a:lnTo>
                                <a:lnTo>
                                  <a:pt x="0" y="21336"/>
                                </a:lnTo>
                                <a:lnTo>
                                  <a:pt x="0" y="12953"/>
                                </a:lnTo>
                                <a:cubicBezTo>
                                  <a:pt x="2489" y="12953"/>
                                  <a:pt x="5156" y="12700"/>
                                  <a:pt x="8001" y="12192"/>
                                </a:cubicBezTo>
                                <a:cubicBezTo>
                                  <a:pt x="10846" y="11811"/>
                                  <a:pt x="13005" y="11175"/>
                                  <a:pt x="14465" y="10413"/>
                                </a:cubicBezTo>
                                <a:cubicBezTo>
                                  <a:pt x="16281" y="9398"/>
                                  <a:pt x="17717" y="8000"/>
                                  <a:pt x="18771" y="6476"/>
                                </a:cubicBezTo>
                                <a:cubicBezTo>
                                  <a:pt x="19812" y="4825"/>
                                  <a:pt x="20422" y="2667"/>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50227651" name="Rectangle 950227651"/>
                        <wps:cNvSpPr/>
                        <wps:spPr>
                          <a:xfrm>
                            <a:off x="167894" y="185853"/>
                            <a:ext cx="59219" cy="163963"/>
                          </a:xfrm>
                          <a:prstGeom prst="rect">
                            <a:avLst/>
                          </a:prstGeom>
                          <a:ln>
                            <a:noFill/>
                          </a:ln>
                        </wps:spPr>
                        <wps:txbx>
                          <w:txbxContent>
                            <w:p w14:paraId="1084850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5794288" name="Rectangle 145794288"/>
                        <wps:cNvSpPr/>
                        <wps:spPr>
                          <a:xfrm>
                            <a:off x="332486" y="185853"/>
                            <a:ext cx="214423" cy="163963"/>
                          </a:xfrm>
                          <a:prstGeom prst="rect">
                            <a:avLst/>
                          </a:prstGeom>
                          <a:ln>
                            <a:noFill/>
                          </a:ln>
                        </wps:spPr>
                        <wps:txbx>
                          <w:txbxContent>
                            <w:p w14:paraId="7EDBABC0"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1252118580" name="Rectangle 1252118580"/>
                        <wps:cNvSpPr/>
                        <wps:spPr>
                          <a:xfrm>
                            <a:off x="494030" y="185853"/>
                            <a:ext cx="59218" cy="163963"/>
                          </a:xfrm>
                          <a:prstGeom prst="rect">
                            <a:avLst/>
                          </a:prstGeom>
                          <a:ln>
                            <a:noFill/>
                          </a:ln>
                        </wps:spPr>
                        <wps:txbx>
                          <w:txbxContent>
                            <w:p w14:paraId="06F2D1CF"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00681205" name="Rectangle 300681205"/>
                        <wps:cNvSpPr/>
                        <wps:spPr>
                          <a:xfrm>
                            <a:off x="660146" y="185853"/>
                            <a:ext cx="214423" cy="163963"/>
                          </a:xfrm>
                          <a:prstGeom prst="rect">
                            <a:avLst/>
                          </a:prstGeom>
                          <a:ln>
                            <a:noFill/>
                          </a:ln>
                        </wps:spPr>
                        <wps:txbx>
                          <w:txbxContent>
                            <w:p w14:paraId="1EF85346" w14:textId="77777777" w:rsidR="00000000" w:rsidRDefault="00000000" w:rsidP="001E2795">
                              <w:pPr>
                                <w:spacing w:after="160" w:line="259" w:lineRule="auto"/>
                                <w:ind w:left="0" w:right="0"/>
                                <w:jc w:val="left"/>
                              </w:pPr>
                              <w:r>
                                <w:t>24</w:t>
                              </w:r>
                            </w:p>
                          </w:txbxContent>
                        </wps:txbx>
                        <wps:bodyPr horzOverflow="overflow" vert="horz" lIns="0" tIns="0" rIns="0" bIns="0" rtlCol="0">
                          <a:noAutofit/>
                        </wps:bodyPr>
                      </wps:wsp>
                      <wps:wsp>
                        <wps:cNvPr id="1727247540" name="Rectangle 1727247540"/>
                        <wps:cNvSpPr/>
                        <wps:spPr>
                          <a:xfrm>
                            <a:off x="821690" y="185853"/>
                            <a:ext cx="59219" cy="163963"/>
                          </a:xfrm>
                          <a:prstGeom prst="rect">
                            <a:avLst/>
                          </a:prstGeom>
                          <a:ln>
                            <a:noFill/>
                          </a:ln>
                        </wps:spPr>
                        <wps:txbx>
                          <w:txbxContent>
                            <w:p w14:paraId="77948A1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095564541" name="Freeform: Shape 1095564541"/>
                        <wps:cNvSpPr/>
                        <wps:spPr>
                          <a:xfrm>
                            <a:off x="1060704" y="190682"/>
                            <a:ext cx="29210" cy="93047"/>
                          </a:xfrm>
                          <a:custGeom>
                            <a:avLst/>
                            <a:gdLst/>
                            <a:ahLst/>
                            <a:cxnLst/>
                            <a:rect l="0" t="0" r="0" b="0"/>
                            <a:pathLst>
                              <a:path w="29210" h="93047">
                                <a:moveTo>
                                  <a:pt x="29210" y="0"/>
                                </a:moveTo>
                                <a:lnTo>
                                  <a:pt x="29210" y="12383"/>
                                </a:lnTo>
                                <a:lnTo>
                                  <a:pt x="19812" y="16455"/>
                                </a:lnTo>
                                <a:cubicBezTo>
                                  <a:pt x="14986" y="22043"/>
                                  <a:pt x="12319" y="29537"/>
                                  <a:pt x="11557" y="38934"/>
                                </a:cubicBezTo>
                                <a:cubicBezTo>
                                  <a:pt x="14605" y="36903"/>
                                  <a:pt x="17653" y="35252"/>
                                  <a:pt x="20701" y="34108"/>
                                </a:cubicBezTo>
                                <a:lnTo>
                                  <a:pt x="29210" y="32878"/>
                                </a:lnTo>
                                <a:lnTo>
                                  <a:pt x="29210" y="42680"/>
                                </a:lnTo>
                                <a:lnTo>
                                  <a:pt x="28575" y="42617"/>
                                </a:lnTo>
                                <a:cubicBezTo>
                                  <a:pt x="25400" y="42617"/>
                                  <a:pt x="22479" y="42999"/>
                                  <a:pt x="19812" y="43888"/>
                                </a:cubicBezTo>
                                <a:cubicBezTo>
                                  <a:pt x="17018" y="44650"/>
                                  <a:pt x="14351" y="46046"/>
                                  <a:pt x="11430" y="47697"/>
                                </a:cubicBezTo>
                                <a:cubicBezTo>
                                  <a:pt x="11430" y="48587"/>
                                  <a:pt x="11303" y="49476"/>
                                  <a:pt x="11303" y="50365"/>
                                </a:cubicBezTo>
                                <a:cubicBezTo>
                                  <a:pt x="11303" y="51127"/>
                                  <a:pt x="11176" y="52269"/>
                                  <a:pt x="11176" y="53540"/>
                                </a:cubicBezTo>
                                <a:cubicBezTo>
                                  <a:pt x="11176" y="60017"/>
                                  <a:pt x="11811" y="65224"/>
                                  <a:pt x="13081" y="68906"/>
                                </a:cubicBezTo>
                                <a:cubicBezTo>
                                  <a:pt x="14224" y="72717"/>
                                  <a:pt x="15875" y="75638"/>
                                  <a:pt x="18034" y="77796"/>
                                </a:cubicBezTo>
                                <a:cubicBezTo>
                                  <a:pt x="19685" y="79702"/>
                                  <a:pt x="21590" y="80971"/>
                                  <a:pt x="23495" y="81861"/>
                                </a:cubicBezTo>
                                <a:lnTo>
                                  <a:pt x="29210" y="82981"/>
                                </a:lnTo>
                                <a:lnTo>
                                  <a:pt x="29210" y="93047"/>
                                </a:lnTo>
                                <a:lnTo>
                                  <a:pt x="18796" y="91131"/>
                                </a:lnTo>
                                <a:cubicBezTo>
                                  <a:pt x="15494" y="89734"/>
                                  <a:pt x="12446" y="87576"/>
                                  <a:pt x="9906" y="84781"/>
                                </a:cubicBezTo>
                                <a:cubicBezTo>
                                  <a:pt x="6731" y="81480"/>
                                  <a:pt x="4318" y="76907"/>
                                  <a:pt x="2540" y="71192"/>
                                </a:cubicBezTo>
                                <a:cubicBezTo>
                                  <a:pt x="889" y="65605"/>
                                  <a:pt x="0" y="58874"/>
                                  <a:pt x="0" y="50872"/>
                                </a:cubicBezTo>
                                <a:cubicBezTo>
                                  <a:pt x="0" y="42744"/>
                                  <a:pt x="762" y="35505"/>
                                  <a:pt x="2413" y="29155"/>
                                </a:cubicBezTo>
                                <a:cubicBezTo>
                                  <a:pt x="3937" y="22932"/>
                                  <a:pt x="6477" y="17344"/>
                                  <a:pt x="9906" y="12392"/>
                                </a:cubicBezTo>
                                <a:cubicBezTo>
                                  <a:pt x="13208" y="7692"/>
                                  <a:pt x="17399" y="4137"/>
                                  <a:pt x="22479" y="1469"/>
                                </a:cubicBezTo>
                                <a:lnTo>
                                  <a:pt x="2921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44634931" name="Freeform: Shape 1944634931"/>
                        <wps:cNvSpPr/>
                        <wps:spPr>
                          <a:xfrm>
                            <a:off x="990346" y="188087"/>
                            <a:ext cx="56134" cy="93853"/>
                          </a:xfrm>
                          <a:custGeom>
                            <a:avLst/>
                            <a:gdLst/>
                            <a:ahLst/>
                            <a:cxnLst/>
                            <a:rect l="0" t="0" r="0" b="0"/>
                            <a:pathLst>
                              <a:path w="56134" h="93853">
                                <a:moveTo>
                                  <a:pt x="25400" y="0"/>
                                </a:moveTo>
                                <a:cubicBezTo>
                                  <a:pt x="33909" y="0"/>
                                  <a:pt x="40513" y="2287"/>
                                  <a:pt x="45339" y="6858"/>
                                </a:cubicBezTo>
                                <a:cubicBezTo>
                                  <a:pt x="50165" y="11303"/>
                                  <a:pt x="52578" y="17526"/>
                                  <a:pt x="52578" y="25274"/>
                                </a:cubicBezTo>
                                <a:cubicBezTo>
                                  <a:pt x="52578" y="28829"/>
                                  <a:pt x="52197" y="32004"/>
                                  <a:pt x="51435" y="35052"/>
                                </a:cubicBezTo>
                                <a:cubicBezTo>
                                  <a:pt x="50546" y="38100"/>
                                  <a:pt x="49403" y="41022"/>
                                  <a:pt x="47879" y="43688"/>
                                </a:cubicBezTo>
                                <a:cubicBezTo>
                                  <a:pt x="46482" y="46228"/>
                                  <a:pt x="44704" y="48768"/>
                                  <a:pt x="42799" y="51181"/>
                                </a:cubicBezTo>
                                <a:cubicBezTo>
                                  <a:pt x="40894" y="53722"/>
                                  <a:pt x="38481" y="56388"/>
                                  <a:pt x="35687" y="59437"/>
                                </a:cubicBezTo>
                                <a:cubicBezTo>
                                  <a:pt x="31750" y="63754"/>
                                  <a:pt x="27686" y="67945"/>
                                  <a:pt x="23368" y="72010"/>
                                </a:cubicBezTo>
                                <a:cubicBezTo>
                                  <a:pt x="19177" y="76074"/>
                                  <a:pt x="15240" y="79884"/>
                                  <a:pt x="11557" y="83312"/>
                                </a:cubicBezTo>
                                <a:lnTo>
                                  <a:pt x="56134" y="83312"/>
                                </a:lnTo>
                                <a:lnTo>
                                  <a:pt x="56134" y="93853"/>
                                </a:lnTo>
                                <a:lnTo>
                                  <a:pt x="0" y="93853"/>
                                </a:lnTo>
                                <a:lnTo>
                                  <a:pt x="0" y="80900"/>
                                </a:lnTo>
                                <a:cubicBezTo>
                                  <a:pt x="3937" y="77216"/>
                                  <a:pt x="7874" y="73534"/>
                                  <a:pt x="11811" y="69850"/>
                                </a:cubicBezTo>
                                <a:cubicBezTo>
                                  <a:pt x="15621" y="66167"/>
                                  <a:pt x="19304" y="62485"/>
                                  <a:pt x="22733" y="58801"/>
                                </a:cubicBezTo>
                                <a:cubicBezTo>
                                  <a:pt x="29845" y="51054"/>
                                  <a:pt x="34671" y="45086"/>
                                  <a:pt x="37338" y="40513"/>
                                </a:cubicBezTo>
                                <a:cubicBezTo>
                                  <a:pt x="39878" y="36068"/>
                                  <a:pt x="41275" y="31115"/>
                                  <a:pt x="41275" y="25908"/>
                                </a:cubicBezTo>
                                <a:cubicBezTo>
                                  <a:pt x="41275" y="21082"/>
                                  <a:pt x="39878" y="17400"/>
                                  <a:pt x="36957" y="14732"/>
                                </a:cubicBezTo>
                                <a:cubicBezTo>
                                  <a:pt x="34163" y="12065"/>
                                  <a:pt x="30226" y="10668"/>
                                  <a:pt x="25146" y="10668"/>
                                </a:cubicBezTo>
                                <a:cubicBezTo>
                                  <a:pt x="21717" y="10668"/>
                                  <a:pt x="18161" y="11303"/>
                                  <a:pt x="14224" y="12574"/>
                                </a:cubicBezTo>
                                <a:cubicBezTo>
                                  <a:pt x="10287" y="13970"/>
                                  <a:pt x="6477" y="16002"/>
                                  <a:pt x="2667" y="18669"/>
                                </a:cubicBezTo>
                                <a:lnTo>
                                  <a:pt x="2159" y="18669"/>
                                </a:lnTo>
                                <a:lnTo>
                                  <a:pt x="2159" y="5715"/>
                                </a:lnTo>
                                <a:cubicBezTo>
                                  <a:pt x="4699" y="4318"/>
                                  <a:pt x="8255" y="2922"/>
                                  <a:pt x="12700" y="1778"/>
                                </a:cubicBezTo>
                                <a:cubicBezTo>
                                  <a:pt x="17018" y="508"/>
                                  <a:pt x="21336" y="0"/>
                                  <a:pt x="25400"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14971725" name="Freeform: Shape 614971725"/>
                        <wps:cNvSpPr/>
                        <wps:spPr>
                          <a:xfrm>
                            <a:off x="1089914" y="223266"/>
                            <a:ext cx="29337" cy="60579"/>
                          </a:xfrm>
                          <a:custGeom>
                            <a:avLst/>
                            <a:gdLst/>
                            <a:ahLst/>
                            <a:cxnLst/>
                            <a:rect l="0" t="0" r="0" b="0"/>
                            <a:pathLst>
                              <a:path w="29337" h="60579">
                                <a:moveTo>
                                  <a:pt x="2032" y="0"/>
                                </a:moveTo>
                                <a:cubicBezTo>
                                  <a:pt x="5461" y="0"/>
                                  <a:pt x="8636" y="254"/>
                                  <a:pt x="11303" y="1016"/>
                                </a:cubicBezTo>
                                <a:cubicBezTo>
                                  <a:pt x="13970" y="1778"/>
                                  <a:pt x="16764" y="3175"/>
                                  <a:pt x="19558" y="5334"/>
                                </a:cubicBezTo>
                                <a:cubicBezTo>
                                  <a:pt x="22733" y="7874"/>
                                  <a:pt x="25273" y="11049"/>
                                  <a:pt x="26924" y="14859"/>
                                </a:cubicBezTo>
                                <a:cubicBezTo>
                                  <a:pt x="28575" y="18669"/>
                                  <a:pt x="29337" y="23368"/>
                                  <a:pt x="29337" y="28829"/>
                                </a:cubicBezTo>
                                <a:cubicBezTo>
                                  <a:pt x="29337" y="38227"/>
                                  <a:pt x="26543" y="45847"/>
                                  <a:pt x="21082" y="51689"/>
                                </a:cubicBezTo>
                                <a:cubicBezTo>
                                  <a:pt x="15494" y="57658"/>
                                  <a:pt x="8763" y="60579"/>
                                  <a:pt x="635" y="60579"/>
                                </a:cubicBezTo>
                                <a:lnTo>
                                  <a:pt x="0" y="60463"/>
                                </a:lnTo>
                                <a:lnTo>
                                  <a:pt x="0" y="50397"/>
                                </a:lnTo>
                                <a:lnTo>
                                  <a:pt x="762" y="50546"/>
                                </a:lnTo>
                                <a:cubicBezTo>
                                  <a:pt x="6223" y="50546"/>
                                  <a:pt x="10414" y="48641"/>
                                  <a:pt x="13462" y="45085"/>
                                </a:cubicBezTo>
                                <a:cubicBezTo>
                                  <a:pt x="16510" y="41402"/>
                                  <a:pt x="18034" y="36195"/>
                                  <a:pt x="18034" y="29337"/>
                                </a:cubicBezTo>
                                <a:cubicBezTo>
                                  <a:pt x="18034" y="25527"/>
                                  <a:pt x="17526" y="22352"/>
                                  <a:pt x="16510" y="19812"/>
                                </a:cubicBezTo>
                                <a:cubicBezTo>
                                  <a:pt x="15494" y="17272"/>
                                  <a:pt x="13843" y="15113"/>
                                  <a:pt x="11557" y="13335"/>
                                </a:cubicBezTo>
                                <a:cubicBezTo>
                                  <a:pt x="9779" y="11938"/>
                                  <a:pt x="7874" y="11049"/>
                                  <a:pt x="5842" y="10668"/>
                                </a:cubicBezTo>
                                <a:lnTo>
                                  <a:pt x="0" y="10095"/>
                                </a:lnTo>
                                <a:lnTo>
                                  <a:pt x="0" y="294"/>
                                </a:lnTo>
                                <a:lnTo>
                                  <a:pt x="2032"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324089314" name="Freeform: Shape 324089314"/>
                        <wps:cNvSpPr/>
                        <wps:spPr>
                          <a:xfrm>
                            <a:off x="1089914" y="188214"/>
                            <a:ext cx="21336" cy="14851"/>
                          </a:xfrm>
                          <a:custGeom>
                            <a:avLst/>
                            <a:gdLst/>
                            <a:ahLst/>
                            <a:cxnLst/>
                            <a:rect l="0" t="0" r="0" b="0"/>
                            <a:pathLst>
                              <a:path w="21336" h="14851">
                                <a:moveTo>
                                  <a:pt x="11303" y="0"/>
                                </a:moveTo>
                                <a:cubicBezTo>
                                  <a:pt x="13462" y="0"/>
                                  <a:pt x="15367" y="127"/>
                                  <a:pt x="16764" y="381"/>
                                </a:cubicBezTo>
                                <a:cubicBezTo>
                                  <a:pt x="18288" y="508"/>
                                  <a:pt x="19812" y="889"/>
                                  <a:pt x="21336" y="1398"/>
                                </a:cubicBezTo>
                                <a:lnTo>
                                  <a:pt x="21336" y="13208"/>
                                </a:lnTo>
                                <a:lnTo>
                                  <a:pt x="20701" y="13208"/>
                                </a:lnTo>
                                <a:cubicBezTo>
                                  <a:pt x="19685" y="12573"/>
                                  <a:pt x="18161" y="12065"/>
                                  <a:pt x="16002" y="11430"/>
                                </a:cubicBezTo>
                                <a:cubicBezTo>
                                  <a:pt x="13970" y="10923"/>
                                  <a:pt x="11811" y="10668"/>
                                  <a:pt x="9652" y="10668"/>
                                </a:cubicBezTo>
                                <a:lnTo>
                                  <a:pt x="0" y="14851"/>
                                </a:lnTo>
                                <a:lnTo>
                                  <a:pt x="0" y="2468"/>
                                </a:lnTo>
                                <a:lnTo>
                                  <a:pt x="1130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391793170" name="Rectangle 391793170"/>
                        <wps:cNvSpPr/>
                        <wps:spPr>
                          <a:xfrm>
                            <a:off x="1126871" y="185853"/>
                            <a:ext cx="59219" cy="163963"/>
                          </a:xfrm>
                          <a:prstGeom prst="rect">
                            <a:avLst/>
                          </a:prstGeom>
                          <a:ln>
                            <a:noFill/>
                          </a:ln>
                        </wps:spPr>
                        <wps:txbx>
                          <w:txbxContent>
                            <w:p w14:paraId="6BFBCE0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848098250" name="Rectangle 848098250"/>
                        <wps:cNvSpPr/>
                        <wps:spPr>
                          <a:xfrm>
                            <a:off x="6401" y="331415"/>
                            <a:ext cx="42059" cy="186236"/>
                          </a:xfrm>
                          <a:prstGeom prst="rect">
                            <a:avLst/>
                          </a:prstGeom>
                          <a:ln>
                            <a:noFill/>
                          </a:ln>
                        </wps:spPr>
                        <wps:txbx>
                          <w:txbxContent>
                            <w:p w14:paraId="61D764C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418012390" name="Rectangle 418012390"/>
                        <wps:cNvSpPr/>
                        <wps:spPr>
                          <a:xfrm>
                            <a:off x="253238" y="331415"/>
                            <a:ext cx="42059" cy="186236"/>
                          </a:xfrm>
                          <a:prstGeom prst="rect">
                            <a:avLst/>
                          </a:prstGeom>
                          <a:ln>
                            <a:noFill/>
                          </a:ln>
                        </wps:spPr>
                        <wps:txbx>
                          <w:txbxContent>
                            <w:p w14:paraId="26304AE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68954792" name="Rectangle 568954792"/>
                        <wps:cNvSpPr/>
                        <wps:spPr>
                          <a:xfrm>
                            <a:off x="692150" y="361114"/>
                            <a:ext cx="166645" cy="163963"/>
                          </a:xfrm>
                          <a:prstGeom prst="rect">
                            <a:avLst/>
                          </a:prstGeom>
                          <a:ln>
                            <a:noFill/>
                          </a:ln>
                        </wps:spPr>
                        <wps:txbx>
                          <w:txbxContent>
                            <w:p w14:paraId="40028533" w14:textId="77777777" w:rsidR="00000000" w:rsidRDefault="00000000" w:rsidP="001E2795">
                              <w:pPr>
                                <w:spacing w:after="160" w:line="259" w:lineRule="auto"/>
                                <w:ind w:left="0" w:right="0"/>
                                <w:jc w:val="left"/>
                              </w:pPr>
                              <w:r>
                                <w:rPr>
                                  <w:rFonts w:ascii="Verdana" w:eastAsia="Verdana" w:hAnsi="Verdana" w:cs="Verdana"/>
                                  <w:i/>
                                </w:rPr>
                                <w:t xml:space="preserve">h </w:t>
                              </w:r>
                            </w:p>
                          </w:txbxContent>
                        </wps:txbx>
                        <wps:bodyPr horzOverflow="overflow" vert="horz" lIns="0" tIns="0" rIns="0" bIns="0" rtlCol="0">
                          <a:noAutofit/>
                        </wps:bodyPr>
                      </wps:wsp>
                      <wps:wsp>
                        <wps:cNvPr id="1367583859" name="Rectangle 1367583859"/>
                        <wps:cNvSpPr/>
                        <wps:spPr>
                          <a:xfrm>
                            <a:off x="640334" y="515037"/>
                            <a:ext cx="244109" cy="163963"/>
                          </a:xfrm>
                          <a:prstGeom prst="rect">
                            <a:avLst/>
                          </a:prstGeom>
                          <a:ln>
                            <a:noFill/>
                          </a:ln>
                        </wps:spPr>
                        <wps:txbx>
                          <w:txbxContent>
                            <w:p w14:paraId="579CA19A"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641508554" name="Rectangle 641508554"/>
                        <wps:cNvSpPr/>
                        <wps:spPr>
                          <a:xfrm>
                            <a:off x="823214" y="515037"/>
                            <a:ext cx="59219" cy="163963"/>
                          </a:xfrm>
                          <a:prstGeom prst="rect">
                            <a:avLst/>
                          </a:prstGeom>
                          <a:ln>
                            <a:noFill/>
                          </a:ln>
                        </wps:spPr>
                        <wps:txbx>
                          <w:txbxContent>
                            <w:p w14:paraId="5879CFF9"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04037782" name="Rectangle 104037782"/>
                        <wps:cNvSpPr/>
                        <wps:spPr>
                          <a:xfrm>
                            <a:off x="893699" y="331415"/>
                            <a:ext cx="42059" cy="186236"/>
                          </a:xfrm>
                          <a:prstGeom prst="rect">
                            <a:avLst/>
                          </a:prstGeom>
                          <a:ln>
                            <a:noFill/>
                          </a:ln>
                        </wps:spPr>
                        <wps:txbx>
                          <w:txbxContent>
                            <w:p w14:paraId="4939EDC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834" name="Picture 2834"/>
                          <pic:cNvPicPr/>
                        </pic:nvPicPr>
                        <pic:blipFill>
                          <a:blip r:embed="rId75"/>
                          <a:stretch>
                            <a:fillRect/>
                          </a:stretch>
                        </pic:blipFill>
                        <pic:spPr>
                          <a:xfrm>
                            <a:off x="1487424" y="0"/>
                            <a:ext cx="1267968" cy="643128"/>
                          </a:xfrm>
                          <a:prstGeom prst="rect">
                            <a:avLst/>
                          </a:prstGeom>
                        </pic:spPr>
                      </pic:pic>
                      <wps:wsp>
                        <wps:cNvPr id="68973812" name="Freeform: Shape 68973812"/>
                        <wps:cNvSpPr/>
                        <wps:spPr>
                          <a:xfrm>
                            <a:off x="1611630" y="28449"/>
                            <a:ext cx="74930" cy="93852"/>
                          </a:xfrm>
                          <a:custGeom>
                            <a:avLst/>
                            <a:gdLst/>
                            <a:ahLst/>
                            <a:cxnLst/>
                            <a:rect l="0" t="0" r="0" b="0"/>
                            <a:pathLst>
                              <a:path w="74930" h="93852">
                                <a:moveTo>
                                  <a:pt x="21971" y="0"/>
                                </a:moveTo>
                                <a:lnTo>
                                  <a:pt x="74930" y="0"/>
                                </a:lnTo>
                                <a:lnTo>
                                  <a:pt x="72517" y="10413"/>
                                </a:lnTo>
                                <a:lnTo>
                                  <a:pt x="31115" y="10413"/>
                                </a:lnTo>
                                <a:lnTo>
                                  <a:pt x="25527" y="35687"/>
                                </a:lnTo>
                                <a:cubicBezTo>
                                  <a:pt x="27178" y="35433"/>
                                  <a:pt x="28702" y="35306"/>
                                  <a:pt x="30226" y="35178"/>
                                </a:cubicBezTo>
                                <a:cubicBezTo>
                                  <a:pt x="31877" y="35051"/>
                                  <a:pt x="33401" y="34925"/>
                                  <a:pt x="34925" y="34925"/>
                                </a:cubicBezTo>
                                <a:cubicBezTo>
                                  <a:pt x="43815" y="34925"/>
                                  <a:pt x="50800" y="36957"/>
                                  <a:pt x="55753" y="40894"/>
                                </a:cubicBezTo>
                                <a:cubicBezTo>
                                  <a:pt x="60706" y="44958"/>
                                  <a:pt x="63246" y="50419"/>
                                  <a:pt x="63246" y="57276"/>
                                </a:cubicBezTo>
                                <a:cubicBezTo>
                                  <a:pt x="63246" y="62230"/>
                                  <a:pt x="62357" y="66928"/>
                                  <a:pt x="60452" y="71374"/>
                                </a:cubicBezTo>
                                <a:cubicBezTo>
                                  <a:pt x="58674" y="75819"/>
                                  <a:pt x="56134" y="79628"/>
                                  <a:pt x="52705" y="82931"/>
                                </a:cubicBezTo>
                                <a:cubicBezTo>
                                  <a:pt x="49276" y="86360"/>
                                  <a:pt x="45212" y="89026"/>
                                  <a:pt x="40513" y="90932"/>
                                </a:cubicBezTo>
                                <a:cubicBezTo>
                                  <a:pt x="35941" y="92963"/>
                                  <a:pt x="30480" y="93852"/>
                                  <a:pt x="24257" y="93852"/>
                                </a:cubicBezTo>
                                <a:cubicBezTo>
                                  <a:pt x="19431" y="93852"/>
                                  <a:pt x="14859" y="93218"/>
                                  <a:pt x="10668" y="91948"/>
                                </a:cubicBezTo>
                                <a:cubicBezTo>
                                  <a:pt x="6350" y="90805"/>
                                  <a:pt x="2794" y="89408"/>
                                  <a:pt x="0" y="87884"/>
                                </a:cubicBezTo>
                                <a:lnTo>
                                  <a:pt x="2413" y="75946"/>
                                </a:lnTo>
                                <a:lnTo>
                                  <a:pt x="3175" y="75946"/>
                                </a:lnTo>
                                <a:cubicBezTo>
                                  <a:pt x="5715" y="77850"/>
                                  <a:pt x="9017" y="79628"/>
                                  <a:pt x="13081" y="81280"/>
                                </a:cubicBezTo>
                                <a:cubicBezTo>
                                  <a:pt x="17272" y="82803"/>
                                  <a:pt x="21590" y="83565"/>
                                  <a:pt x="26035" y="83565"/>
                                </a:cubicBezTo>
                                <a:cubicBezTo>
                                  <a:pt x="33401" y="83565"/>
                                  <a:pt x="39370" y="81407"/>
                                  <a:pt x="43815" y="76962"/>
                                </a:cubicBezTo>
                                <a:cubicBezTo>
                                  <a:pt x="48387" y="72517"/>
                                  <a:pt x="50546" y="66675"/>
                                  <a:pt x="50546" y="59436"/>
                                </a:cubicBezTo>
                                <a:cubicBezTo>
                                  <a:pt x="50546" y="56642"/>
                                  <a:pt x="50038" y="54228"/>
                                  <a:pt x="49022" y="52450"/>
                                </a:cubicBezTo>
                                <a:cubicBezTo>
                                  <a:pt x="48006" y="50546"/>
                                  <a:pt x="46609" y="49022"/>
                                  <a:pt x="44831" y="47878"/>
                                </a:cubicBezTo>
                                <a:cubicBezTo>
                                  <a:pt x="43053" y="46736"/>
                                  <a:pt x="41021" y="45974"/>
                                  <a:pt x="38608" y="45465"/>
                                </a:cubicBezTo>
                                <a:cubicBezTo>
                                  <a:pt x="36195" y="44958"/>
                                  <a:pt x="33528" y="44703"/>
                                  <a:pt x="30861" y="44703"/>
                                </a:cubicBezTo>
                                <a:cubicBezTo>
                                  <a:pt x="27432" y="44703"/>
                                  <a:pt x="23876" y="44958"/>
                                  <a:pt x="20447" y="45465"/>
                                </a:cubicBezTo>
                                <a:cubicBezTo>
                                  <a:pt x="16891" y="45974"/>
                                  <a:pt x="13970" y="46609"/>
                                  <a:pt x="11557" y="46989"/>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175193595" name="Rectangle 1175193595"/>
                        <wps:cNvSpPr/>
                        <wps:spPr>
                          <a:xfrm>
                            <a:off x="1684655" y="24309"/>
                            <a:ext cx="59219" cy="163963"/>
                          </a:xfrm>
                          <a:prstGeom prst="rect">
                            <a:avLst/>
                          </a:prstGeom>
                          <a:ln>
                            <a:noFill/>
                          </a:ln>
                        </wps:spPr>
                        <wps:txbx>
                          <w:txbxContent>
                            <w:p w14:paraId="6E5BEA1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622422601" name="Freeform: Shape 1622422601"/>
                        <wps:cNvSpPr/>
                        <wps:spPr>
                          <a:xfrm>
                            <a:off x="1926717" y="32084"/>
                            <a:ext cx="30988" cy="90217"/>
                          </a:xfrm>
                          <a:custGeom>
                            <a:avLst/>
                            <a:gdLst/>
                            <a:ahLst/>
                            <a:cxnLst/>
                            <a:rect l="0" t="0" r="0" b="0"/>
                            <a:pathLst>
                              <a:path w="30988" h="90217">
                                <a:moveTo>
                                  <a:pt x="30988" y="0"/>
                                </a:moveTo>
                                <a:lnTo>
                                  <a:pt x="30988" y="12297"/>
                                </a:lnTo>
                                <a:lnTo>
                                  <a:pt x="27813" y="13510"/>
                                </a:lnTo>
                                <a:cubicBezTo>
                                  <a:pt x="21209" y="19225"/>
                                  <a:pt x="16764" y="26590"/>
                                  <a:pt x="14478" y="35862"/>
                                </a:cubicBezTo>
                                <a:cubicBezTo>
                                  <a:pt x="17907" y="33829"/>
                                  <a:pt x="21590" y="32178"/>
                                  <a:pt x="25527" y="31036"/>
                                </a:cubicBezTo>
                                <a:lnTo>
                                  <a:pt x="30988" y="30264"/>
                                </a:lnTo>
                                <a:lnTo>
                                  <a:pt x="30988" y="39321"/>
                                </a:lnTo>
                                <a:lnTo>
                                  <a:pt x="23241" y="40561"/>
                                </a:lnTo>
                                <a:cubicBezTo>
                                  <a:pt x="19812" y="41450"/>
                                  <a:pt x="16383" y="42847"/>
                                  <a:pt x="13081" y="44625"/>
                                </a:cubicBezTo>
                                <a:cubicBezTo>
                                  <a:pt x="12700" y="46403"/>
                                  <a:pt x="12446" y="48689"/>
                                  <a:pt x="12192" y="51355"/>
                                </a:cubicBezTo>
                                <a:cubicBezTo>
                                  <a:pt x="11811" y="54150"/>
                                  <a:pt x="11684" y="56816"/>
                                  <a:pt x="11684" y="59356"/>
                                </a:cubicBezTo>
                                <a:cubicBezTo>
                                  <a:pt x="11684" y="63421"/>
                                  <a:pt x="12192" y="66723"/>
                                  <a:pt x="13208" y="69390"/>
                                </a:cubicBezTo>
                                <a:cubicBezTo>
                                  <a:pt x="14224" y="72184"/>
                                  <a:pt x="15494" y="74342"/>
                                  <a:pt x="16891" y="75866"/>
                                </a:cubicBezTo>
                                <a:cubicBezTo>
                                  <a:pt x="18542" y="77517"/>
                                  <a:pt x="20320" y="78788"/>
                                  <a:pt x="22352" y="79423"/>
                                </a:cubicBezTo>
                                <a:cubicBezTo>
                                  <a:pt x="24384" y="80185"/>
                                  <a:pt x="26543" y="80565"/>
                                  <a:pt x="28702" y="80565"/>
                                </a:cubicBezTo>
                                <a:lnTo>
                                  <a:pt x="30988" y="79543"/>
                                </a:lnTo>
                                <a:lnTo>
                                  <a:pt x="30988" y="89514"/>
                                </a:lnTo>
                                <a:lnTo>
                                  <a:pt x="27305" y="90217"/>
                                </a:lnTo>
                                <a:cubicBezTo>
                                  <a:pt x="18669" y="90217"/>
                                  <a:pt x="11938" y="87424"/>
                                  <a:pt x="7112" y="81836"/>
                                </a:cubicBezTo>
                                <a:cubicBezTo>
                                  <a:pt x="2286" y="76248"/>
                                  <a:pt x="0" y="68628"/>
                                  <a:pt x="0" y="58976"/>
                                </a:cubicBezTo>
                                <a:cubicBezTo>
                                  <a:pt x="0" y="50086"/>
                                  <a:pt x="1143" y="41830"/>
                                  <a:pt x="3556" y="34084"/>
                                </a:cubicBezTo>
                                <a:cubicBezTo>
                                  <a:pt x="5969" y="26464"/>
                                  <a:pt x="9525" y="19605"/>
                                  <a:pt x="14224" y="13637"/>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676587754" name="Freeform: Shape 1676587754"/>
                        <wps:cNvSpPr/>
                        <wps:spPr>
                          <a:xfrm>
                            <a:off x="1957705" y="61468"/>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6"/>
                                </a:lnTo>
                                <a:cubicBezTo>
                                  <a:pt x="17272" y="39497"/>
                                  <a:pt x="19304" y="33274"/>
                                  <a:pt x="19304" y="25654"/>
                                </a:cubicBezTo>
                                <a:cubicBezTo>
                                  <a:pt x="19304" y="20447"/>
                                  <a:pt x="17780" y="16510"/>
                                  <a:pt x="14859" y="13843"/>
                                </a:cubicBezTo>
                                <a:cubicBezTo>
                                  <a:pt x="11938" y="11049"/>
                                  <a:pt x="7620" y="9652"/>
                                  <a:pt x="1778" y="9652"/>
                                </a:cubicBezTo>
                                <a:lnTo>
                                  <a:pt x="0" y="9937"/>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144246495" name="Freeform: Shape 1144246495"/>
                        <wps:cNvSpPr/>
                        <wps:spPr>
                          <a:xfrm>
                            <a:off x="1957705" y="26670"/>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1"/>
                                  <a:pt x="21844" y="10287"/>
                                  <a:pt x="19431" y="10287"/>
                                </a:cubicBezTo>
                                <a:lnTo>
                                  <a:pt x="0" y="17710"/>
                                </a:lnTo>
                                <a:lnTo>
                                  <a:pt x="0" y="5413"/>
                                </a:lnTo>
                                <a:lnTo>
                                  <a:pt x="254" y="5207"/>
                                </a:lnTo>
                                <a:cubicBezTo>
                                  <a:pt x="7112" y="1778"/>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4578731" name="Rectangle 144578731"/>
                        <wps:cNvSpPr/>
                        <wps:spPr>
                          <a:xfrm>
                            <a:off x="1997075" y="24309"/>
                            <a:ext cx="59219" cy="163963"/>
                          </a:xfrm>
                          <a:prstGeom prst="rect">
                            <a:avLst/>
                          </a:prstGeom>
                          <a:ln>
                            <a:noFill/>
                          </a:ln>
                        </wps:spPr>
                        <wps:txbx>
                          <w:txbxContent>
                            <w:p w14:paraId="2266266E"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536980244" name="Freeform: Shape 536980244"/>
                        <wps:cNvSpPr/>
                        <wps:spPr>
                          <a:xfrm>
                            <a:off x="2246122" y="28449"/>
                            <a:ext cx="73152" cy="91948"/>
                          </a:xfrm>
                          <a:custGeom>
                            <a:avLst/>
                            <a:gdLst/>
                            <a:ahLst/>
                            <a:cxnLst/>
                            <a:rect l="0" t="0" r="0" b="0"/>
                            <a:pathLst>
                              <a:path w="73152" h="91948">
                                <a:moveTo>
                                  <a:pt x="12319" y="0"/>
                                </a:moveTo>
                                <a:lnTo>
                                  <a:pt x="73152" y="0"/>
                                </a:lnTo>
                                <a:lnTo>
                                  <a:pt x="70104" y="13715"/>
                                </a:lnTo>
                                <a:lnTo>
                                  <a:pt x="13462" y="91948"/>
                                </a:lnTo>
                                <a:lnTo>
                                  <a:pt x="0" y="91948"/>
                                </a:lnTo>
                                <a:lnTo>
                                  <a:pt x="60325" y="10413"/>
                                </a:lnTo>
                                <a:lnTo>
                                  <a:pt x="10033" y="10413"/>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16174005" name="Rectangle 1816174005"/>
                        <wps:cNvSpPr/>
                        <wps:spPr>
                          <a:xfrm>
                            <a:off x="2315845" y="24309"/>
                            <a:ext cx="59219" cy="163963"/>
                          </a:xfrm>
                          <a:prstGeom prst="rect">
                            <a:avLst/>
                          </a:prstGeom>
                          <a:ln>
                            <a:noFill/>
                          </a:ln>
                        </wps:spPr>
                        <wps:txbx>
                          <w:txbxContent>
                            <w:p w14:paraId="14E16A9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2367309" name="Freeform: Shape 172367309"/>
                        <wps:cNvSpPr/>
                        <wps:spPr>
                          <a:xfrm>
                            <a:off x="2553462" y="30548"/>
                            <a:ext cx="31940" cy="92008"/>
                          </a:xfrm>
                          <a:custGeom>
                            <a:avLst/>
                            <a:gdLst/>
                            <a:ahLst/>
                            <a:cxnLst/>
                            <a:rect l="0" t="0" r="0" b="0"/>
                            <a:pathLst>
                              <a:path w="31940" h="92008">
                                <a:moveTo>
                                  <a:pt x="31940" y="0"/>
                                </a:moveTo>
                                <a:lnTo>
                                  <a:pt x="31940" y="7944"/>
                                </a:lnTo>
                                <a:lnTo>
                                  <a:pt x="28575" y="9076"/>
                                </a:lnTo>
                                <a:cubicBezTo>
                                  <a:pt x="24638" y="12251"/>
                                  <a:pt x="22733" y="16062"/>
                                  <a:pt x="22733" y="20761"/>
                                </a:cubicBezTo>
                                <a:cubicBezTo>
                                  <a:pt x="22733" y="23174"/>
                                  <a:pt x="23368" y="25333"/>
                                  <a:pt x="24638" y="27238"/>
                                </a:cubicBezTo>
                                <a:cubicBezTo>
                                  <a:pt x="26035" y="29270"/>
                                  <a:pt x="27940" y="30921"/>
                                  <a:pt x="30480" y="32317"/>
                                </a:cubicBezTo>
                                <a:lnTo>
                                  <a:pt x="31940" y="33048"/>
                                </a:lnTo>
                                <a:lnTo>
                                  <a:pt x="31940" y="44916"/>
                                </a:lnTo>
                                <a:lnTo>
                                  <a:pt x="28067" y="43366"/>
                                </a:lnTo>
                                <a:cubicBezTo>
                                  <a:pt x="23114" y="45907"/>
                                  <a:pt x="19177" y="49336"/>
                                  <a:pt x="16510" y="53526"/>
                                </a:cubicBezTo>
                                <a:cubicBezTo>
                                  <a:pt x="13843" y="57717"/>
                                  <a:pt x="12446" y="62163"/>
                                  <a:pt x="12446" y="66989"/>
                                </a:cubicBezTo>
                                <a:cubicBezTo>
                                  <a:pt x="12446" y="71561"/>
                                  <a:pt x="13970" y="75371"/>
                                  <a:pt x="16891" y="78546"/>
                                </a:cubicBezTo>
                                <a:cubicBezTo>
                                  <a:pt x="19939" y="81593"/>
                                  <a:pt x="23876" y="83117"/>
                                  <a:pt x="28829" y="83117"/>
                                </a:cubicBezTo>
                                <a:lnTo>
                                  <a:pt x="31940" y="82548"/>
                                </a:lnTo>
                                <a:lnTo>
                                  <a:pt x="31940" y="91221"/>
                                </a:lnTo>
                                <a:lnTo>
                                  <a:pt x="27686" y="92008"/>
                                </a:lnTo>
                                <a:cubicBezTo>
                                  <a:pt x="19177" y="92008"/>
                                  <a:pt x="12446" y="89849"/>
                                  <a:pt x="7493" y="85530"/>
                                </a:cubicBezTo>
                                <a:cubicBezTo>
                                  <a:pt x="2540" y="81339"/>
                                  <a:pt x="0" y="75878"/>
                                  <a:pt x="0" y="69148"/>
                                </a:cubicBezTo>
                                <a:cubicBezTo>
                                  <a:pt x="0" y="62925"/>
                                  <a:pt x="1905" y="57337"/>
                                  <a:pt x="5461" y="52384"/>
                                </a:cubicBezTo>
                                <a:cubicBezTo>
                                  <a:pt x="9017" y="47430"/>
                                  <a:pt x="14351" y="43493"/>
                                  <a:pt x="21209" y="40446"/>
                                </a:cubicBezTo>
                                <a:lnTo>
                                  <a:pt x="21209" y="40191"/>
                                </a:lnTo>
                                <a:cubicBezTo>
                                  <a:pt x="17653" y="37905"/>
                                  <a:pt x="14986" y="35492"/>
                                  <a:pt x="13208" y="32699"/>
                                </a:cubicBezTo>
                                <a:cubicBezTo>
                                  <a:pt x="11430" y="29904"/>
                                  <a:pt x="10541" y="26729"/>
                                  <a:pt x="10541" y="23174"/>
                                </a:cubicBezTo>
                                <a:cubicBezTo>
                                  <a:pt x="10541" y="15808"/>
                                  <a:pt x="13843" y="9330"/>
                                  <a:pt x="20320" y="3997"/>
                                </a:cubicBez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87424920" name="Freeform: Shape 987424920"/>
                        <wps:cNvSpPr/>
                        <wps:spPr>
                          <a:xfrm>
                            <a:off x="2585403" y="26289"/>
                            <a:ext cx="37655" cy="95480"/>
                          </a:xfrm>
                          <a:custGeom>
                            <a:avLst/>
                            <a:gdLst/>
                            <a:ahLst/>
                            <a:cxnLst/>
                            <a:rect l="0" t="0" r="0" b="0"/>
                            <a:pathLst>
                              <a:path w="37655" h="95480">
                                <a:moveTo>
                                  <a:pt x="12383" y="0"/>
                                </a:moveTo>
                                <a:cubicBezTo>
                                  <a:pt x="20257" y="0"/>
                                  <a:pt x="26353" y="1905"/>
                                  <a:pt x="30924" y="5588"/>
                                </a:cubicBezTo>
                                <a:cubicBezTo>
                                  <a:pt x="35370" y="9272"/>
                                  <a:pt x="37655" y="13970"/>
                                  <a:pt x="37655" y="19685"/>
                                </a:cubicBezTo>
                                <a:cubicBezTo>
                                  <a:pt x="37655" y="24638"/>
                                  <a:pt x="36004" y="29464"/>
                                  <a:pt x="32829" y="34163"/>
                                </a:cubicBezTo>
                                <a:cubicBezTo>
                                  <a:pt x="29528" y="38989"/>
                                  <a:pt x="24829" y="42673"/>
                                  <a:pt x="18605" y="45339"/>
                                </a:cubicBezTo>
                                <a:lnTo>
                                  <a:pt x="18605" y="45720"/>
                                </a:lnTo>
                                <a:cubicBezTo>
                                  <a:pt x="23051" y="47879"/>
                                  <a:pt x="26353" y="50419"/>
                                  <a:pt x="28639" y="53467"/>
                                </a:cubicBezTo>
                                <a:cubicBezTo>
                                  <a:pt x="30924" y="56515"/>
                                  <a:pt x="32067" y="60325"/>
                                  <a:pt x="32067" y="64898"/>
                                </a:cubicBezTo>
                                <a:cubicBezTo>
                                  <a:pt x="32067" y="68580"/>
                                  <a:pt x="31179" y="72263"/>
                                  <a:pt x="29401" y="76073"/>
                                </a:cubicBezTo>
                                <a:cubicBezTo>
                                  <a:pt x="27749" y="80010"/>
                                  <a:pt x="25336" y="83312"/>
                                  <a:pt x="22161" y="86234"/>
                                </a:cubicBezTo>
                                <a:cubicBezTo>
                                  <a:pt x="18860" y="89281"/>
                                  <a:pt x="15177" y="91694"/>
                                  <a:pt x="10859" y="93473"/>
                                </a:cubicBezTo>
                                <a:lnTo>
                                  <a:pt x="0" y="95480"/>
                                </a:lnTo>
                                <a:lnTo>
                                  <a:pt x="0" y="86807"/>
                                </a:lnTo>
                                <a:lnTo>
                                  <a:pt x="7303" y="85472"/>
                                </a:lnTo>
                                <a:cubicBezTo>
                                  <a:pt x="10223" y="84201"/>
                                  <a:pt x="12510" y="82550"/>
                                  <a:pt x="14288" y="80518"/>
                                </a:cubicBezTo>
                                <a:cubicBezTo>
                                  <a:pt x="15939" y="78613"/>
                                  <a:pt x="17335" y="76454"/>
                                  <a:pt x="18224" y="73914"/>
                                </a:cubicBezTo>
                                <a:cubicBezTo>
                                  <a:pt x="19114" y="71501"/>
                                  <a:pt x="19495" y="68961"/>
                                  <a:pt x="19495" y="66548"/>
                                </a:cubicBezTo>
                                <a:cubicBezTo>
                                  <a:pt x="19495" y="63754"/>
                                  <a:pt x="18860" y="61214"/>
                                  <a:pt x="17335" y="59182"/>
                                </a:cubicBezTo>
                                <a:cubicBezTo>
                                  <a:pt x="15939" y="57150"/>
                                  <a:pt x="13526" y="55245"/>
                                  <a:pt x="10097" y="53467"/>
                                </a:cubicBezTo>
                                <a:cubicBezTo>
                                  <a:pt x="8446" y="52578"/>
                                  <a:pt x="6541" y="51689"/>
                                  <a:pt x="4382" y="50927"/>
                                </a:cubicBezTo>
                                <a:lnTo>
                                  <a:pt x="0" y="49175"/>
                                </a:lnTo>
                                <a:lnTo>
                                  <a:pt x="0" y="37306"/>
                                </a:lnTo>
                                <a:lnTo>
                                  <a:pt x="4128" y="39370"/>
                                </a:lnTo>
                                <a:cubicBezTo>
                                  <a:pt x="6541" y="40386"/>
                                  <a:pt x="9080" y="41402"/>
                                  <a:pt x="11874" y="42291"/>
                                </a:cubicBezTo>
                                <a:cubicBezTo>
                                  <a:pt x="16701" y="39243"/>
                                  <a:pt x="20257" y="36068"/>
                                  <a:pt x="22416" y="32639"/>
                                </a:cubicBezTo>
                                <a:cubicBezTo>
                                  <a:pt x="24574" y="29337"/>
                                  <a:pt x="25717" y="25527"/>
                                  <a:pt x="25717" y="21336"/>
                                </a:cubicBezTo>
                                <a:cubicBezTo>
                                  <a:pt x="25717" y="17653"/>
                                  <a:pt x="24321" y="14732"/>
                                  <a:pt x="21654" y="12319"/>
                                </a:cubicBezTo>
                                <a:cubicBezTo>
                                  <a:pt x="18860" y="9906"/>
                                  <a:pt x="15177" y="8636"/>
                                  <a:pt x="10604" y="8636"/>
                                </a:cubicBezTo>
                                <a:lnTo>
                                  <a:pt x="0" y="12203"/>
                                </a:lnTo>
                                <a:lnTo>
                                  <a:pt x="0" y="4259"/>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49127961" name="Rectangle 1349127961"/>
                        <wps:cNvSpPr/>
                        <wps:spPr>
                          <a:xfrm>
                            <a:off x="2626741" y="24309"/>
                            <a:ext cx="59219" cy="163963"/>
                          </a:xfrm>
                          <a:prstGeom prst="rect">
                            <a:avLst/>
                          </a:prstGeom>
                          <a:ln>
                            <a:noFill/>
                          </a:ln>
                        </wps:spPr>
                        <wps:txbx>
                          <w:txbxContent>
                            <w:p w14:paraId="1AAB37CE"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07325690" name="Freeform: Shape 1907325690"/>
                        <wps:cNvSpPr/>
                        <wps:spPr>
                          <a:xfrm>
                            <a:off x="1615821" y="188087"/>
                            <a:ext cx="59817" cy="93853"/>
                          </a:xfrm>
                          <a:custGeom>
                            <a:avLst/>
                            <a:gdLst/>
                            <a:ahLst/>
                            <a:cxnLst/>
                            <a:rect l="0" t="0" r="0" b="0"/>
                            <a:pathLst>
                              <a:path w="59817" h="93853">
                                <a:moveTo>
                                  <a:pt x="27051" y="0"/>
                                </a:moveTo>
                                <a:cubicBezTo>
                                  <a:pt x="36068" y="0"/>
                                  <a:pt x="43180" y="2287"/>
                                  <a:pt x="48387" y="6858"/>
                                </a:cubicBezTo>
                                <a:cubicBezTo>
                                  <a:pt x="53467" y="11303"/>
                                  <a:pt x="56007" y="17526"/>
                                  <a:pt x="56007" y="25274"/>
                                </a:cubicBezTo>
                                <a:cubicBezTo>
                                  <a:pt x="56007" y="28829"/>
                                  <a:pt x="55626" y="32004"/>
                                  <a:pt x="54737" y="35052"/>
                                </a:cubicBezTo>
                                <a:cubicBezTo>
                                  <a:pt x="53975" y="38100"/>
                                  <a:pt x="52705" y="41022"/>
                                  <a:pt x="51054" y="43688"/>
                                </a:cubicBezTo>
                                <a:cubicBezTo>
                                  <a:pt x="49530" y="46228"/>
                                  <a:pt x="47625" y="48768"/>
                                  <a:pt x="45593" y="51181"/>
                                </a:cubicBezTo>
                                <a:cubicBezTo>
                                  <a:pt x="43561" y="53722"/>
                                  <a:pt x="41021" y="56388"/>
                                  <a:pt x="37973" y="59437"/>
                                </a:cubicBezTo>
                                <a:cubicBezTo>
                                  <a:pt x="33782" y="63754"/>
                                  <a:pt x="29464" y="67945"/>
                                  <a:pt x="24892" y="72010"/>
                                </a:cubicBezTo>
                                <a:cubicBezTo>
                                  <a:pt x="20447" y="76074"/>
                                  <a:pt x="16256" y="79884"/>
                                  <a:pt x="12319" y="83312"/>
                                </a:cubicBezTo>
                                <a:lnTo>
                                  <a:pt x="59817" y="83312"/>
                                </a:lnTo>
                                <a:lnTo>
                                  <a:pt x="59817" y="93853"/>
                                </a:lnTo>
                                <a:lnTo>
                                  <a:pt x="0" y="93853"/>
                                </a:lnTo>
                                <a:lnTo>
                                  <a:pt x="0" y="80900"/>
                                </a:lnTo>
                                <a:cubicBezTo>
                                  <a:pt x="4191" y="77216"/>
                                  <a:pt x="8382" y="73534"/>
                                  <a:pt x="12446" y="69850"/>
                                </a:cubicBezTo>
                                <a:cubicBezTo>
                                  <a:pt x="16637" y="66167"/>
                                  <a:pt x="20574" y="62485"/>
                                  <a:pt x="24130" y="58801"/>
                                </a:cubicBezTo>
                                <a:cubicBezTo>
                                  <a:pt x="31750" y="51054"/>
                                  <a:pt x="36957" y="45086"/>
                                  <a:pt x="39751" y="40513"/>
                                </a:cubicBezTo>
                                <a:cubicBezTo>
                                  <a:pt x="42545" y="36068"/>
                                  <a:pt x="43942" y="31115"/>
                                  <a:pt x="43942" y="25908"/>
                                </a:cubicBezTo>
                                <a:cubicBezTo>
                                  <a:pt x="43942" y="21082"/>
                                  <a:pt x="42418" y="17400"/>
                                  <a:pt x="39370" y="14732"/>
                                </a:cubicBezTo>
                                <a:cubicBezTo>
                                  <a:pt x="36449" y="12065"/>
                                  <a:pt x="32131" y="10668"/>
                                  <a:pt x="26797" y="10668"/>
                                </a:cubicBezTo>
                                <a:cubicBezTo>
                                  <a:pt x="23114" y="10668"/>
                                  <a:pt x="19304" y="11303"/>
                                  <a:pt x="15113" y="12574"/>
                                </a:cubicBezTo>
                                <a:cubicBezTo>
                                  <a:pt x="10922" y="13970"/>
                                  <a:pt x="6858" y="16002"/>
                                  <a:pt x="2794" y="18669"/>
                                </a:cubicBezTo>
                                <a:lnTo>
                                  <a:pt x="2159" y="18669"/>
                                </a:lnTo>
                                <a:lnTo>
                                  <a:pt x="2159" y="5715"/>
                                </a:lnTo>
                                <a:cubicBezTo>
                                  <a:pt x="5080" y="4318"/>
                                  <a:pt x="8763" y="2922"/>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697595323" name="Rectangle 1697595323"/>
                        <wps:cNvSpPr/>
                        <wps:spPr>
                          <a:xfrm>
                            <a:off x="1684655" y="185853"/>
                            <a:ext cx="59219" cy="163963"/>
                          </a:xfrm>
                          <a:prstGeom prst="rect">
                            <a:avLst/>
                          </a:prstGeom>
                          <a:ln>
                            <a:noFill/>
                          </a:ln>
                        </wps:spPr>
                        <wps:txbx>
                          <w:txbxContent>
                            <w:p w14:paraId="548D919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81739546" name="Rectangle 581739546"/>
                        <wps:cNvSpPr/>
                        <wps:spPr>
                          <a:xfrm>
                            <a:off x="1879727" y="185853"/>
                            <a:ext cx="214423" cy="163963"/>
                          </a:xfrm>
                          <a:prstGeom prst="rect">
                            <a:avLst/>
                          </a:prstGeom>
                          <a:ln>
                            <a:noFill/>
                          </a:ln>
                        </wps:spPr>
                        <wps:txbx>
                          <w:txbxContent>
                            <w:p w14:paraId="7D2810D5"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613874741" name="Rectangle 613874741"/>
                        <wps:cNvSpPr/>
                        <wps:spPr>
                          <a:xfrm>
                            <a:off x="2041271" y="185853"/>
                            <a:ext cx="59219" cy="163963"/>
                          </a:xfrm>
                          <a:prstGeom prst="rect">
                            <a:avLst/>
                          </a:prstGeom>
                          <a:ln>
                            <a:noFill/>
                          </a:ln>
                        </wps:spPr>
                        <wps:txbx>
                          <w:txbxContent>
                            <w:p w14:paraId="6D3C393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02936030" name="Rectangle 702936030"/>
                        <wps:cNvSpPr/>
                        <wps:spPr>
                          <a:xfrm>
                            <a:off x="2195195" y="185853"/>
                            <a:ext cx="214423" cy="163963"/>
                          </a:xfrm>
                          <a:prstGeom prst="rect">
                            <a:avLst/>
                          </a:prstGeom>
                          <a:ln>
                            <a:noFill/>
                          </a:ln>
                        </wps:spPr>
                        <wps:txbx>
                          <w:txbxContent>
                            <w:p w14:paraId="59C4CAC0" w14:textId="77777777" w:rsidR="00000000" w:rsidRDefault="00000000" w:rsidP="001E2795">
                              <w:pPr>
                                <w:spacing w:after="160" w:line="259" w:lineRule="auto"/>
                                <w:ind w:left="0" w:right="0"/>
                                <w:jc w:val="left"/>
                              </w:pPr>
                              <w:r>
                                <w:t>27</w:t>
                              </w:r>
                            </w:p>
                          </w:txbxContent>
                        </wps:txbx>
                        <wps:bodyPr horzOverflow="overflow" vert="horz" lIns="0" tIns="0" rIns="0" bIns="0" rtlCol="0">
                          <a:noAutofit/>
                        </wps:bodyPr>
                      </wps:wsp>
                      <wps:wsp>
                        <wps:cNvPr id="684875712" name="Rectangle 684875712"/>
                        <wps:cNvSpPr/>
                        <wps:spPr>
                          <a:xfrm>
                            <a:off x="2356993" y="185853"/>
                            <a:ext cx="59219" cy="163963"/>
                          </a:xfrm>
                          <a:prstGeom prst="rect">
                            <a:avLst/>
                          </a:prstGeom>
                          <a:ln>
                            <a:noFill/>
                          </a:ln>
                        </wps:spPr>
                        <wps:txbx>
                          <w:txbxContent>
                            <w:p w14:paraId="21C2EC8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47695181" name="Rectangle 547695181"/>
                        <wps:cNvSpPr/>
                        <wps:spPr>
                          <a:xfrm>
                            <a:off x="2507869" y="185853"/>
                            <a:ext cx="214423" cy="163963"/>
                          </a:xfrm>
                          <a:prstGeom prst="rect">
                            <a:avLst/>
                          </a:prstGeom>
                          <a:ln>
                            <a:noFill/>
                          </a:ln>
                        </wps:spPr>
                        <wps:txbx>
                          <w:txbxContent>
                            <w:p w14:paraId="02ED5016" w14:textId="77777777" w:rsidR="00000000" w:rsidRDefault="00000000" w:rsidP="001E2795">
                              <w:pPr>
                                <w:spacing w:after="160" w:line="259" w:lineRule="auto"/>
                                <w:ind w:left="0" w:right="0"/>
                                <w:jc w:val="left"/>
                              </w:pPr>
                              <w:r>
                                <w:t>28</w:t>
                              </w:r>
                            </w:p>
                          </w:txbxContent>
                        </wps:txbx>
                        <wps:bodyPr horzOverflow="overflow" vert="horz" lIns="0" tIns="0" rIns="0" bIns="0" rtlCol="0">
                          <a:noAutofit/>
                        </wps:bodyPr>
                      </wps:wsp>
                      <wps:wsp>
                        <wps:cNvPr id="2040190565" name="Rectangle 2040190565"/>
                        <wps:cNvSpPr/>
                        <wps:spPr>
                          <a:xfrm>
                            <a:off x="2669413" y="185853"/>
                            <a:ext cx="59219" cy="163963"/>
                          </a:xfrm>
                          <a:prstGeom prst="rect">
                            <a:avLst/>
                          </a:prstGeom>
                          <a:ln>
                            <a:noFill/>
                          </a:ln>
                        </wps:spPr>
                        <wps:txbx>
                          <w:txbxContent>
                            <w:p w14:paraId="028DA4D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382911973" name="Rectangle 1382911973"/>
                        <wps:cNvSpPr/>
                        <wps:spPr>
                          <a:xfrm>
                            <a:off x="1495679" y="331415"/>
                            <a:ext cx="42059" cy="186236"/>
                          </a:xfrm>
                          <a:prstGeom prst="rect">
                            <a:avLst/>
                          </a:prstGeom>
                          <a:ln>
                            <a:noFill/>
                          </a:ln>
                        </wps:spPr>
                        <wps:txbx>
                          <w:txbxContent>
                            <w:p w14:paraId="2A8E2C3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39350713" name="Rectangle 1839350713"/>
                        <wps:cNvSpPr/>
                        <wps:spPr>
                          <a:xfrm>
                            <a:off x="1798955" y="331415"/>
                            <a:ext cx="42059" cy="186236"/>
                          </a:xfrm>
                          <a:prstGeom prst="rect">
                            <a:avLst/>
                          </a:prstGeom>
                          <a:ln>
                            <a:noFill/>
                          </a:ln>
                        </wps:spPr>
                        <wps:txbx>
                          <w:txbxContent>
                            <w:p w14:paraId="5D2A75CF"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189261117" name="Rectangle 1189261117"/>
                        <wps:cNvSpPr/>
                        <wps:spPr>
                          <a:xfrm>
                            <a:off x="2253107" y="361114"/>
                            <a:ext cx="118000" cy="163963"/>
                          </a:xfrm>
                          <a:prstGeom prst="rect">
                            <a:avLst/>
                          </a:prstGeom>
                          <a:ln>
                            <a:noFill/>
                          </a:ln>
                        </wps:spPr>
                        <wps:txbx>
                          <w:txbxContent>
                            <w:p w14:paraId="48F71879" w14:textId="77777777" w:rsidR="00000000" w:rsidRDefault="00000000" w:rsidP="001E2795">
                              <w:pPr>
                                <w:spacing w:after="160" w:line="259" w:lineRule="auto"/>
                                <w:ind w:left="0" w:right="0"/>
                                <w:jc w:val="left"/>
                              </w:pPr>
                              <w:r>
                                <w:rPr>
                                  <w:rFonts w:ascii="Verdana" w:eastAsia="Verdana" w:hAnsi="Verdana" w:cs="Verdana"/>
                                  <w:i/>
                                </w:rPr>
                                <w:t xml:space="preserve">j </w:t>
                              </w:r>
                            </w:p>
                          </w:txbxContent>
                        </wps:txbx>
                        <wps:bodyPr horzOverflow="overflow" vert="horz" lIns="0" tIns="0" rIns="0" bIns="0" rtlCol="0">
                          <a:noAutofit/>
                        </wps:bodyPr>
                      </wps:wsp>
                      <wps:wsp>
                        <wps:cNvPr id="1663906843" name="Rectangle 1663906843"/>
                        <wps:cNvSpPr/>
                        <wps:spPr>
                          <a:xfrm>
                            <a:off x="2186051" y="515037"/>
                            <a:ext cx="244109" cy="163963"/>
                          </a:xfrm>
                          <a:prstGeom prst="rect">
                            <a:avLst/>
                          </a:prstGeom>
                          <a:ln>
                            <a:noFill/>
                          </a:ln>
                        </wps:spPr>
                        <wps:txbx>
                          <w:txbxContent>
                            <w:p w14:paraId="2F7F12BA"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55303975" name="Rectangle 155303975"/>
                        <wps:cNvSpPr/>
                        <wps:spPr>
                          <a:xfrm>
                            <a:off x="2369185" y="515037"/>
                            <a:ext cx="59219" cy="163963"/>
                          </a:xfrm>
                          <a:prstGeom prst="rect">
                            <a:avLst/>
                          </a:prstGeom>
                          <a:ln>
                            <a:noFill/>
                          </a:ln>
                        </wps:spPr>
                        <wps:txbx>
                          <w:txbxContent>
                            <w:p w14:paraId="0D78644D"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659248431" name="Rectangle 659248431"/>
                        <wps:cNvSpPr/>
                        <wps:spPr>
                          <a:xfrm>
                            <a:off x="2439289" y="331415"/>
                            <a:ext cx="42058" cy="186236"/>
                          </a:xfrm>
                          <a:prstGeom prst="rect">
                            <a:avLst/>
                          </a:prstGeom>
                          <a:ln>
                            <a:noFill/>
                          </a:ln>
                        </wps:spPr>
                        <wps:txbx>
                          <w:txbxContent>
                            <w:p w14:paraId="208AD57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861" name="Picture 2861"/>
                          <pic:cNvPicPr/>
                        </pic:nvPicPr>
                        <pic:blipFill>
                          <a:blip r:embed="rId76"/>
                          <a:stretch>
                            <a:fillRect/>
                          </a:stretch>
                        </pic:blipFill>
                        <pic:spPr>
                          <a:xfrm>
                            <a:off x="3038856" y="0"/>
                            <a:ext cx="2330196" cy="643128"/>
                          </a:xfrm>
                          <a:prstGeom prst="rect">
                            <a:avLst/>
                          </a:prstGeom>
                        </pic:spPr>
                      </pic:pic>
                      <wps:wsp>
                        <wps:cNvPr id="680908333" name="Freeform: Shape 680908333"/>
                        <wps:cNvSpPr/>
                        <wps:spPr>
                          <a:xfrm>
                            <a:off x="3165348" y="28067"/>
                            <a:ext cx="50165" cy="92329"/>
                          </a:xfrm>
                          <a:custGeom>
                            <a:avLst/>
                            <a:gdLst/>
                            <a:ahLst/>
                            <a:cxnLst/>
                            <a:rect l="0" t="0" r="0" b="0"/>
                            <a:pathLst>
                              <a:path w="50165" h="92329">
                                <a:moveTo>
                                  <a:pt x="40894" y="0"/>
                                </a:moveTo>
                                <a:lnTo>
                                  <a:pt x="50165" y="0"/>
                                </a:lnTo>
                                <a:lnTo>
                                  <a:pt x="31750" y="83312"/>
                                </a:lnTo>
                                <a:lnTo>
                                  <a:pt x="49911" y="83312"/>
                                </a:lnTo>
                                <a:lnTo>
                                  <a:pt x="48006" y="92329"/>
                                </a:lnTo>
                                <a:lnTo>
                                  <a:pt x="0" y="92329"/>
                                </a:lnTo>
                                <a:lnTo>
                                  <a:pt x="2032" y="83312"/>
                                </a:lnTo>
                                <a:lnTo>
                                  <a:pt x="20193" y="83312"/>
                                </a:lnTo>
                                <a:lnTo>
                                  <a:pt x="34036" y="20828"/>
                                </a:lnTo>
                                <a:lnTo>
                                  <a:pt x="15748" y="20828"/>
                                </a:lnTo>
                                <a:lnTo>
                                  <a:pt x="17399" y="12954"/>
                                </a:lnTo>
                                <a:cubicBezTo>
                                  <a:pt x="24257" y="12954"/>
                                  <a:pt x="29591" y="11938"/>
                                  <a:pt x="33274" y="9906"/>
                                </a:cubicBezTo>
                                <a:cubicBezTo>
                                  <a:pt x="37084" y="7874"/>
                                  <a:pt x="39624" y="4572"/>
                                  <a:pt x="4089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05232294" name="Rectangle 605232294"/>
                        <wps:cNvSpPr/>
                        <wps:spPr>
                          <a:xfrm>
                            <a:off x="3234817" y="24309"/>
                            <a:ext cx="59219" cy="163963"/>
                          </a:xfrm>
                          <a:prstGeom prst="rect">
                            <a:avLst/>
                          </a:prstGeom>
                          <a:ln>
                            <a:noFill/>
                          </a:ln>
                        </wps:spPr>
                        <wps:txbx>
                          <w:txbxContent>
                            <w:p w14:paraId="763884D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092728553" name="Freeform: Shape 1092728553"/>
                        <wps:cNvSpPr/>
                        <wps:spPr>
                          <a:xfrm>
                            <a:off x="3443224" y="26543"/>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8"/>
                                  <a:pt x="13081" y="73152"/>
                                  <a:pt x="17018" y="70104"/>
                                </a:cubicBezTo>
                                <a:cubicBezTo>
                                  <a:pt x="20828" y="67056"/>
                                  <a:pt x="25527" y="63373"/>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2"/>
                                  <a:pt x="30607" y="12319"/>
                                </a:cubicBezTo>
                                <a:cubicBezTo>
                                  <a:pt x="26162" y="13716"/>
                                  <a:pt x="21717" y="15621"/>
                                  <a:pt x="17399" y="18288"/>
                                </a:cubicBezTo>
                                <a:lnTo>
                                  <a:pt x="16764" y="18288"/>
                                </a:lnTo>
                                <a:lnTo>
                                  <a:pt x="19177" y="5715"/>
                                </a:lnTo>
                                <a:cubicBezTo>
                                  <a:pt x="22225" y="4191"/>
                                  <a:pt x="26289" y="2921"/>
                                  <a:pt x="31115" y="1778"/>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63524976" name="Rectangle 1763524976"/>
                        <wps:cNvSpPr/>
                        <wps:spPr>
                          <a:xfrm>
                            <a:off x="3519805" y="24309"/>
                            <a:ext cx="59219" cy="163963"/>
                          </a:xfrm>
                          <a:prstGeom prst="rect">
                            <a:avLst/>
                          </a:prstGeom>
                          <a:ln>
                            <a:noFill/>
                          </a:ln>
                        </wps:spPr>
                        <wps:txbx>
                          <w:txbxContent>
                            <w:p w14:paraId="2F57CFCA"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350261711" name="Freeform: Shape 350261711"/>
                        <wps:cNvSpPr/>
                        <wps:spPr>
                          <a:xfrm>
                            <a:off x="3734181" y="26543"/>
                            <a:ext cx="70993" cy="95758"/>
                          </a:xfrm>
                          <a:custGeom>
                            <a:avLst/>
                            <a:gdLst/>
                            <a:ahLst/>
                            <a:cxnLst/>
                            <a:rect l="0" t="0" r="0" b="0"/>
                            <a:pathLst>
                              <a:path w="70993" h="95758">
                                <a:moveTo>
                                  <a:pt x="45847" y="0"/>
                                </a:moveTo>
                                <a:cubicBezTo>
                                  <a:pt x="53721" y="0"/>
                                  <a:pt x="59817" y="1524"/>
                                  <a:pt x="64262" y="4826"/>
                                </a:cubicBezTo>
                                <a:cubicBezTo>
                                  <a:pt x="68834" y="8001"/>
                                  <a:pt x="70993" y="12446"/>
                                  <a:pt x="70993" y="18034"/>
                                </a:cubicBezTo>
                                <a:cubicBezTo>
                                  <a:pt x="70993" y="24130"/>
                                  <a:pt x="68834" y="29591"/>
                                  <a:pt x="64516" y="34290"/>
                                </a:cubicBezTo>
                                <a:cubicBezTo>
                                  <a:pt x="60198" y="38989"/>
                                  <a:pt x="54737" y="41910"/>
                                  <a:pt x="48133" y="43180"/>
                                </a:cubicBezTo>
                                <a:lnTo>
                                  <a:pt x="48133" y="43815"/>
                                </a:lnTo>
                                <a:cubicBezTo>
                                  <a:pt x="49657" y="44196"/>
                                  <a:pt x="51435" y="44831"/>
                                  <a:pt x="53340" y="45720"/>
                                </a:cubicBezTo>
                                <a:cubicBezTo>
                                  <a:pt x="55118" y="46609"/>
                                  <a:pt x="56769" y="47625"/>
                                  <a:pt x="58293" y="49022"/>
                                </a:cubicBezTo>
                                <a:cubicBezTo>
                                  <a:pt x="59690" y="50419"/>
                                  <a:pt x="60960" y="52197"/>
                                  <a:pt x="61976" y="54356"/>
                                </a:cubicBezTo>
                                <a:cubicBezTo>
                                  <a:pt x="62992" y="56515"/>
                                  <a:pt x="63500" y="59055"/>
                                  <a:pt x="63500" y="61976"/>
                                </a:cubicBezTo>
                                <a:cubicBezTo>
                                  <a:pt x="63500" y="66421"/>
                                  <a:pt x="62611" y="70739"/>
                                  <a:pt x="60706" y="74930"/>
                                </a:cubicBezTo>
                                <a:cubicBezTo>
                                  <a:pt x="58928" y="79121"/>
                                  <a:pt x="56261" y="82804"/>
                                  <a:pt x="52959" y="85725"/>
                                </a:cubicBezTo>
                                <a:cubicBezTo>
                                  <a:pt x="49530" y="88900"/>
                                  <a:pt x="45593" y="91440"/>
                                  <a:pt x="41021" y="93091"/>
                                </a:cubicBezTo>
                                <a:cubicBezTo>
                                  <a:pt x="36449" y="94869"/>
                                  <a:pt x="31242" y="95758"/>
                                  <a:pt x="25273" y="95758"/>
                                </a:cubicBezTo>
                                <a:cubicBezTo>
                                  <a:pt x="20447" y="95758"/>
                                  <a:pt x="15875" y="95123"/>
                                  <a:pt x="11303" y="93853"/>
                                </a:cubicBezTo>
                                <a:cubicBezTo>
                                  <a:pt x="6858" y="92583"/>
                                  <a:pt x="3048" y="91186"/>
                                  <a:pt x="0" y="89408"/>
                                </a:cubicBezTo>
                                <a:lnTo>
                                  <a:pt x="2794" y="77597"/>
                                </a:lnTo>
                                <a:lnTo>
                                  <a:pt x="3683" y="77597"/>
                                </a:lnTo>
                                <a:cubicBezTo>
                                  <a:pt x="6350" y="79629"/>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5"/>
                                </a:lnTo>
                                <a:cubicBezTo>
                                  <a:pt x="23114" y="4318"/>
                                  <a:pt x="27178" y="3048"/>
                                  <a:pt x="32004" y="1778"/>
                                </a:cubicBezTo>
                                <a:cubicBezTo>
                                  <a:pt x="36830" y="635"/>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040533338" name="Rectangle 1040533338"/>
                        <wps:cNvSpPr/>
                        <wps:spPr>
                          <a:xfrm>
                            <a:off x="3809746" y="24309"/>
                            <a:ext cx="59219" cy="163963"/>
                          </a:xfrm>
                          <a:prstGeom prst="rect">
                            <a:avLst/>
                          </a:prstGeom>
                          <a:ln>
                            <a:noFill/>
                          </a:ln>
                        </wps:spPr>
                        <wps:txbx>
                          <w:txbxContent>
                            <w:p w14:paraId="4D47129C"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473024122" name="Freeform: Shape 473024122"/>
                        <wps:cNvSpPr/>
                        <wps:spPr>
                          <a:xfrm>
                            <a:off x="4045966" y="52779"/>
                            <a:ext cx="31941" cy="41583"/>
                          </a:xfrm>
                          <a:custGeom>
                            <a:avLst/>
                            <a:gdLst/>
                            <a:ahLst/>
                            <a:cxnLst/>
                            <a:rect l="0" t="0" r="0" b="0"/>
                            <a:pathLst>
                              <a:path w="31941" h="41583">
                                <a:moveTo>
                                  <a:pt x="31941" y="0"/>
                                </a:moveTo>
                                <a:lnTo>
                                  <a:pt x="31941" y="11357"/>
                                </a:lnTo>
                                <a:lnTo>
                                  <a:pt x="10287" y="32184"/>
                                </a:lnTo>
                                <a:lnTo>
                                  <a:pt x="31941" y="32184"/>
                                </a:lnTo>
                                <a:lnTo>
                                  <a:pt x="31941" y="41583"/>
                                </a:lnTo>
                                <a:lnTo>
                                  <a:pt x="0" y="41583"/>
                                </a:lnTo>
                                <a:lnTo>
                                  <a:pt x="3175" y="27486"/>
                                </a:lnTo>
                                <a:lnTo>
                                  <a:pt x="3194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25955471" name="Freeform: Shape 1325955471"/>
                        <wps:cNvSpPr/>
                        <wps:spPr>
                          <a:xfrm>
                            <a:off x="4077907" y="28449"/>
                            <a:ext cx="37020" cy="91948"/>
                          </a:xfrm>
                          <a:custGeom>
                            <a:avLst/>
                            <a:gdLst/>
                            <a:ahLst/>
                            <a:cxnLst/>
                            <a:rect l="0" t="0" r="0" b="0"/>
                            <a:pathLst>
                              <a:path w="37020" h="91948">
                                <a:moveTo>
                                  <a:pt x="25463" y="0"/>
                                </a:moveTo>
                                <a:lnTo>
                                  <a:pt x="36385" y="0"/>
                                </a:lnTo>
                                <a:lnTo>
                                  <a:pt x="23939" y="56514"/>
                                </a:lnTo>
                                <a:lnTo>
                                  <a:pt x="37020" y="56514"/>
                                </a:lnTo>
                                <a:lnTo>
                                  <a:pt x="34988" y="65913"/>
                                </a:lnTo>
                                <a:lnTo>
                                  <a:pt x="21780" y="65913"/>
                                </a:lnTo>
                                <a:lnTo>
                                  <a:pt x="16065" y="91948"/>
                                </a:lnTo>
                                <a:lnTo>
                                  <a:pt x="4508" y="91948"/>
                                </a:lnTo>
                                <a:lnTo>
                                  <a:pt x="10350" y="65913"/>
                                </a:lnTo>
                                <a:lnTo>
                                  <a:pt x="0" y="65913"/>
                                </a:lnTo>
                                <a:lnTo>
                                  <a:pt x="0" y="56514"/>
                                </a:lnTo>
                                <a:lnTo>
                                  <a:pt x="12382" y="56514"/>
                                </a:lnTo>
                                <a:lnTo>
                                  <a:pt x="21653" y="14859"/>
                                </a:lnTo>
                                <a:lnTo>
                                  <a:pt x="0" y="35687"/>
                                </a:lnTo>
                                <a:lnTo>
                                  <a:pt x="0" y="24330"/>
                                </a:lnTo>
                                <a:lnTo>
                                  <a:pt x="2546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89496475" name="Rectangle 289496475"/>
                        <wps:cNvSpPr/>
                        <wps:spPr>
                          <a:xfrm>
                            <a:off x="4122166" y="24309"/>
                            <a:ext cx="59219" cy="163963"/>
                          </a:xfrm>
                          <a:prstGeom prst="rect">
                            <a:avLst/>
                          </a:prstGeom>
                          <a:ln>
                            <a:noFill/>
                          </a:ln>
                        </wps:spPr>
                        <wps:txbx>
                          <w:txbxContent>
                            <w:p w14:paraId="696A395D"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66077838" name="Freeform: Shape 1966077838"/>
                        <wps:cNvSpPr/>
                        <wps:spPr>
                          <a:xfrm>
                            <a:off x="4362450" y="28449"/>
                            <a:ext cx="74930" cy="93852"/>
                          </a:xfrm>
                          <a:custGeom>
                            <a:avLst/>
                            <a:gdLst/>
                            <a:ahLst/>
                            <a:cxnLst/>
                            <a:rect l="0" t="0" r="0" b="0"/>
                            <a:pathLst>
                              <a:path w="74930" h="93852">
                                <a:moveTo>
                                  <a:pt x="21971" y="0"/>
                                </a:moveTo>
                                <a:lnTo>
                                  <a:pt x="74930" y="0"/>
                                </a:lnTo>
                                <a:lnTo>
                                  <a:pt x="72517" y="10413"/>
                                </a:lnTo>
                                <a:lnTo>
                                  <a:pt x="31115" y="10413"/>
                                </a:lnTo>
                                <a:lnTo>
                                  <a:pt x="25527" y="35687"/>
                                </a:lnTo>
                                <a:cubicBezTo>
                                  <a:pt x="27178" y="35433"/>
                                  <a:pt x="28702" y="35306"/>
                                  <a:pt x="30226" y="35178"/>
                                </a:cubicBezTo>
                                <a:cubicBezTo>
                                  <a:pt x="31877" y="35051"/>
                                  <a:pt x="33401" y="34925"/>
                                  <a:pt x="34925" y="34925"/>
                                </a:cubicBezTo>
                                <a:cubicBezTo>
                                  <a:pt x="43815" y="34925"/>
                                  <a:pt x="50800" y="36957"/>
                                  <a:pt x="55753" y="40894"/>
                                </a:cubicBezTo>
                                <a:cubicBezTo>
                                  <a:pt x="60706" y="44958"/>
                                  <a:pt x="63246" y="50419"/>
                                  <a:pt x="63246" y="57276"/>
                                </a:cubicBezTo>
                                <a:cubicBezTo>
                                  <a:pt x="63246" y="62230"/>
                                  <a:pt x="62357" y="66928"/>
                                  <a:pt x="60452" y="71374"/>
                                </a:cubicBezTo>
                                <a:cubicBezTo>
                                  <a:pt x="58674" y="75819"/>
                                  <a:pt x="56134" y="79628"/>
                                  <a:pt x="52705" y="82931"/>
                                </a:cubicBezTo>
                                <a:cubicBezTo>
                                  <a:pt x="49276" y="86360"/>
                                  <a:pt x="45212" y="89026"/>
                                  <a:pt x="40513" y="90932"/>
                                </a:cubicBezTo>
                                <a:cubicBezTo>
                                  <a:pt x="35941" y="92963"/>
                                  <a:pt x="30480" y="93852"/>
                                  <a:pt x="24257" y="93852"/>
                                </a:cubicBezTo>
                                <a:cubicBezTo>
                                  <a:pt x="19431" y="93852"/>
                                  <a:pt x="14859" y="93218"/>
                                  <a:pt x="10668" y="91948"/>
                                </a:cubicBezTo>
                                <a:cubicBezTo>
                                  <a:pt x="6350" y="90805"/>
                                  <a:pt x="2794" y="89408"/>
                                  <a:pt x="0" y="87884"/>
                                </a:cubicBezTo>
                                <a:lnTo>
                                  <a:pt x="2413" y="75946"/>
                                </a:lnTo>
                                <a:lnTo>
                                  <a:pt x="3175" y="75946"/>
                                </a:lnTo>
                                <a:cubicBezTo>
                                  <a:pt x="5715" y="77850"/>
                                  <a:pt x="9017" y="79628"/>
                                  <a:pt x="13081" y="81280"/>
                                </a:cubicBezTo>
                                <a:cubicBezTo>
                                  <a:pt x="17272" y="82803"/>
                                  <a:pt x="21590" y="83565"/>
                                  <a:pt x="26035" y="83565"/>
                                </a:cubicBezTo>
                                <a:cubicBezTo>
                                  <a:pt x="33401" y="83565"/>
                                  <a:pt x="39370" y="81407"/>
                                  <a:pt x="43815" y="76962"/>
                                </a:cubicBezTo>
                                <a:cubicBezTo>
                                  <a:pt x="48387" y="72517"/>
                                  <a:pt x="50546" y="66675"/>
                                  <a:pt x="50546" y="59436"/>
                                </a:cubicBezTo>
                                <a:cubicBezTo>
                                  <a:pt x="50546" y="56642"/>
                                  <a:pt x="50038" y="54228"/>
                                  <a:pt x="49022" y="52450"/>
                                </a:cubicBezTo>
                                <a:cubicBezTo>
                                  <a:pt x="48006" y="50546"/>
                                  <a:pt x="46609" y="49022"/>
                                  <a:pt x="44831" y="47878"/>
                                </a:cubicBezTo>
                                <a:cubicBezTo>
                                  <a:pt x="43053" y="46736"/>
                                  <a:pt x="41021" y="45974"/>
                                  <a:pt x="38608" y="45465"/>
                                </a:cubicBezTo>
                                <a:cubicBezTo>
                                  <a:pt x="36195" y="44958"/>
                                  <a:pt x="33528" y="44703"/>
                                  <a:pt x="30861" y="44703"/>
                                </a:cubicBezTo>
                                <a:cubicBezTo>
                                  <a:pt x="27432" y="44703"/>
                                  <a:pt x="23876" y="44958"/>
                                  <a:pt x="20447" y="45465"/>
                                </a:cubicBezTo>
                                <a:cubicBezTo>
                                  <a:pt x="16891" y="45974"/>
                                  <a:pt x="13970" y="46609"/>
                                  <a:pt x="11557" y="46989"/>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62869446" name="Rectangle 1462869446"/>
                        <wps:cNvSpPr/>
                        <wps:spPr>
                          <a:xfrm>
                            <a:off x="4436110" y="24309"/>
                            <a:ext cx="59219" cy="163963"/>
                          </a:xfrm>
                          <a:prstGeom prst="rect">
                            <a:avLst/>
                          </a:prstGeom>
                          <a:ln>
                            <a:noFill/>
                          </a:ln>
                        </wps:spPr>
                        <wps:txbx>
                          <w:txbxContent>
                            <w:p w14:paraId="2B198DC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52432718" name="Freeform: Shape 1752432718"/>
                        <wps:cNvSpPr/>
                        <wps:spPr>
                          <a:xfrm>
                            <a:off x="4653153" y="32084"/>
                            <a:ext cx="30988" cy="90217"/>
                          </a:xfrm>
                          <a:custGeom>
                            <a:avLst/>
                            <a:gdLst/>
                            <a:ahLst/>
                            <a:cxnLst/>
                            <a:rect l="0" t="0" r="0" b="0"/>
                            <a:pathLst>
                              <a:path w="30988" h="90217">
                                <a:moveTo>
                                  <a:pt x="30988" y="0"/>
                                </a:moveTo>
                                <a:lnTo>
                                  <a:pt x="30988" y="12297"/>
                                </a:lnTo>
                                <a:lnTo>
                                  <a:pt x="27813" y="13510"/>
                                </a:lnTo>
                                <a:cubicBezTo>
                                  <a:pt x="21209" y="19225"/>
                                  <a:pt x="16764" y="26590"/>
                                  <a:pt x="14478" y="35862"/>
                                </a:cubicBezTo>
                                <a:cubicBezTo>
                                  <a:pt x="17907" y="33829"/>
                                  <a:pt x="21590" y="32178"/>
                                  <a:pt x="25527" y="31036"/>
                                </a:cubicBezTo>
                                <a:lnTo>
                                  <a:pt x="30988" y="30264"/>
                                </a:lnTo>
                                <a:lnTo>
                                  <a:pt x="30988" y="39321"/>
                                </a:lnTo>
                                <a:lnTo>
                                  <a:pt x="23241" y="40561"/>
                                </a:lnTo>
                                <a:cubicBezTo>
                                  <a:pt x="19812" y="41450"/>
                                  <a:pt x="16383" y="42847"/>
                                  <a:pt x="13081" y="44625"/>
                                </a:cubicBezTo>
                                <a:cubicBezTo>
                                  <a:pt x="12700" y="46403"/>
                                  <a:pt x="12446" y="48689"/>
                                  <a:pt x="12192" y="51355"/>
                                </a:cubicBezTo>
                                <a:cubicBezTo>
                                  <a:pt x="11811" y="54150"/>
                                  <a:pt x="11684" y="56816"/>
                                  <a:pt x="11684" y="59356"/>
                                </a:cubicBezTo>
                                <a:cubicBezTo>
                                  <a:pt x="11684" y="63421"/>
                                  <a:pt x="12192" y="66723"/>
                                  <a:pt x="13208" y="69390"/>
                                </a:cubicBezTo>
                                <a:cubicBezTo>
                                  <a:pt x="14224" y="72184"/>
                                  <a:pt x="15494" y="74342"/>
                                  <a:pt x="16891" y="75866"/>
                                </a:cubicBezTo>
                                <a:cubicBezTo>
                                  <a:pt x="18542" y="77517"/>
                                  <a:pt x="20320" y="78788"/>
                                  <a:pt x="22352" y="79423"/>
                                </a:cubicBezTo>
                                <a:cubicBezTo>
                                  <a:pt x="24384" y="80185"/>
                                  <a:pt x="26543" y="80565"/>
                                  <a:pt x="28702" y="80565"/>
                                </a:cubicBezTo>
                                <a:lnTo>
                                  <a:pt x="30988" y="79543"/>
                                </a:lnTo>
                                <a:lnTo>
                                  <a:pt x="30988" y="89514"/>
                                </a:lnTo>
                                <a:lnTo>
                                  <a:pt x="27305" y="90217"/>
                                </a:lnTo>
                                <a:cubicBezTo>
                                  <a:pt x="18669" y="90217"/>
                                  <a:pt x="11938" y="87424"/>
                                  <a:pt x="7112" y="81836"/>
                                </a:cubicBezTo>
                                <a:cubicBezTo>
                                  <a:pt x="2286" y="76248"/>
                                  <a:pt x="0" y="68628"/>
                                  <a:pt x="0" y="58976"/>
                                </a:cubicBezTo>
                                <a:cubicBezTo>
                                  <a:pt x="0" y="50086"/>
                                  <a:pt x="1143" y="41830"/>
                                  <a:pt x="3556" y="34084"/>
                                </a:cubicBezTo>
                                <a:cubicBezTo>
                                  <a:pt x="5969" y="26464"/>
                                  <a:pt x="9525" y="19605"/>
                                  <a:pt x="14224" y="13637"/>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60531797" name="Freeform: Shape 2060531797"/>
                        <wps:cNvSpPr/>
                        <wps:spPr>
                          <a:xfrm>
                            <a:off x="4684141" y="61468"/>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6"/>
                                </a:lnTo>
                                <a:cubicBezTo>
                                  <a:pt x="17272" y="39497"/>
                                  <a:pt x="19304" y="33274"/>
                                  <a:pt x="19304" y="25654"/>
                                </a:cubicBezTo>
                                <a:cubicBezTo>
                                  <a:pt x="19304" y="20447"/>
                                  <a:pt x="17780" y="16510"/>
                                  <a:pt x="14859" y="13843"/>
                                </a:cubicBezTo>
                                <a:cubicBezTo>
                                  <a:pt x="11938" y="11049"/>
                                  <a:pt x="7620" y="9652"/>
                                  <a:pt x="1778" y="9652"/>
                                </a:cubicBezTo>
                                <a:lnTo>
                                  <a:pt x="0" y="9937"/>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542694139" name="Freeform: Shape 542694139"/>
                        <wps:cNvSpPr/>
                        <wps:spPr>
                          <a:xfrm>
                            <a:off x="4684141" y="26670"/>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1"/>
                                  <a:pt x="21844" y="10287"/>
                                  <a:pt x="19431" y="10287"/>
                                </a:cubicBezTo>
                                <a:lnTo>
                                  <a:pt x="0" y="17710"/>
                                </a:lnTo>
                                <a:lnTo>
                                  <a:pt x="0" y="5413"/>
                                </a:lnTo>
                                <a:lnTo>
                                  <a:pt x="254" y="5207"/>
                                </a:lnTo>
                                <a:cubicBezTo>
                                  <a:pt x="7112" y="1778"/>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49327831" name="Rectangle 1949327831"/>
                        <wps:cNvSpPr/>
                        <wps:spPr>
                          <a:xfrm>
                            <a:off x="4724146" y="24309"/>
                            <a:ext cx="59219" cy="163963"/>
                          </a:xfrm>
                          <a:prstGeom prst="rect">
                            <a:avLst/>
                          </a:prstGeom>
                          <a:ln>
                            <a:noFill/>
                          </a:ln>
                        </wps:spPr>
                        <wps:txbx>
                          <w:txbxContent>
                            <w:p w14:paraId="2D8C7F6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07007652" name="Freeform: Shape 1907007652"/>
                        <wps:cNvSpPr/>
                        <wps:spPr>
                          <a:xfrm>
                            <a:off x="4923790" y="28449"/>
                            <a:ext cx="73152" cy="91948"/>
                          </a:xfrm>
                          <a:custGeom>
                            <a:avLst/>
                            <a:gdLst/>
                            <a:ahLst/>
                            <a:cxnLst/>
                            <a:rect l="0" t="0" r="0" b="0"/>
                            <a:pathLst>
                              <a:path w="73152" h="91948">
                                <a:moveTo>
                                  <a:pt x="12319" y="0"/>
                                </a:moveTo>
                                <a:lnTo>
                                  <a:pt x="73152" y="0"/>
                                </a:lnTo>
                                <a:lnTo>
                                  <a:pt x="70104" y="13715"/>
                                </a:lnTo>
                                <a:lnTo>
                                  <a:pt x="13462" y="91948"/>
                                </a:lnTo>
                                <a:lnTo>
                                  <a:pt x="0" y="91948"/>
                                </a:lnTo>
                                <a:lnTo>
                                  <a:pt x="60325" y="10413"/>
                                </a:lnTo>
                                <a:lnTo>
                                  <a:pt x="10033" y="10413"/>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122834350" name="Rectangle 1122834350"/>
                        <wps:cNvSpPr/>
                        <wps:spPr>
                          <a:xfrm>
                            <a:off x="4993895" y="24309"/>
                            <a:ext cx="59219" cy="163963"/>
                          </a:xfrm>
                          <a:prstGeom prst="rect">
                            <a:avLst/>
                          </a:prstGeom>
                          <a:ln>
                            <a:noFill/>
                          </a:ln>
                        </wps:spPr>
                        <wps:txbx>
                          <w:txbxContent>
                            <w:p w14:paraId="44C727E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533974611" name="Freeform: Shape 1533974611"/>
                        <wps:cNvSpPr/>
                        <wps:spPr>
                          <a:xfrm>
                            <a:off x="5185410" y="30548"/>
                            <a:ext cx="31940" cy="92008"/>
                          </a:xfrm>
                          <a:custGeom>
                            <a:avLst/>
                            <a:gdLst/>
                            <a:ahLst/>
                            <a:cxnLst/>
                            <a:rect l="0" t="0" r="0" b="0"/>
                            <a:pathLst>
                              <a:path w="31940" h="92008">
                                <a:moveTo>
                                  <a:pt x="31940" y="0"/>
                                </a:moveTo>
                                <a:lnTo>
                                  <a:pt x="31940" y="7944"/>
                                </a:lnTo>
                                <a:lnTo>
                                  <a:pt x="28575" y="9076"/>
                                </a:lnTo>
                                <a:cubicBezTo>
                                  <a:pt x="24638" y="12251"/>
                                  <a:pt x="22733" y="16062"/>
                                  <a:pt x="22733" y="20761"/>
                                </a:cubicBezTo>
                                <a:cubicBezTo>
                                  <a:pt x="22733" y="23174"/>
                                  <a:pt x="23368" y="25333"/>
                                  <a:pt x="24638" y="27238"/>
                                </a:cubicBezTo>
                                <a:cubicBezTo>
                                  <a:pt x="26035" y="29270"/>
                                  <a:pt x="27940" y="30921"/>
                                  <a:pt x="30480" y="32317"/>
                                </a:cubicBezTo>
                                <a:lnTo>
                                  <a:pt x="31940" y="33048"/>
                                </a:lnTo>
                                <a:lnTo>
                                  <a:pt x="31940" y="44916"/>
                                </a:lnTo>
                                <a:lnTo>
                                  <a:pt x="28067" y="43366"/>
                                </a:lnTo>
                                <a:cubicBezTo>
                                  <a:pt x="23114" y="45907"/>
                                  <a:pt x="19177" y="49336"/>
                                  <a:pt x="16510" y="53526"/>
                                </a:cubicBezTo>
                                <a:cubicBezTo>
                                  <a:pt x="13843" y="57717"/>
                                  <a:pt x="12446" y="62163"/>
                                  <a:pt x="12446" y="66989"/>
                                </a:cubicBezTo>
                                <a:cubicBezTo>
                                  <a:pt x="12446" y="71561"/>
                                  <a:pt x="13970" y="75371"/>
                                  <a:pt x="16891" y="78546"/>
                                </a:cubicBezTo>
                                <a:cubicBezTo>
                                  <a:pt x="19939" y="81593"/>
                                  <a:pt x="23876" y="83117"/>
                                  <a:pt x="28829" y="83117"/>
                                </a:cubicBezTo>
                                <a:lnTo>
                                  <a:pt x="31940" y="82548"/>
                                </a:lnTo>
                                <a:lnTo>
                                  <a:pt x="31940" y="91221"/>
                                </a:lnTo>
                                <a:lnTo>
                                  <a:pt x="27686" y="92008"/>
                                </a:lnTo>
                                <a:cubicBezTo>
                                  <a:pt x="19177" y="92008"/>
                                  <a:pt x="12446" y="89849"/>
                                  <a:pt x="7493" y="85530"/>
                                </a:cubicBezTo>
                                <a:cubicBezTo>
                                  <a:pt x="2540" y="81339"/>
                                  <a:pt x="0" y="75878"/>
                                  <a:pt x="0" y="69148"/>
                                </a:cubicBezTo>
                                <a:cubicBezTo>
                                  <a:pt x="0" y="62925"/>
                                  <a:pt x="1905" y="57337"/>
                                  <a:pt x="5461" y="52384"/>
                                </a:cubicBezTo>
                                <a:cubicBezTo>
                                  <a:pt x="9017" y="47430"/>
                                  <a:pt x="14351" y="43493"/>
                                  <a:pt x="21209" y="40446"/>
                                </a:cubicBezTo>
                                <a:lnTo>
                                  <a:pt x="21209" y="40191"/>
                                </a:lnTo>
                                <a:cubicBezTo>
                                  <a:pt x="17653" y="37905"/>
                                  <a:pt x="14986" y="35492"/>
                                  <a:pt x="13208" y="32699"/>
                                </a:cubicBezTo>
                                <a:cubicBezTo>
                                  <a:pt x="11430" y="29904"/>
                                  <a:pt x="10541" y="26729"/>
                                  <a:pt x="10541" y="23174"/>
                                </a:cubicBezTo>
                                <a:cubicBezTo>
                                  <a:pt x="10541" y="15808"/>
                                  <a:pt x="13843" y="9330"/>
                                  <a:pt x="20320" y="3997"/>
                                </a:cubicBez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54356391" name="Freeform: Shape 954356391"/>
                        <wps:cNvSpPr/>
                        <wps:spPr>
                          <a:xfrm>
                            <a:off x="5217351" y="26289"/>
                            <a:ext cx="37656" cy="95480"/>
                          </a:xfrm>
                          <a:custGeom>
                            <a:avLst/>
                            <a:gdLst/>
                            <a:ahLst/>
                            <a:cxnLst/>
                            <a:rect l="0" t="0" r="0" b="0"/>
                            <a:pathLst>
                              <a:path w="37656" h="95480">
                                <a:moveTo>
                                  <a:pt x="12383" y="0"/>
                                </a:moveTo>
                                <a:cubicBezTo>
                                  <a:pt x="20257" y="0"/>
                                  <a:pt x="26353" y="1905"/>
                                  <a:pt x="30925" y="5588"/>
                                </a:cubicBezTo>
                                <a:cubicBezTo>
                                  <a:pt x="35370" y="9272"/>
                                  <a:pt x="37656" y="13970"/>
                                  <a:pt x="37656" y="19685"/>
                                </a:cubicBezTo>
                                <a:cubicBezTo>
                                  <a:pt x="37656" y="24638"/>
                                  <a:pt x="36005" y="29464"/>
                                  <a:pt x="32830" y="34163"/>
                                </a:cubicBezTo>
                                <a:cubicBezTo>
                                  <a:pt x="29528" y="38989"/>
                                  <a:pt x="24829" y="42673"/>
                                  <a:pt x="18606" y="45339"/>
                                </a:cubicBezTo>
                                <a:lnTo>
                                  <a:pt x="18606" y="45720"/>
                                </a:lnTo>
                                <a:cubicBezTo>
                                  <a:pt x="23051" y="47879"/>
                                  <a:pt x="26353" y="50419"/>
                                  <a:pt x="28639" y="53467"/>
                                </a:cubicBezTo>
                                <a:cubicBezTo>
                                  <a:pt x="30925" y="56515"/>
                                  <a:pt x="32068" y="60325"/>
                                  <a:pt x="32068" y="64898"/>
                                </a:cubicBezTo>
                                <a:cubicBezTo>
                                  <a:pt x="32068" y="68580"/>
                                  <a:pt x="31179" y="72263"/>
                                  <a:pt x="29401" y="76073"/>
                                </a:cubicBezTo>
                                <a:cubicBezTo>
                                  <a:pt x="27750" y="80010"/>
                                  <a:pt x="25337" y="83312"/>
                                  <a:pt x="22162" y="86234"/>
                                </a:cubicBezTo>
                                <a:cubicBezTo>
                                  <a:pt x="18860" y="89281"/>
                                  <a:pt x="15177" y="91694"/>
                                  <a:pt x="10859" y="93473"/>
                                </a:cubicBezTo>
                                <a:lnTo>
                                  <a:pt x="0" y="95480"/>
                                </a:lnTo>
                                <a:lnTo>
                                  <a:pt x="0" y="86807"/>
                                </a:lnTo>
                                <a:lnTo>
                                  <a:pt x="7303" y="85472"/>
                                </a:lnTo>
                                <a:cubicBezTo>
                                  <a:pt x="10224" y="84201"/>
                                  <a:pt x="12510" y="82550"/>
                                  <a:pt x="14288" y="80518"/>
                                </a:cubicBezTo>
                                <a:cubicBezTo>
                                  <a:pt x="15939" y="78613"/>
                                  <a:pt x="17336" y="76454"/>
                                  <a:pt x="18225" y="73914"/>
                                </a:cubicBezTo>
                                <a:cubicBezTo>
                                  <a:pt x="19114" y="71501"/>
                                  <a:pt x="19495" y="68961"/>
                                  <a:pt x="19495" y="66548"/>
                                </a:cubicBezTo>
                                <a:cubicBezTo>
                                  <a:pt x="19495" y="63754"/>
                                  <a:pt x="18860" y="61214"/>
                                  <a:pt x="17336" y="59182"/>
                                </a:cubicBezTo>
                                <a:cubicBezTo>
                                  <a:pt x="15939" y="57150"/>
                                  <a:pt x="13526" y="55245"/>
                                  <a:pt x="10097" y="53467"/>
                                </a:cubicBezTo>
                                <a:cubicBezTo>
                                  <a:pt x="8446" y="52578"/>
                                  <a:pt x="6541" y="51689"/>
                                  <a:pt x="4382" y="50927"/>
                                </a:cubicBezTo>
                                <a:lnTo>
                                  <a:pt x="0" y="49175"/>
                                </a:lnTo>
                                <a:lnTo>
                                  <a:pt x="0" y="37306"/>
                                </a:lnTo>
                                <a:lnTo>
                                  <a:pt x="4128" y="39370"/>
                                </a:lnTo>
                                <a:cubicBezTo>
                                  <a:pt x="6541" y="40386"/>
                                  <a:pt x="9081" y="41402"/>
                                  <a:pt x="11875" y="42291"/>
                                </a:cubicBezTo>
                                <a:cubicBezTo>
                                  <a:pt x="16701" y="39243"/>
                                  <a:pt x="20257" y="36068"/>
                                  <a:pt x="22416" y="32639"/>
                                </a:cubicBezTo>
                                <a:cubicBezTo>
                                  <a:pt x="24575" y="29337"/>
                                  <a:pt x="25718" y="25527"/>
                                  <a:pt x="25718" y="21336"/>
                                </a:cubicBezTo>
                                <a:cubicBezTo>
                                  <a:pt x="25718" y="17653"/>
                                  <a:pt x="24321" y="14732"/>
                                  <a:pt x="21654" y="12319"/>
                                </a:cubicBezTo>
                                <a:cubicBezTo>
                                  <a:pt x="18860" y="9906"/>
                                  <a:pt x="15177" y="8636"/>
                                  <a:pt x="10605" y="8636"/>
                                </a:cubicBezTo>
                                <a:lnTo>
                                  <a:pt x="0" y="12203"/>
                                </a:lnTo>
                                <a:lnTo>
                                  <a:pt x="0" y="4259"/>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69705219" name="Rectangle 1869705219"/>
                        <wps:cNvSpPr/>
                        <wps:spPr>
                          <a:xfrm>
                            <a:off x="5259324" y="24309"/>
                            <a:ext cx="59219" cy="163963"/>
                          </a:xfrm>
                          <a:prstGeom prst="rect">
                            <a:avLst/>
                          </a:prstGeom>
                          <a:ln>
                            <a:noFill/>
                          </a:ln>
                        </wps:spPr>
                        <wps:txbx>
                          <w:txbxContent>
                            <w:p w14:paraId="3E76551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877015048" name="Freeform: Shape 1877015048"/>
                        <wps:cNvSpPr/>
                        <wps:spPr>
                          <a:xfrm>
                            <a:off x="3172714" y="189612"/>
                            <a:ext cx="47752" cy="92328"/>
                          </a:xfrm>
                          <a:custGeom>
                            <a:avLst/>
                            <a:gdLst/>
                            <a:ahLst/>
                            <a:cxnLst/>
                            <a:rect l="0" t="0" r="0" b="0"/>
                            <a:pathLst>
                              <a:path w="47752" h="92328">
                                <a:moveTo>
                                  <a:pt x="20574" y="0"/>
                                </a:moveTo>
                                <a:lnTo>
                                  <a:pt x="29718" y="0"/>
                                </a:lnTo>
                                <a:lnTo>
                                  <a:pt x="29718" y="82931"/>
                                </a:lnTo>
                                <a:lnTo>
                                  <a:pt x="47752" y="82931"/>
                                </a:lnTo>
                                <a:lnTo>
                                  <a:pt x="47752" y="92328"/>
                                </a:lnTo>
                                <a:lnTo>
                                  <a:pt x="0" y="92328"/>
                                </a:lnTo>
                                <a:lnTo>
                                  <a:pt x="0" y="82931"/>
                                </a:lnTo>
                                <a:lnTo>
                                  <a:pt x="18415" y="82931"/>
                                </a:lnTo>
                                <a:lnTo>
                                  <a:pt x="18415" y="21336"/>
                                </a:lnTo>
                                <a:lnTo>
                                  <a:pt x="0" y="21336"/>
                                </a:lnTo>
                                <a:lnTo>
                                  <a:pt x="0" y="12953"/>
                                </a:lnTo>
                                <a:cubicBezTo>
                                  <a:pt x="2413" y="12953"/>
                                  <a:pt x="5080" y="12700"/>
                                  <a:pt x="8001" y="12192"/>
                                </a:cubicBezTo>
                                <a:cubicBezTo>
                                  <a:pt x="10795" y="11811"/>
                                  <a:pt x="12954" y="11175"/>
                                  <a:pt x="14478" y="10413"/>
                                </a:cubicBezTo>
                                <a:cubicBezTo>
                                  <a:pt x="16256" y="9398"/>
                                  <a:pt x="17653" y="8000"/>
                                  <a:pt x="18796" y="6476"/>
                                </a:cubicBezTo>
                                <a:cubicBezTo>
                                  <a:pt x="19812" y="4825"/>
                                  <a:pt x="20447" y="2667"/>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117425306" name="Rectangle 2117425306"/>
                        <wps:cNvSpPr/>
                        <wps:spPr>
                          <a:xfrm>
                            <a:off x="3234817" y="185853"/>
                            <a:ext cx="59219" cy="163963"/>
                          </a:xfrm>
                          <a:prstGeom prst="rect">
                            <a:avLst/>
                          </a:prstGeom>
                          <a:ln>
                            <a:noFill/>
                          </a:ln>
                        </wps:spPr>
                        <wps:txbx>
                          <w:txbxContent>
                            <w:p w14:paraId="2885474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59021429" name="Freeform: Shape 559021429"/>
                        <wps:cNvSpPr/>
                        <wps:spPr>
                          <a:xfrm>
                            <a:off x="3450717" y="188087"/>
                            <a:ext cx="59817" cy="93853"/>
                          </a:xfrm>
                          <a:custGeom>
                            <a:avLst/>
                            <a:gdLst/>
                            <a:ahLst/>
                            <a:cxnLst/>
                            <a:rect l="0" t="0" r="0" b="0"/>
                            <a:pathLst>
                              <a:path w="59817" h="93853">
                                <a:moveTo>
                                  <a:pt x="27051" y="0"/>
                                </a:moveTo>
                                <a:cubicBezTo>
                                  <a:pt x="36068" y="0"/>
                                  <a:pt x="43180" y="2287"/>
                                  <a:pt x="48387" y="6858"/>
                                </a:cubicBezTo>
                                <a:cubicBezTo>
                                  <a:pt x="53467" y="11303"/>
                                  <a:pt x="56007" y="17526"/>
                                  <a:pt x="56007" y="25274"/>
                                </a:cubicBezTo>
                                <a:cubicBezTo>
                                  <a:pt x="56007" y="28829"/>
                                  <a:pt x="55626" y="32004"/>
                                  <a:pt x="54737" y="35052"/>
                                </a:cubicBezTo>
                                <a:cubicBezTo>
                                  <a:pt x="53975" y="38100"/>
                                  <a:pt x="52705" y="41022"/>
                                  <a:pt x="51054" y="43688"/>
                                </a:cubicBezTo>
                                <a:cubicBezTo>
                                  <a:pt x="49530" y="46228"/>
                                  <a:pt x="47625" y="48768"/>
                                  <a:pt x="45593" y="51181"/>
                                </a:cubicBezTo>
                                <a:cubicBezTo>
                                  <a:pt x="43561" y="53722"/>
                                  <a:pt x="41021" y="56388"/>
                                  <a:pt x="37973" y="59437"/>
                                </a:cubicBezTo>
                                <a:cubicBezTo>
                                  <a:pt x="33782" y="63754"/>
                                  <a:pt x="29464" y="67945"/>
                                  <a:pt x="24892" y="72010"/>
                                </a:cubicBezTo>
                                <a:cubicBezTo>
                                  <a:pt x="20447" y="76074"/>
                                  <a:pt x="16256" y="79884"/>
                                  <a:pt x="12319" y="83312"/>
                                </a:cubicBezTo>
                                <a:lnTo>
                                  <a:pt x="59817" y="83312"/>
                                </a:lnTo>
                                <a:lnTo>
                                  <a:pt x="59817" y="93853"/>
                                </a:lnTo>
                                <a:lnTo>
                                  <a:pt x="0" y="93853"/>
                                </a:lnTo>
                                <a:lnTo>
                                  <a:pt x="0" y="80900"/>
                                </a:lnTo>
                                <a:cubicBezTo>
                                  <a:pt x="4191" y="77216"/>
                                  <a:pt x="8382" y="73534"/>
                                  <a:pt x="12446" y="69850"/>
                                </a:cubicBezTo>
                                <a:cubicBezTo>
                                  <a:pt x="16637" y="66167"/>
                                  <a:pt x="20574" y="62485"/>
                                  <a:pt x="24130" y="58801"/>
                                </a:cubicBezTo>
                                <a:cubicBezTo>
                                  <a:pt x="31750" y="51054"/>
                                  <a:pt x="36957" y="45086"/>
                                  <a:pt x="39751" y="40513"/>
                                </a:cubicBezTo>
                                <a:cubicBezTo>
                                  <a:pt x="42545" y="36068"/>
                                  <a:pt x="43942" y="31115"/>
                                  <a:pt x="43942" y="25908"/>
                                </a:cubicBezTo>
                                <a:cubicBezTo>
                                  <a:pt x="43942" y="21082"/>
                                  <a:pt x="42418" y="17400"/>
                                  <a:pt x="39370" y="14732"/>
                                </a:cubicBezTo>
                                <a:cubicBezTo>
                                  <a:pt x="36449" y="12065"/>
                                  <a:pt x="32131" y="10668"/>
                                  <a:pt x="26797" y="10668"/>
                                </a:cubicBezTo>
                                <a:cubicBezTo>
                                  <a:pt x="23114" y="10668"/>
                                  <a:pt x="19304" y="11303"/>
                                  <a:pt x="15113" y="12574"/>
                                </a:cubicBezTo>
                                <a:cubicBezTo>
                                  <a:pt x="10922" y="13970"/>
                                  <a:pt x="6858" y="16002"/>
                                  <a:pt x="2794" y="18669"/>
                                </a:cubicBezTo>
                                <a:lnTo>
                                  <a:pt x="2159" y="18669"/>
                                </a:lnTo>
                                <a:lnTo>
                                  <a:pt x="2159" y="5715"/>
                                </a:lnTo>
                                <a:cubicBezTo>
                                  <a:pt x="5080" y="4318"/>
                                  <a:pt x="8763" y="2922"/>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314300602" name="Rectangle 314300602"/>
                        <wps:cNvSpPr/>
                        <wps:spPr>
                          <a:xfrm>
                            <a:off x="3519805" y="185853"/>
                            <a:ext cx="59219" cy="163963"/>
                          </a:xfrm>
                          <a:prstGeom prst="rect">
                            <a:avLst/>
                          </a:prstGeom>
                          <a:ln>
                            <a:noFill/>
                          </a:ln>
                        </wps:spPr>
                        <wps:txbx>
                          <w:txbxContent>
                            <w:p w14:paraId="400EDBA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07589496" name="Rectangle 907589496"/>
                        <wps:cNvSpPr/>
                        <wps:spPr>
                          <a:xfrm>
                            <a:off x="3693922" y="185853"/>
                            <a:ext cx="214423" cy="163963"/>
                          </a:xfrm>
                          <a:prstGeom prst="rect">
                            <a:avLst/>
                          </a:prstGeom>
                          <a:ln>
                            <a:noFill/>
                          </a:ln>
                        </wps:spPr>
                        <wps:txbx>
                          <w:txbxContent>
                            <w:p w14:paraId="2E11487C"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198424557" name="Rectangle 198424557"/>
                        <wps:cNvSpPr/>
                        <wps:spPr>
                          <a:xfrm>
                            <a:off x="3855466" y="185853"/>
                            <a:ext cx="59219" cy="163963"/>
                          </a:xfrm>
                          <a:prstGeom prst="rect">
                            <a:avLst/>
                          </a:prstGeom>
                          <a:ln>
                            <a:noFill/>
                          </a:ln>
                        </wps:spPr>
                        <wps:txbx>
                          <w:txbxContent>
                            <w:p w14:paraId="435A0EA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0988047" name="Rectangle 70988047"/>
                        <wps:cNvSpPr/>
                        <wps:spPr>
                          <a:xfrm>
                            <a:off x="4003295" y="185853"/>
                            <a:ext cx="214423" cy="163963"/>
                          </a:xfrm>
                          <a:prstGeom prst="rect">
                            <a:avLst/>
                          </a:prstGeom>
                          <a:ln>
                            <a:noFill/>
                          </a:ln>
                        </wps:spPr>
                        <wps:txbx>
                          <w:txbxContent>
                            <w:p w14:paraId="617C4C77"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1290929753" name="Rectangle 1290929753"/>
                        <wps:cNvSpPr/>
                        <wps:spPr>
                          <a:xfrm>
                            <a:off x="4164838" y="185853"/>
                            <a:ext cx="59219" cy="163963"/>
                          </a:xfrm>
                          <a:prstGeom prst="rect">
                            <a:avLst/>
                          </a:prstGeom>
                          <a:ln>
                            <a:noFill/>
                          </a:ln>
                        </wps:spPr>
                        <wps:txbx>
                          <w:txbxContent>
                            <w:p w14:paraId="087DA53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578942754" name="Freeform: Shape 1578942754"/>
                        <wps:cNvSpPr/>
                        <wps:spPr>
                          <a:xfrm>
                            <a:off x="4407154" y="211295"/>
                            <a:ext cx="23558" cy="44738"/>
                          </a:xfrm>
                          <a:custGeom>
                            <a:avLst/>
                            <a:gdLst/>
                            <a:ahLst/>
                            <a:cxnLst/>
                            <a:rect l="0" t="0" r="0" b="0"/>
                            <a:pathLst>
                              <a:path w="23558" h="44738">
                                <a:moveTo>
                                  <a:pt x="23558" y="0"/>
                                </a:moveTo>
                                <a:lnTo>
                                  <a:pt x="23558" y="14131"/>
                                </a:lnTo>
                                <a:lnTo>
                                  <a:pt x="7493" y="34831"/>
                                </a:lnTo>
                                <a:lnTo>
                                  <a:pt x="23558" y="34831"/>
                                </a:lnTo>
                                <a:lnTo>
                                  <a:pt x="23558" y="44738"/>
                                </a:lnTo>
                                <a:lnTo>
                                  <a:pt x="0" y="44738"/>
                                </a:lnTo>
                                <a:lnTo>
                                  <a:pt x="0" y="30514"/>
                                </a:lnTo>
                                <a:lnTo>
                                  <a:pt x="2355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464670908" name="Freeform: Shape 464670908"/>
                        <wps:cNvSpPr/>
                        <wps:spPr>
                          <a:xfrm>
                            <a:off x="4340098" y="188087"/>
                            <a:ext cx="56134" cy="93853"/>
                          </a:xfrm>
                          <a:custGeom>
                            <a:avLst/>
                            <a:gdLst/>
                            <a:ahLst/>
                            <a:cxnLst/>
                            <a:rect l="0" t="0" r="0" b="0"/>
                            <a:pathLst>
                              <a:path w="56134" h="93853">
                                <a:moveTo>
                                  <a:pt x="25400" y="0"/>
                                </a:moveTo>
                                <a:cubicBezTo>
                                  <a:pt x="33909" y="0"/>
                                  <a:pt x="40513" y="2287"/>
                                  <a:pt x="45339" y="6858"/>
                                </a:cubicBezTo>
                                <a:cubicBezTo>
                                  <a:pt x="50165" y="11303"/>
                                  <a:pt x="52578" y="17526"/>
                                  <a:pt x="52578" y="25274"/>
                                </a:cubicBezTo>
                                <a:cubicBezTo>
                                  <a:pt x="52578" y="28829"/>
                                  <a:pt x="52197" y="32004"/>
                                  <a:pt x="51435" y="35052"/>
                                </a:cubicBezTo>
                                <a:cubicBezTo>
                                  <a:pt x="50546" y="38100"/>
                                  <a:pt x="49403" y="41022"/>
                                  <a:pt x="47879" y="43688"/>
                                </a:cubicBezTo>
                                <a:cubicBezTo>
                                  <a:pt x="46482" y="46228"/>
                                  <a:pt x="44704" y="48768"/>
                                  <a:pt x="42799" y="51181"/>
                                </a:cubicBezTo>
                                <a:cubicBezTo>
                                  <a:pt x="40894" y="53722"/>
                                  <a:pt x="38481" y="56388"/>
                                  <a:pt x="35687" y="59437"/>
                                </a:cubicBezTo>
                                <a:cubicBezTo>
                                  <a:pt x="31750" y="63754"/>
                                  <a:pt x="27686" y="67945"/>
                                  <a:pt x="23368" y="72010"/>
                                </a:cubicBezTo>
                                <a:cubicBezTo>
                                  <a:pt x="19177" y="76074"/>
                                  <a:pt x="15240" y="79884"/>
                                  <a:pt x="11557" y="83312"/>
                                </a:cubicBezTo>
                                <a:lnTo>
                                  <a:pt x="56134" y="83312"/>
                                </a:lnTo>
                                <a:lnTo>
                                  <a:pt x="56134" y="93853"/>
                                </a:lnTo>
                                <a:lnTo>
                                  <a:pt x="0" y="93853"/>
                                </a:lnTo>
                                <a:lnTo>
                                  <a:pt x="0" y="80900"/>
                                </a:lnTo>
                                <a:cubicBezTo>
                                  <a:pt x="3937" y="77216"/>
                                  <a:pt x="7874" y="73534"/>
                                  <a:pt x="11811" y="69850"/>
                                </a:cubicBezTo>
                                <a:cubicBezTo>
                                  <a:pt x="15621" y="66167"/>
                                  <a:pt x="19304" y="62485"/>
                                  <a:pt x="22733" y="58801"/>
                                </a:cubicBezTo>
                                <a:cubicBezTo>
                                  <a:pt x="29845" y="51054"/>
                                  <a:pt x="34671" y="45086"/>
                                  <a:pt x="37338" y="40513"/>
                                </a:cubicBezTo>
                                <a:cubicBezTo>
                                  <a:pt x="39878" y="36068"/>
                                  <a:pt x="41275" y="31115"/>
                                  <a:pt x="41275" y="25908"/>
                                </a:cubicBezTo>
                                <a:cubicBezTo>
                                  <a:pt x="41275" y="21082"/>
                                  <a:pt x="39878" y="17400"/>
                                  <a:pt x="36957" y="14732"/>
                                </a:cubicBezTo>
                                <a:cubicBezTo>
                                  <a:pt x="34163" y="12065"/>
                                  <a:pt x="30226" y="10668"/>
                                  <a:pt x="25146" y="10668"/>
                                </a:cubicBezTo>
                                <a:cubicBezTo>
                                  <a:pt x="21717" y="10668"/>
                                  <a:pt x="18161" y="11303"/>
                                  <a:pt x="14224" y="12574"/>
                                </a:cubicBezTo>
                                <a:cubicBezTo>
                                  <a:pt x="10287" y="13970"/>
                                  <a:pt x="6477" y="16002"/>
                                  <a:pt x="2667" y="18669"/>
                                </a:cubicBezTo>
                                <a:lnTo>
                                  <a:pt x="2159" y="18669"/>
                                </a:lnTo>
                                <a:lnTo>
                                  <a:pt x="2159" y="5715"/>
                                </a:lnTo>
                                <a:cubicBezTo>
                                  <a:pt x="4699" y="4318"/>
                                  <a:pt x="8255" y="2922"/>
                                  <a:pt x="12700" y="1778"/>
                                </a:cubicBezTo>
                                <a:cubicBezTo>
                                  <a:pt x="17018" y="508"/>
                                  <a:pt x="21336" y="0"/>
                                  <a:pt x="25400"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48887215" name="Freeform: Shape 948887215"/>
                        <wps:cNvSpPr/>
                        <wps:spPr>
                          <a:xfrm>
                            <a:off x="4430713" y="189992"/>
                            <a:ext cx="39053" cy="91948"/>
                          </a:xfrm>
                          <a:custGeom>
                            <a:avLst/>
                            <a:gdLst/>
                            <a:ahLst/>
                            <a:cxnLst/>
                            <a:rect l="0" t="0" r="0" b="0"/>
                            <a:pathLst>
                              <a:path w="39053" h="91948">
                                <a:moveTo>
                                  <a:pt x="16447" y="0"/>
                                </a:moveTo>
                                <a:lnTo>
                                  <a:pt x="26734" y="0"/>
                                </a:lnTo>
                                <a:lnTo>
                                  <a:pt x="26734" y="56134"/>
                                </a:lnTo>
                                <a:lnTo>
                                  <a:pt x="39053" y="56134"/>
                                </a:lnTo>
                                <a:lnTo>
                                  <a:pt x="39053" y="66040"/>
                                </a:lnTo>
                                <a:lnTo>
                                  <a:pt x="26734" y="66040"/>
                                </a:lnTo>
                                <a:lnTo>
                                  <a:pt x="26734" y="91948"/>
                                </a:lnTo>
                                <a:lnTo>
                                  <a:pt x="16066" y="91948"/>
                                </a:lnTo>
                                <a:lnTo>
                                  <a:pt x="16066" y="66040"/>
                                </a:lnTo>
                                <a:lnTo>
                                  <a:pt x="0" y="66040"/>
                                </a:lnTo>
                                <a:lnTo>
                                  <a:pt x="0" y="56134"/>
                                </a:lnTo>
                                <a:lnTo>
                                  <a:pt x="16066" y="56134"/>
                                </a:lnTo>
                                <a:lnTo>
                                  <a:pt x="16066" y="14732"/>
                                </a:lnTo>
                                <a:lnTo>
                                  <a:pt x="0" y="35433"/>
                                </a:lnTo>
                                <a:lnTo>
                                  <a:pt x="0" y="21303"/>
                                </a:lnTo>
                                <a:lnTo>
                                  <a:pt x="16447"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75875821" name="Rectangle 1975875821"/>
                        <wps:cNvSpPr/>
                        <wps:spPr>
                          <a:xfrm>
                            <a:off x="4477258" y="185853"/>
                            <a:ext cx="59219" cy="163963"/>
                          </a:xfrm>
                          <a:prstGeom prst="rect">
                            <a:avLst/>
                          </a:prstGeom>
                          <a:ln>
                            <a:noFill/>
                          </a:ln>
                        </wps:spPr>
                        <wps:txbx>
                          <w:txbxContent>
                            <w:p w14:paraId="109F31B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08346256" name="Rectangle 908346256"/>
                        <wps:cNvSpPr/>
                        <wps:spPr>
                          <a:xfrm>
                            <a:off x="4556507" y="168737"/>
                            <a:ext cx="33951" cy="150334"/>
                          </a:xfrm>
                          <a:prstGeom prst="rect">
                            <a:avLst/>
                          </a:prstGeom>
                          <a:ln>
                            <a:noFill/>
                          </a:ln>
                        </wps:spPr>
                        <wps:txbx>
                          <w:txbxContent>
                            <w:p w14:paraId="33B9EF5F"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2008049182" name="Rectangle 2008049182"/>
                        <wps:cNvSpPr/>
                        <wps:spPr>
                          <a:xfrm>
                            <a:off x="4826254" y="168737"/>
                            <a:ext cx="33951" cy="150334"/>
                          </a:xfrm>
                          <a:prstGeom prst="rect">
                            <a:avLst/>
                          </a:prstGeom>
                          <a:ln>
                            <a:noFill/>
                          </a:ln>
                        </wps:spPr>
                        <wps:txbx>
                          <w:txbxContent>
                            <w:p w14:paraId="28C81FDB"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600642321" name="Rectangle 600642321"/>
                        <wps:cNvSpPr/>
                        <wps:spPr>
                          <a:xfrm>
                            <a:off x="5091684" y="168737"/>
                            <a:ext cx="33951" cy="150334"/>
                          </a:xfrm>
                          <a:prstGeom prst="rect">
                            <a:avLst/>
                          </a:prstGeom>
                          <a:ln>
                            <a:noFill/>
                          </a:ln>
                        </wps:spPr>
                        <wps:txbx>
                          <w:txbxContent>
                            <w:p w14:paraId="26C81459"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380955436" name="Rectangle 380955436"/>
                        <wps:cNvSpPr/>
                        <wps:spPr>
                          <a:xfrm>
                            <a:off x="3045841" y="331415"/>
                            <a:ext cx="42058" cy="186236"/>
                          </a:xfrm>
                          <a:prstGeom prst="rect">
                            <a:avLst/>
                          </a:prstGeom>
                          <a:ln>
                            <a:noFill/>
                          </a:ln>
                        </wps:spPr>
                        <wps:txbx>
                          <w:txbxContent>
                            <w:p w14:paraId="6C8CCDE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66357716" name="Rectangle 1966357716"/>
                        <wps:cNvSpPr/>
                        <wps:spPr>
                          <a:xfrm>
                            <a:off x="3353689" y="331415"/>
                            <a:ext cx="42058" cy="186236"/>
                          </a:xfrm>
                          <a:prstGeom prst="rect">
                            <a:avLst/>
                          </a:prstGeom>
                          <a:ln>
                            <a:noFill/>
                          </a:ln>
                        </wps:spPr>
                        <wps:txbx>
                          <w:txbxContent>
                            <w:p w14:paraId="3A62402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95155754" name="Rectangle 395155754"/>
                        <wps:cNvSpPr/>
                        <wps:spPr>
                          <a:xfrm>
                            <a:off x="3618865" y="331415"/>
                            <a:ext cx="42058" cy="186236"/>
                          </a:xfrm>
                          <a:prstGeom prst="rect">
                            <a:avLst/>
                          </a:prstGeom>
                          <a:ln>
                            <a:noFill/>
                          </a:ln>
                        </wps:spPr>
                        <wps:txbx>
                          <w:txbxContent>
                            <w:p w14:paraId="352995B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61595551" name="Rectangle 1261595551"/>
                        <wps:cNvSpPr/>
                        <wps:spPr>
                          <a:xfrm>
                            <a:off x="3937762" y="331415"/>
                            <a:ext cx="42058" cy="186236"/>
                          </a:xfrm>
                          <a:prstGeom prst="rect">
                            <a:avLst/>
                          </a:prstGeom>
                          <a:ln>
                            <a:noFill/>
                          </a:ln>
                        </wps:spPr>
                        <wps:txbx>
                          <w:txbxContent>
                            <w:p w14:paraId="667616B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636096284" name="Rectangle 1636096284"/>
                        <wps:cNvSpPr/>
                        <wps:spPr>
                          <a:xfrm>
                            <a:off x="4375150" y="361114"/>
                            <a:ext cx="105838" cy="163963"/>
                          </a:xfrm>
                          <a:prstGeom prst="rect">
                            <a:avLst/>
                          </a:prstGeom>
                          <a:ln>
                            <a:noFill/>
                          </a:ln>
                        </wps:spPr>
                        <wps:txbx>
                          <w:txbxContent>
                            <w:p w14:paraId="24359846"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wps:txbx>
                        <wps:bodyPr horzOverflow="overflow" vert="horz" lIns="0" tIns="0" rIns="0" bIns="0" rtlCol="0">
                          <a:noAutofit/>
                        </wps:bodyPr>
                      </wps:wsp>
                      <wps:wsp>
                        <wps:cNvPr id="110369595" name="Rectangle 110369595"/>
                        <wps:cNvSpPr/>
                        <wps:spPr>
                          <a:xfrm>
                            <a:off x="4301998" y="515037"/>
                            <a:ext cx="244109" cy="163963"/>
                          </a:xfrm>
                          <a:prstGeom prst="rect">
                            <a:avLst/>
                          </a:prstGeom>
                          <a:ln>
                            <a:noFill/>
                          </a:ln>
                        </wps:spPr>
                        <wps:txbx>
                          <w:txbxContent>
                            <w:p w14:paraId="4C1691CC"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686457652" name="Rectangle 1686457652"/>
                        <wps:cNvSpPr/>
                        <wps:spPr>
                          <a:xfrm>
                            <a:off x="4484878" y="515037"/>
                            <a:ext cx="59219" cy="163963"/>
                          </a:xfrm>
                          <a:prstGeom prst="rect">
                            <a:avLst/>
                          </a:prstGeom>
                          <a:ln>
                            <a:noFill/>
                          </a:ln>
                        </wps:spPr>
                        <wps:txbx>
                          <w:txbxContent>
                            <w:p w14:paraId="00FCFB3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254910126" name="Rectangle 1254910126"/>
                        <wps:cNvSpPr/>
                        <wps:spPr>
                          <a:xfrm>
                            <a:off x="4556507" y="331415"/>
                            <a:ext cx="42058" cy="186236"/>
                          </a:xfrm>
                          <a:prstGeom prst="rect">
                            <a:avLst/>
                          </a:prstGeom>
                          <a:ln>
                            <a:noFill/>
                          </a:ln>
                        </wps:spPr>
                        <wps:txbx>
                          <w:txbxContent>
                            <w:p w14:paraId="41B704F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44195179" name="Rectangle 944195179"/>
                        <wps:cNvSpPr/>
                        <wps:spPr>
                          <a:xfrm>
                            <a:off x="4826254" y="331415"/>
                            <a:ext cx="42058" cy="186236"/>
                          </a:xfrm>
                          <a:prstGeom prst="rect">
                            <a:avLst/>
                          </a:prstGeom>
                          <a:ln>
                            <a:noFill/>
                          </a:ln>
                        </wps:spPr>
                        <wps:txbx>
                          <w:txbxContent>
                            <w:p w14:paraId="3E5DED6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50530939" name="Rectangle 350530939"/>
                        <wps:cNvSpPr/>
                        <wps:spPr>
                          <a:xfrm>
                            <a:off x="5091684" y="331415"/>
                            <a:ext cx="42058" cy="186236"/>
                          </a:xfrm>
                          <a:prstGeom prst="rect">
                            <a:avLst/>
                          </a:prstGeom>
                          <a:ln>
                            <a:noFill/>
                          </a:ln>
                        </wps:spPr>
                        <wps:txbx>
                          <w:txbxContent>
                            <w:p w14:paraId="35EEB5D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g:wgp>
                  </a:graphicData>
                </a:graphic>
              </wp:inline>
            </w:drawing>
          </mc:Choice>
          <mc:Fallback>
            <w:pict>
              <v:group w14:anchorId="1147C322" id="Group 25" o:spid="_x0000_s1398" style="width:422.75pt;height:50.65pt;mso-position-horizontal-relative:char;mso-position-vertical-relative:line" coordsize="53690,6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">
                <v:shape id="Picture 2806" o:spid="_x0000_s1399" type="#_x0000_t75" style="position:absolute;width:12070;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">
                  <v:imagedata r:id="rId77" o:title=""/>
                </v:shape>
                <v:shape id="Freeform: Shape 1136634368" o:spid="_x0000_s1400" style="position:absolute;left:991;top:280;width:501;height:923;visibility:visible;mso-wrap-style:square;v-text-anchor:top" coordsize="50114,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" path="m40818,r9296,l31661,83312r18199,l47955,92329,,92329,2007,83312r18148,l34011,20828r-18365,l17361,12954v6832,,12128,-1016,15900,-3048c37033,7874,39548,4572,40818,xe" fillcolor="black" stroked="f">
                  <v:stroke miterlimit="83231f" joinstyle="miter"/>
                  <v:path arrowok="t" textboxrect="0,0,50114,92329"/>
                </v:shape>
                <v:rect id="Rectangle 2080445724" o:spid="_x0000_s1401" style="position:absolute;left:1678;top:243;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" filled="f" stroked="f">
                  <v:textbox inset="0,0,0,0">
                    <w:txbxContent>
                      <w:p w14:paraId="335E0488"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250245916" o:spid="_x0000_s1402" style="position:absolute;left:3769;top:265;width:700;height:938;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" path="m45085,v8001,,14097,1778,18415,5334c67818,9017,69977,13843,69977,19939v,6731,-1905,12954,-5461,18796c60833,44704,54483,51562,45339,59436,40005,64135,34417,68580,28702,73025,22987,77343,18288,81026,14605,83693r47371,l59817,93853,,93853,2794,80899c8382,76708,13081,73152,17018,70104v3810,-3048,8509,-6731,14097,-11303c40640,50800,47498,43942,51435,38481v4064,-5461,5969,-10795,5969,-16002c57404,18415,56007,15367,53340,13335,50546,11303,46990,10287,42672,10287v-3429,,-7493,635,-12065,2032c26162,13716,21717,15621,17399,18288r-635,l19177,5715c22225,4191,26289,2921,31115,1778,35941,508,40640,,45085,xe" fillcolor="black" stroked="f">
                  <v:stroke miterlimit="83231f" joinstyle="miter"/>
                  <v:path arrowok="t" textboxrect="0,0,69977,93853"/>
                </v:shape>
                <v:rect id="Rectangle 591999027" o:spid="_x0000_s1403" style="position:absolute;left:4528;top:243;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" filled="f" stroked="f">
                  <v:textbox inset="0,0,0,0">
                    <w:txbxContent>
                      <w:p w14:paraId="1D0F0850"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123649128" o:spid="_x0000_s1404" style="position:absolute;left:6983;top:265;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" path="m45847,v7874,,13970,1524,18415,4826c68834,8001,70993,12446,70993,18034v,6096,-2159,11557,-6477,16256c60198,38989,54737,41910,48133,43180r,635c49657,44196,51435,44831,53340,45720v1778,889,3429,1905,4953,3302c59690,50419,60960,52197,61976,54356v1016,2159,1524,4699,1524,7620c63500,66421,62611,70739,60706,74930v-1778,4191,-4445,7874,-7747,10795c49530,88900,45593,91440,41021,93091v-4572,1778,-9779,2667,-15748,2667c20447,95758,15875,95123,11303,93853,6858,92583,3048,91186,,89408l2794,77597r889,c6350,79629,9779,81534,13970,83185v4064,1524,8382,2286,13081,2286c34163,85471,39878,83312,44450,78867v4572,-4445,6858,-10160,6858,-17145c51308,57404,49911,54102,46990,51943,44069,49784,39624,48768,33528,48768r-5588,l30226,38989r5588,c42545,38989,48006,37465,52197,34163v4318,-3175,6477,-7493,6477,-12954c58674,17780,57404,15113,54864,13081,52324,11176,48514,10287,43561,10287v-4191,,-8509,762,-13208,2286c25654,14097,21590,16002,18034,18288r-635,l19939,5715c23114,4318,27178,3048,32004,1778,36830,635,41529,,45847,xe" fillcolor="black" stroked="f">
                  <v:stroke miterlimit="83231f" joinstyle="miter"/>
                  <v:path arrowok="t" textboxrect="0,0,70993,95758"/>
                </v:shape>
                <v:rect id="Rectangle 1479456655" o:spid="_x0000_s1405" style="position:absolute;left:7729;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" filled="f" stroked="f">
                  <v:textbox inset="0,0,0,0">
                    <w:txbxContent>
                      <w:p w14:paraId="022D726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25350093" o:spid="_x0000_s1406" style="position:absolute;left:10101;top:527;width:319;height:416;visibility:visible;mso-wrap-style:square;v-text-anchor:top" coordsize="31940,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" path="m31940,r,11356l10287,32184r21653,l31940,41583,,41583,3175,27485,31940,xe" fillcolor="black" stroked="f">
                  <v:stroke miterlimit="83231f" joinstyle="miter"/>
                  <v:path arrowok="t" textboxrect="0,0,31940,41583"/>
                </v:shape>
                <v:shape id="Freeform: Shape 1996956165" o:spid="_x0000_s1407" style="position:absolute;left:10420;top:284;width:371;height:919;visibility:visible;mso-wrap-style:square;v-text-anchor:top" coordsize="37020,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" path="m25463,l36385,,23939,56514r13081,l34988,65913r-13208,l16065,91948r-11557,l10350,65913,,65913,,56514r12382,l21653,14859,,35687,,24330,25463,xe" fillcolor="black" stroked="f">
                  <v:stroke miterlimit="83231f" joinstyle="miter"/>
                  <v:path arrowok="t" textboxrect="0,0,37020,91948"/>
                </v:shape>
                <v:rect id="Rectangle 1973065429" o:spid="_x0000_s1408" style="position:absolute;left:10857;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" filled="f" stroked="f">
                  <v:textbox inset="0,0,0,0">
                    <w:txbxContent>
                      <w:p w14:paraId="1FF690E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214673244" o:spid="_x0000_s1409" style="position:absolute;left:1064;top:1896;width:477;height:923;visibility:visible;mso-wrap-style:square;v-text-anchor:top" coordsize="47777,9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" path="m20574,r9195,l29769,82931r18008,l47777,92328,,92328,,82931r18377,l18377,21336,,21336,,12953v2489,,5156,-253,8001,-761c10846,11811,13005,11175,14465,10413,16281,9398,17717,8000,18771,6476,19812,4825,20422,2667,20574,xe" fillcolor="black" stroked="f">
                  <v:stroke miterlimit="83231f" joinstyle="miter"/>
                  <v:path arrowok="t" textboxrect="0,0,47777,92328"/>
                </v:shape>
                <v:rect id="Rectangle 950227651" o:spid="_x0000_s1410" style="position:absolute;left:1678;top:1858;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" filled="f" stroked="f">
                  <v:textbox inset="0,0,0,0">
                    <w:txbxContent>
                      <w:p w14:paraId="10848506" w14:textId="77777777" w:rsidR="00000000" w:rsidRDefault="00000000" w:rsidP="001E2795">
                        <w:pPr>
                          <w:spacing w:after="160" w:line="259" w:lineRule="auto"/>
                          <w:ind w:left="0" w:right="0"/>
                          <w:jc w:val="left"/>
                        </w:pPr>
                        <w:r>
                          <w:t xml:space="preserve"> </w:t>
                        </w:r>
                      </w:p>
                    </w:txbxContent>
                  </v:textbox>
                </v:rect>
                <v:rect id="Rectangle 145794288" o:spid="_x0000_s1411" style="position:absolute;left:3324;top:1858;width:214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" filled="f" stroked="f">
                  <v:textbox inset="0,0,0,0">
                    <w:txbxContent>
                      <w:p w14:paraId="7EDBABC0" w14:textId="77777777" w:rsidR="00000000" w:rsidRDefault="00000000" w:rsidP="001E2795">
                        <w:pPr>
                          <w:spacing w:after="160" w:line="259" w:lineRule="auto"/>
                          <w:ind w:left="0" w:right="0"/>
                          <w:jc w:val="left"/>
                        </w:pPr>
                        <w:r>
                          <w:t>13</w:t>
                        </w:r>
                      </w:p>
                    </w:txbxContent>
                  </v:textbox>
                </v:rect>
                <v:rect id="Rectangle 1252118580" o:spid="_x0000_s1412" style="position:absolute;left:4940;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" filled="f" stroked="f">
                  <v:textbox inset="0,0,0,0">
                    <w:txbxContent>
                      <w:p w14:paraId="06F2D1CF" w14:textId="77777777" w:rsidR="00000000" w:rsidRDefault="00000000" w:rsidP="001E2795">
                        <w:pPr>
                          <w:spacing w:after="160" w:line="259" w:lineRule="auto"/>
                          <w:ind w:left="0" w:right="0"/>
                          <w:jc w:val="left"/>
                        </w:pPr>
                        <w:r>
                          <w:t xml:space="preserve"> </w:t>
                        </w:r>
                      </w:p>
                    </w:txbxContent>
                  </v:textbox>
                </v:rect>
                <v:rect id="Rectangle 300681205" o:spid="_x0000_s1413" style="position:absolute;left:6601;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" filled="f" stroked="f">
                  <v:textbox inset="0,0,0,0">
                    <w:txbxContent>
                      <w:p w14:paraId="1EF85346" w14:textId="77777777" w:rsidR="00000000" w:rsidRDefault="00000000" w:rsidP="001E2795">
                        <w:pPr>
                          <w:spacing w:after="160" w:line="259" w:lineRule="auto"/>
                          <w:ind w:left="0" w:right="0"/>
                          <w:jc w:val="left"/>
                        </w:pPr>
                        <w:r>
                          <w:t>24</w:t>
                        </w:r>
                      </w:p>
                    </w:txbxContent>
                  </v:textbox>
                </v:rect>
                <v:rect id="Rectangle 1727247540" o:spid="_x0000_s1414" style="position:absolute;left:8216;top:1858;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" filled="f" stroked="f">
                  <v:textbox inset="0,0,0,0">
                    <w:txbxContent>
                      <w:p w14:paraId="77948A19" w14:textId="77777777" w:rsidR="00000000" w:rsidRDefault="00000000" w:rsidP="001E2795">
                        <w:pPr>
                          <w:spacing w:after="160" w:line="259" w:lineRule="auto"/>
                          <w:ind w:left="0" w:right="0"/>
                          <w:jc w:val="left"/>
                        </w:pPr>
                        <w:r>
                          <w:t xml:space="preserve"> </w:t>
                        </w:r>
                      </w:p>
                    </w:txbxContent>
                  </v:textbox>
                </v:rect>
                <v:shape id="Freeform: Shape 1095564541" o:spid="_x0000_s1415" style="position:absolute;left:10607;top:1906;width:292;height:931;visibility:visible;mso-wrap-style:square;v-text-anchor:top" coordsize="29210,9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" path="m29210,r,12383l19812,16455v-4826,5588,-7493,13082,-8255,22479c14605,36903,17653,35252,20701,34108r8509,-1230l29210,42680r-635,-63c25400,42617,22479,42999,19812,43888v-2794,762,-5461,2158,-8382,3809c11430,48587,11303,49476,11303,50365v,762,-127,1904,-127,3175c11176,60017,11811,65224,13081,68906v1143,3811,2794,6732,4953,8890c19685,79702,21590,80971,23495,81861r5715,1120l29210,93047,18796,91131c15494,89734,12446,87576,9906,84781,6731,81480,4318,76907,2540,71192,889,65605,,58874,,50872,,42744,762,35505,2413,29155,3937,22932,6477,17344,9906,12392,13208,7692,17399,4137,22479,1469l29210,xe" fillcolor="black" stroked="f">
                  <v:stroke miterlimit="83231f" joinstyle="miter"/>
                  <v:path arrowok="t" textboxrect="0,0,29210,93047"/>
                </v:shape>
                <v:shape id="Freeform: Shape 1944634931" o:spid="_x0000_s1416" style="position:absolute;left:9903;top:1880;width:561;height:939;visibility:visible;mso-wrap-style:square;v-text-anchor:top" coordsize="56134,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" path="m25400,v8509,,15113,2287,19939,6858c50165,11303,52578,17526,52578,25274v,3555,-381,6730,-1143,9778c50546,38100,49403,41022,47879,43688v-1397,2540,-3175,5080,-5080,7493c40894,53722,38481,56388,35687,59437v-3937,4317,-8001,8508,-12319,12573c19177,76074,15240,79884,11557,83312r44577,l56134,93853,,93853,,80900c3937,77216,7874,73534,11811,69850v3810,-3683,7493,-7365,10922,-11049c29845,51054,34671,45086,37338,40513v2540,-4445,3937,-9398,3937,-14605c41275,21082,39878,17400,36957,14732,34163,12065,30226,10668,25146,10668v-3429,,-6985,635,-10922,1906c10287,13970,6477,16002,2667,18669r-508,l2159,5715c4699,4318,8255,2922,12700,1778,17018,508,21336,,25400,xe" fillcolor="black" stroked="f">
                  <v:stroke miterlimit="83231f" joinstyle="miter"/>
                  <v:path arrowok="t" textboxrect="0,0,56134,93853"/>
                </v:shape>
                <v:shape id="Freeform: Shape 614971725" o:spid="_x0000_s1417" style="position:absolute;left:10899;top:2232;width:293;height:606;visibility:visible;mso-wrap-style:square;v-text-anchor:top" coordsize="29337,6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" path="m2032,v3429,,6604,254,9271,1016c13970,1778,16764,3175,19558,5334v3175,2540,5715,5715,7366,9525c28575,18669,29337,23368,29337,28829v,9398,-2794,17018,-8255,22860c15494,57658,8763,60579,635,60579l,60463,,50397r762,149c6223,50546,10414,48641,13462,45085v3048,-3683,4572,-8890,4572,-15748c18034,25527,17526,22352,16510,19812,15494,17272,13843,15113,11557,13335,9779,11938,7874,11049,5842,10668l,10095,,294,2032,xe" fillcolor="black" stroked="f">
                  <v:stroke miterlimit="83231f" joinstyle="miter"/>
                  <v:path arrowok="t" textboxrect="0,0,29337,60579"/>
                </v:shape>
                <v:shape id="Freeform: Shape 324089314" o:spid="_x0000_s1418" style="position:absolute;left:10899;top:1882;width:213;height:148;visibility:visible;mso-wrap-style:square;v-text-anchor:top" coordsize="21336,1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" path="m11303,v2159,,4064,127,5461,381c18288,508,19812,889,21336,1398r,11810l20701,13208v-1016,-635,-2540,-1143,-4699,-1778c13970,10923,11811,10668,9652,10668l,14851,,2468,11303,xe" fillcolor="black" stroked="f">
                  <v:stroke miterlimit="83231f" joinstyle="miter"/>
                  <v:path arrowok="t" textboxrect="0,0,21336,14851"/>
                </v:shape>
                <v:rect id="Rectangle 391793170" o:spid="_x0000_s1419" style="position:absolute;left:11268;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" filled="f" stroked="f">
                  <v:textbox inset="0,0,0,0">
                    <w:txbxContent>
                      <w:p w14:paraId="6BFBCE07" w14:textId="77777777" w:rsidR="00000000" w:rsidRDefault="00000000" w:rsidP="001E2795">
                        <w:pPr>
                          <w:spacing w:after="160" w:line="259" w:lineRule="auto"/>
                          <w:ind w:left="0" w:right="0"/>
                          <w:jc w:val="left"/>
                        </w:pPr>
                        <w:r>
                          <w:t xml:space="preserve"> </w:t>
                        </w:r>
                      </w:p>
                    </w:txbxContent>
                  </v:textbox>
                </v:rect>
                <v:rect id="Rectangle 848098250" o:spid="_x0000_s1420" style="position:absolute;left:64;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" filled="f" stroked="f">
                  <v:textbox inset="0,0,0,0">
                    <w:txbxContent>
                      <w:p w14:paraId="61D764C2" w14:textId="77777777" w:rsidR="00000000" w:rsidRDefault="00000000" w:rsidP="001E2795">
                        <w:pPr>
                          <w:spacing w:after="160" w:line="259" w:lineRule="auto"/>
                          <w:ind w:left="0" w:right="0"/>
                          <w:jc w:val="left"/>
                        </w:pPr>
                        <w:r>
                          <w:t xml:space="preserve"> </w:t>
                        </w:r>
                      </w:p>
                    </w:txbxContent>
                  </v:textbox>
                </v:rect>
                <v:rect id="Rectangle 418012390" o:spid="_x0000_s1421" style="position:absolute;left:2532;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" filled="f" stroked="f">
                  <v:textbox inset="0,0,0,0">
                    <w:txbxContent>
                      <w:p w14:paraId="26304AE2" w14:textId="77777777" w:rsidR="00000000" w:rsidRDefault="00000000" w:rsidP="001E2795">
                        <w:pPr>
                          <w:spacing w:after="160" w:line="259" w:lineRule="auto"/>
                          <w:ind w:left="0" w:right="0"/>
                          <w:jc w:val="left"/>
                        </w:pPr>
                        <w:r>
                          <w:t xml:space="preserve"> </w:t>
                        </w:r>
                      </w:p>
                    </w:txbxContent>
                  </v:textbox>
                </v:rect>
                <v:rect id="Rectangle 568954792" o:spid="_x0000_s1422" style="position:absolute;left:6921;top:3611;width:16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" filled="f" stroked="f">
                  <v:textbox inset="0,0,0,0">
                    <w:txbxContent>
                      <w:p w14:paraId="40028533" w14:textId="77777777" w:rsidR="00000000" w:rsidRDefault="00000000" w:rsidP="001E2795">
                        <w:pPr>
                          <w:spacing w:after="160" w:line="259" w:lineRule="auto"/>
                          <w:ind w:left="0" w:right="0"/>
                          <w:jc w:val="left"/>
                        </w:pPr>
                        <w:r>
                          <w:rPr>
                            <w:rFonts w:ascii="Verdana" w:eastAsia="Verdana" w:hAnsi="Verdana" w:cs="Verdana"/>
                            <w:i/>
                          </w:rPr>
                          <w:t xml:space="preserve">h </w:t>
                        </w:r>
                      </w:p>
                    </w:txbxContent>
                  </v:textbox>
                </v:rect>
                <v:rect id="Rectangle 1367583859" o:spid="_x0000_s1423" style="position:absolute;left:6403;top:5150;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" filled="f" stroked="f">
                  <v:textbox inset="0,0,0,0">
                    <w:txbxContent>
                      <w:p w14:paraId="579CA19A"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641508554" o:spid="_x0000_s1424" style="position:absolute;left:8232;top:515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" filled="f" stroked="f">
                  <v:textbox inset="0,0,0,0">
                    <w:txbxContent>
                      <w:p w14:paraId="5879CFF9"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04037782" o:spid="_x0000_s1425" style="position:absolute;left:8936;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" filled="f" stroked="f">
                  <v:textbox inset="0,0,0,0">
                    <w:txbxContent>
                      <w:p w14:paraId="4939EDC9" w14:textId="77777777" w:rsidR="00000000" w:rsidRDefault="00000000" w:rsidP="001E2795">
                        <w:pPr>
                          <w:spacing w:after="160" w:line="259" w:lineRule="auto"/>
                          <w:ind w:left="0" w:right="0"/>
                          <w:jc w:val="left"/>
                        </w:pPr>
                        <w:r>
                          <w:t xml:space="preserve"> </w:t>
                        </w:r>
                      </w:p>
                    </w:txbxContent>
                  </v:textbox>
                </v:rect>
                <v:shape id="Picture 2834" o:spid="_x0000_s1426" type="#_x0000_t75" style="position:absolute;left:14874;width:12679;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">
                  <v:imagedata r:id="rId78" o:title=""/>
                </v:shape>
                <v:shape id="Freeform: Shape 68973812" o:spid="_x0000_s1427" style="position:absolute;left:16116;top:284;width:749;height:939;visibility:visible;mso-wrap-style:square;v-text-anchor:top" coordsize="74930,9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" path="m21971,l74930,,72517,10413r-41402,l25527,35687v1651,-254,3175,-381,4699,-509c31877,35051,33401,34925,34925,34925v8890,,15875,2032,20828,5969c60706,44958,63246,50419,63246,57276v,4954,-889,9652,-2794,14098c58674,75819,56134,79628,52705,82931v-3429,3429,-7493,6095,-12192,8001c35941,92963,30480,93852,24257,93852v-4826,,-9398,-634,-13589,-1904c6350,90805,2794,89408,,87884l2413,75946r762,c5715,77850,9017,79628,13081,81280v4191,1523,8509,2285,12954,2285c33401,83565,39370,81407,43815,76962v4572,-4445,6731,-10287,6731,-17526c50546,56642,50038,54228,49022,52450,48006,50546,46609,49022,44831,47878,43053,46736,41021,45974,38608,45465v-2413,-507,-5080,-762,-7747,-762c27432,44703,23876,44958,20447,45465v-3556,509,-6477,1144,-8890,1524l21971,xe" fillcolor="black" stroked="f">
                  <v:stroke miterlimit="83231f" joinstyle="miter"/>
                  <v:path arrowok="t" textboxrect="0,0,74930,93852"/>
                </v:shape>
                <v:rect id="Rectangle 1175193595" o:spid="_x0000_s1428" style="position:absolute;left:16846;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" filled="f" stroked="f">
                  <v:textbox inset="0,0,0,0">
                    <w:txbxContent>
                      <w:p w14:paraId="6E5BEA1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622422601" o:spid="_x0000_s1429" style="position:absolute;left:19267;top:320;width:310;height:903;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" path="m30988,r,12297l27813,13510c21209,19225,16764,26590,14478,35862v3429,-2033,7112,-3684,11049,-4826l30988,30264r,9057l23241,40561v-3429,889,-6858,2286,-10160,4064c12700,46403,12446,48689,12192,51355v-381,2795,-508,5461,-508,8001c11684,63421,12192,66723,13208,69390v1016,2794,2286,4952,3683,6476c18542,77517,20320,78788,22352,79423v2032,762,4191,1142,6350,1142l30988,79543r,9971l27305,90217v-8636,,-15367,-2793,-20193,-8381c2286,76248,,68628,,58976,,50086,1143,41830,3556,34084,5969,26464,9525,19605,14224,13637l30988,xe" fillcolor="black" stroked="f">
                  <v:stroke miterlimit="83231f" joinstyle="miter"/>
                  <v:path arrowok="t" textboxrect="0,0,30988,90217"/>
                </v:shape>
                <v:shape id="Freeform: Shape 1676587754" o:spid="_x0000_s1430" style="position:absolute;left:19577;top:614;width:317;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" path="m6223,v3683,,6985,381,9906,1397c19177,2286,21844,3810,24257,5842v2540,2286,4318,4953,5588,7874c31115,16764,31750,20320,31750,24257v,10160,-3429,18796,-10160,25908c18288,53721,14510,56388,10287,58166l,60130,,50159,13335,44196v3937,-4699,5969,-10922,5969,-18542c19304,20447,17780,16510,14859,13843,11938,11049,7620,9652,1778,9652l,9937,,879,6223,xe" fillcolor="black" stroked="f">
                  <v:stroke miterlimit="83231f" joinstyle="miter"/>
                  <v:path arrowok="t" textboxrect="0,0,31750,60130"/>
                </v:shape>
                <v:shape id="Freeform: Shape 1144246495" o:spid="_x0000_s1431" style="position:absolute;left:19577;top:266;width:335;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" path="m23241,v2413,,4572,127,6223,508c31115,762,32512,1143,33528,1397l31496,12446r-635,c29972,11938,28448,11557,26289,11049v-2159,-508,-4445,-762,-6858,-762l,17710,,5413,254,5207c7112,1778,14732,,23241,xe" fillcolor="black" stroked="f">
                  <v:stroke miterlimit="83231f" joinstyle="miter"/>
                  <v:path arrowok="t" textboxrect="0,0,33528,17710"/>
                </v:shape>
                <v:rect id="Rectangle 144578731" o:spid="_x0000_s1432" style="position:absolute;left:19970;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" filled="f" stroked="f">
                  <v:textbox inset="0,0,0,0">
                    <w:txbxContent>
                      <w:p w14:paraId="2266266E"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536980244" o:spid="_x0000_s1433" style="position:absolute;left:22461;top:284;width:731;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" path="m12319,l73152,,70104,13715,13462,91948,,91948,60325,10413r-50292,l12319,xe" fillcolor="black" stroked="f">
                  <v:stroke miterlimit="83231f" joinstyle="miter"/>
                  <v:path arrowok="t" textboxrect="0,0,73152,91948"/>
                </v:shape>
                <v:rect id="Rectangle 1816174005" o:spid="_x0000_s1434" style="position:absolute;left:23158;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" filled="f" stroked="f">
                  <v:textbox inset="0,0,0,0">
                    <w:txbxContent>
                      <w:p w14:paraId="14E16A9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2367309" o:spid="_x0000_s1435" style="position:absolute;left:25534;top:305;width:320;height:920;visibility:visible;mso-wrap-style:square;v-text-anchor:top" coordsize="31940,9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" path="m31940,r,7944l28575,9076v-3937,3175,-5842,6986,-5842,11685c22733,23174,23368,25333,24638,27238v1397,2032,3302,3683,5842,5079l31940,33048r,11868l28067,43366v-4953,2541,-8890,5970,-11557,10160c13843,57717,12446,62163,12446,66989v,4572,1524,8382,4445,11557c19939,81593,23876,83117,28829,83117r3111,-569l31940,91221r-4254,787c19177,92008,12446,89849,7493,85530,2540,81339,,75878,,69148,,62925,1905,57337,5461,52384,9017,47430,14351,43493,21209,40446r,-255c17653,37905,14986,35492,13208,32699,11430,29904,10541,26729,10541,23174v,-7366,3302,-13844,9779,-19177l31940,xe" fillcolor="black" stroked="f">
                  <v:stroke miterlimit="83231f" joinstyle="miter"/>
                  <v:path arrowok="t" textboxrect="0,0,31940,92008"/>
                </v:shape>
                <v:shape id="Freeform: Shape 987424920" o:spid="_x0000_s1436" style="position:absolute;left:25854;top:262;width:376;height:955;visibility:visible;mso-wrap-style:square;v-text-anchor:top" coordsize="37655,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" path="m12383,v7874,,13970,1905,18541,5588c35370,9272,37655,13970,37655,19685v,4953,-1651,9779,-4826,14478c29528,38989,24829,42673,18605,45339r,381c23051,47879,26353,50419,28639,53467v2285,3048,3428,6858,3428,11431c32067,68580,31179,72263,29401,76073v-1652,3937,-4065,7239,-7240,10161c18860,89281,15177,91694,10859,93473l,95480,,86807,7303,85472v2920,-1271,5207,-2922,6985,-4954c15939,78613,17335,76454,18224,73914v890,-2413,1271,-4953,1271,-7366c19495,63754,18860,61214,17335,59182,15939,57150,13526,55245,10097,53467,8446,52578,6541,51689,4382,50927l,49175,,37306r4128,2064c6541,40386,9080,41402,11874,42291v4827,-3048,8383,-6223,10542,-9652c24574,29337,25717,25527,25717,21336v,-3683,-1396,-6604,-4063,-9017c18860,9906,15177,8636,10604,8636l,12203,,4259,12383,xe" fillcolor="black" stroked="f">
                  <v:stroke miterlimit="83231f" joinstyle="miter"/>
                  <v:path arrowok="t" textboxrect="0,0,37655,95480"/>
                </v:shape>
                <v:rect id="Rectangle 1349127961" o:spid="_x0000_s1437" style="position:absolute;left:26267;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" filled="f" stroked="f">
                  <v:textbox inset="0,0,0,0">
                    <w:txbxContent>
                      <w:p w14:paraId="1AAB37CE"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07325690" o:spid="_x0000_s1438" style="position:absolute;left:16158;top:1880;width:598;height:939;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" path="m27051,v9017,,16129,2287,21336,6858c53467,11303,56007,17526,56007,25274v,3555,-381,6730,-1270,9778c53975,38100,52705,41022,51054,43688v-1524,2540,-3429,5080,-5461,7493c43561,53722,41021,56388,37973,59437v-4191,4317,-8509,8508,-13081,12573c20447,76074,16256,79884,12319,83312r47498,l59817,93853,,93853,,80900c4191,77216,8382,73534,12446,69850v4191,-3683,8128,-7365,11684,-11049c31750,51054,36957,45086,39751,40513v2794,-4445,4191,-9398,4191,-14605c43942,21082,42418,17400,39370,14732,36449,12065,32131,10668,26797,10668v-3683,,-7493,635,-11684,1906c10922,13970,6858,16002,2794,18669r-635,l2159,5715c5080,4318,8763,2922,13462,1778,18161,508,22733,,27051,xe" fillcolor="black" stroked="f">
                  <v:stroke miterlimit="83231f" joinstyle="miter"/>
                  <v:path arrowok="t" textboxrect="0,0,59817,93853"/>
                </v:shape>
                <v:rect id="Rectangle 1697595323" o:spid="_x0000_s1439" style="position:absolute;left:16846;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" filled="f" stroked="f">
                  <v:textbox inset="0,0,0,0">
                    <w:txbxContent>
                      <w:p w14:paraId="548D919E" w14:textId="77777777" w:rsidR="00000000" w:rsidRDefault="00000000" w:rsidP="001E2795">
                        <w:pPr>
                          <w:spacing w:after="160" w:line="259" w:lineRule="auto"/>
                          <w:ind w:left="0" w:right="0"/>
                          <w:jc w:val="left"/>
                        </w:pPr>
                        <w:r>
                          <w:t xml:space="preserve"> </w:t>
                        </w:r>
                      </w:p>
                    </w:txbxContent>
                  </v:textbox>
                </v:rect>
                <v:rect id="Rectangle 581739546" o:spid="_x0000_s1440" style="position:absolute;left:18797;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" filled="f" stroked="f">
                  <v:textbox inset="0,0,0,0">
                    <w:txbxContent>
                      <w:p w14:paraId="7D2810D5" w14:textId="77777777" w:rsidR="00000000" w:rsidRDefault="00000000" w:rsidP="001E2795">
                        <w:pPr>
                          <w:spacing w:after="160" w:line="259" w:lineRule="auto"/>
                          <w:ind w:left="0" w:right="0"/>
                          <w:jc w:val="left"/>
                        </w:pPr>
                        <w:r>
                          <w:t>15</w:t>
                        </w:r>
                      </w:p>
                    </w:txbxContent>
                  </v:textbox>
                </v:rect>
                <v:rect id="Rectangle 613874741" o:spid="_x0000_s1441" style="position:absolute;left:20412;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" filled="f" stroked="f">
                  <v:textbox inset="0,0,0,0">
                    <w:txbxContent>
                      <w:p w14:paraId="6D3C3937" w14:textId="77777777" w:rsidR="00000000" w:rsidRDefault="00000000" w:rsidP="001E2795">
                        <w:pPr>
                          <w:spacing w:after="160" w:line="259" w:lineRule="auto"/>
                          <w:ind w:left="0" w:right="0"/>
                          <w:jc w:val="left"/>
                        </w:pPr>
                        <w:r>
                          <w:t xml:space="preserve"> </w:t>
                        </w:r>
                      </w:p>
                    </w:txbxContent>
                  </v:textbox>
                </v:rect>
                <v:rect id="Rectangle 702936030" o:spid="_x0000_s1442" style="position:absolute;left:21951;top:1858;width:214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" filled="f" stroked="f">
                  <v:textbox inset="0,0,0,0">
                    <w:txbxContent>
                      <w:p w14:paraId="59C4CAC0" w14:textId="77777777" w:rsidR="00000000" w:rsidRDefault="00000000" w:rsidP="001E2795">
                        <w:pPr>
                          <w:spacing w:after="160" w:line="259" w:lineRule="auto"/>
                          <w:ind w:left="0" w:right="0"/>
                          <w:jc w:val="left"/>
                        </w:pPr>
                        <w:r>
                          <w:t>27</w:t>
                        </w:r>
                      </w:p>
                    </w:txbxContent>
                  </v:textbox>
                </v:rect>
                <v:rect id="Rectangle 684875712" o:spid="_x0000_s1443" style="position:absolute;left:23569;top:1858;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" filled="f" stroked="f">
                  <v:textbox inset="0,0,0,0">
                    <w:txbxContent>
                      <w:p w14:paraId="21C2EC8E" w14:textId="77777777" w:rsidR="00000000" w:rsidRDefault="00000000" w:rsidP="001E2795">
                        <w:pPr>
                          <w:spacing w:after="160" w:line="259" w:lineRule="auto"/>
                          <w:ind w:left="0" w:right="0"/>
                          <w:jc w:val="left"/>
                        </w:pPr>
                        <w:r>
                          <w:t xml:space="preserve"> </w:t>
                        </w:r>
                      </w:p>
                    </w:txbxContent>
                  </v:textbox>
                </v:rect>
                <v:rect id="Rectangle 547695181" o:spid="_x0000_s1444" style="position:absolute;left:25078;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" filled="f" stroked="f">
                  <v:textbox inset="0,0,0,0">
                    <w:txbxContent>
                      <w:p w14:paraId="02ED5016" w14:textId="77777777" w:rsidR="00000000" w:rsidRDefault="00000000" w:rsidP="001E2795">
                        <w:pPr>
                          <w:spacing w:after="160" w:line="259" w:lineRule="auto"/>
                          <w:ind w:left="0" w:right="0"/>
                          <w:jc w:val="left"/>
                        </w:pPr>
                        <w:r>
                          <w:t>28</w:t>
                        </w:r>
                      </w:p>
                    </w:txbxContent>
                  </v:textbox>
                </v:rect>
                <v:rect id="Rectangle 2040190565" o:spid="_x0000_s1445" style="position:absolute;left:26694;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" filled="f" stroked="f">
                  <v:textbox inset="0,0,0,0">
                    <w:txbxContent>
                      <w:p w14:paraId="028DA4DB" w14:textId="77777777" w:rsidR="00000000" w:rsidRDefault="00000000" w:rsidP="001E2795">
                        <w:pPr>
                          <w:spacing w:after="160" w:line="259" w:lineRule="auto"/>
                          <w:ind w:left="0" w:right="0"/>
                          <w:jc w:val="left"/>
                        </w:pPr>
                        <w:r>
                          <w:t xml:space="preserve"> </w:t>
                        </w:r>
                      </w:p>
                    </w:txbxContent>
                  </v:textbox>
                </v:rect>
                <v:rect id="Rectangle 1382911973" o:spid="_x0000_s1446" style="position:absolute;left:14956;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" filled="f" stroked="f">
                  <v:textbox inset="0,0,0,0">
                    <w:txbxContent>
                      <w:p w14:paraId="2A8E2C3B" w14:textId="77777777" w:rsidR="00000000" w:rsidRDefault="00000000" w:rsidP="001E2795">
                        <w:pPr>
                          <w:spacing w:after="160" w:line="259" w:lineRule="auto"/>
                          <w:ind w:left="0" w:right="0"/>
                          <w:jc w:val="left"/>
                        </w:pPr>
                        <w:r>
                          <w:t xml:space="preserve"> </w:t>
                        </w:r>
                      </w:p>
                    </w:txbxContent>
                  </v:textbox>
                </v:rect>
                <v:rect id="Rectangle 1839350713" o:spid="_x0000_s1447" style="position:absolute;left:17989;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" filled="f" stroked="f">
                  <v:textbox inset="0,0,0,0">
                    <w:txbxContent>
                      <w:p w14:paraId="5D2A75CF" w14:textId="77777777" w:rsidR="00000000" w:rsidRDefault="00000000" w:rsidP="001E2795">
                        <w:pPr>
                          <w:spacing w:after="160" w:line="259" w:lineRule="auto"/>
                          <w:ind w:left="0" w:right="0"/>
                          <w:jc w:val="left"/>
                        </w:pPr>
                        <w:r>
                          <w:t xml:space="preserve"> </w:t>
                        </w:r>
                      </w:p>
                    </w:txbxContent>
                  </v:textbox>
                </v:rect>
                <v:rect id="Rectangle 1189261117" o:spid="_x0000_s1448" style="position:absolute;left:22531;top:3611;width:118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" filled="f" stroked="f">
                  <v:textbox inset="0,0,0,0">
                    <w:txbxContent>
                      <w:p w14:paraId="48F71879" w14:textId="77777777" w:rsidR="00000000" w:rsidRDefault="00000000" w:rsidP="001E2795">
                        <w:pPr>
                          <w:spacing w:after="160" w:line="259" w:lineRule="auto"/>
                          <w:ind w:left="0" w:right="0"/>
                          <w:jc w:val="left"/>
                        </w:pPr>
                        <w:r>
                          <w:rPr>
                            <w:rFonts w:ascii="Verdana" w:eastAsia="Verdana" w:hAnsi="Verdana" w:cs="Verdana"/>
                            <w:i/>
                          </w:rPr>
                          <w:t xml:space="preserve">j </w:t>
                        </w:r>
                      </w:p>
                    </w:txbxContent>
                  </v:textbox>
                </v:rect>
                <v:rect id="Rectangle 1663906843" o:spid="_x0000_s1449" style="position:absolute;left:21860;top:5150;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" filled="f" stroked="f">
                  <v:textbox inset="0,0,0,0">
                    <w:txbxContent>
                      <w:p w14:paraId="2F7F12BA"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55303975" o:spid="_x0000_s1450" style="position:absolute;left:23691;top:5150;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" filled="f" stroked="f">
                  <v:textbox inset="0,0,0,0">
                    <w:txbxContent>
                      <w:p w14:paraId="0D78644D"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659248431" o:spid="_x0000_s1451" style="position:absolute;left:24392;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" filled="f" stroked="f">
                  <v:textbox inset="0,0,0,0">
                    <w:txbxContent>
                      <w:p w14:paraId="208AD577" w14:textId="77777777" w:rsidR="00000000" w:rsidRDefault="00000000" w:rsidP="001E2795">
                        <w:pPr>
                          <w:spacing w:after="160" w:line="259" w:lineRule="auto"/>
                          <w:ind w:left="0" w:right="0"/>
                          <w:jc w:val="left"/>
                        </w:pPr>
                        <w:r>
                          <w:t xml:space="preserve"> </w:t>
                        </w:r>
                      </w:p>
                    </w:txbxContent>
                  </v:textbox>
                </v:rect>
                <v:shape id="Picture 2861" o:spid="_x0000_s1452" type="#_x0000_t75" style="position:absolute;left:30388;width:23302;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">
                  <v:imagedata r:id="rId79" o:title=""/>
                </v:shape>
                <v:shape id="Freeform: Shape 680908333" o:spid="_x0000_s1453" style="position:absolute;left:31653;top:280;width:502;height:923;visibility:visible;mso-wrap-style:square;v-text-anchor:top" coordsize="5016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" path="m40894,r9271,l31750,83312r18161,l48006,92329,,92329,2032,83312r18161,l34036,20828r-18288,l17399,12954v6858,,12192,-1016,15875,-3048c37084,7874,39624,4572,40894,xe" fillcolor="black" stroked="f">
                  <v:stroke miterlimit="83231f" joinstyle="miter"/>
                  <v:path arrowok="t" textboxrect="0,0,50165,92329"/>
                </v:shape>
                <v:rect id="Rectangle 605232294" o:spid="_x0000_s1454" style="position:absolute;left:32348;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" filled="f" stroked="f">
                  <v:textbox inset="0,0,0,0">
                    <w:txbxContent>
                      <w:p w14:paraId="763884D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092728553" o:spid="_x0000_s1455" style="position:absolute;left:34432;top:265;width:700;height:938;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" path="m45085,v8001,,14097,1778,18415,5334c67818,9017,69977,13843,69977,19939v,6731,-1905,12954,-5461,18796c60833,44704,54483,51562,45339,59436,40005,64135,34417,68580,28702,73025,22987,77343,18288,81026,14605,83693r47371,l59817,93853,,93853,2794,80899c8382,76708,13081,73152,17018,70104v3810,-3048,8509,-6731,14097,-11303c40640,50800,47498,43942,51435,38481v4064,-5461,5969,-10795,5969,-16002c57404,18415,56007,15367,53340,13335,50546,11303,46990,10287,42672,10287v-3429,,-7493,635,-12065,2032c26162,13716,21717,15621,17399,18288r-635,l19177,5715c22225,4191,26289,2921,31115,1778,35941,508,40640,,45085,xe" fillcolor="black" stroked="f">
                  <v:stroke miterlimit="83231f" joinstyle="miter"/>
                  <v:path arrowok="t" textboxrect="0,0,69977,93853"/>
                </v:shape>
                <v:rect id="Rectangle 1763524976" o:spid="_x0000_s1456" style="position:absolute;left:35198;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" filled="f" stroked="f">
                  <v:textbox inset="0,0,0,0">
                    <w:txbxContent>
                      <w:p w14:paraId="2F57CFCA"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350261711" o:spid="_x0000_s1457" style="position:absolute;left:37341;top:265;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" path="m45847,v7874,,13970,1524,18415,4826c68834,8001,70993,12446,70993,18034v,6096,-2159,11557,-6477,16256c60198,38989,54737,41910,48133,43180r,635c49657,44196,51435,44831,53340,45720v1778,889,3429,1905,4953,3302c59690,50419,60960,52197,61976,54356v1016,2159,1524,4699,1524,7620c63500,66421,62611,70739,60706,74930v-1778,4191,-4445,7874,-7747,10795c49530,88900,45593,91440,41021,93091v-4572,1778,-9779,2667,-15748,2667c20447,95758,15875,95123,11303,93853,6858,92583,3048,91186,,89408l2794,77597r889,c6350,79629,9779,81534,13970,83185v4064,1524,8382,2286,13081,2286c34163,85471,39878,83312,44450,78867v4572,-4445,6858,-10160,6858,-17145c51308,57404,49911,54102,46990,51943,44069,49784,39624,48768,33528,48768r-5588,l30226,38989r5588,c42545,38989,48006,37465,52197,34163v4318,-3175,6477,-7493,6477,-12954c58674,17780,57404,15113,54864,13081,52324,11176,48514,10287,43561,10287v-4191,,-8509,762,-13208,2286c25654,14097,21590,16002,18034,18288r-635,l19939,5715c23114,4318,27178,3048,32004,1778,36830,635,41529,,45847,xe" fillcolor="black" stroked="f">
                  <v:stroke miterlimit="83231f" joinstyle="miter"/>
                  <v:path arrowok="t" textboxrect="0,0,70993,95758"/>
                </v:shape>
                <v:rect id="Rectangle 1040533338" o:spid="_x0000_s1458" style="position:absolute;left:38097;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" filled="f" stroked="f">
                  <v:textbox inset="0,0,0,0">
                    <w:txbxContent>
                      <w:p w14:paraId="4D47129C"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473024122" o:spid="_x0000_s1459" style="position:absolute;left:40459;top:527;width:320;height:416;visibility:visible;mso-wrap-style:square;v-text-anchor:top" coordsize="31941,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" path="m31941,r,11357l10287,32184r21654,l31941,41583,,41583,3175,27486,31941,xe" fillcolor="black" stroked="f">
                  <v:stroke miterlimit="83231f" joinstyle="miter"/>
                  <v:path arrowok="t" textboxrect="0,0,31941,41583"/>
                </v:shape>
                <v:shape id="Freeform: Shape 1325955471" o:spid="_x0000_s1460" style="position:absolute;left:40779;top:284;width:370;height:919;visibility:visible;mso-wrap-style:square;v-text-anchor:top" coordsize="37020,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" path="m25463,l36385,,23939,56514r13081,l34988,65913r-13208,l16065,91948r-11557,l10350,65913,,65913,,56514r12382,l21653,14859,,35687,,24330,25463,xe" fillcolor="black" stroked="f">
                  <v:stroke miterlimit="83231f" joinstyle="miter"/>
                  <v:path arrowok="t" textboxrect="0,0,37020,91948"/>
                </v:shape>
                <v:rect id="Rectangle 289496475" o:spid="_x0000_s1461" style="position:absolute;left:41221;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" filled="f" stroked="f">
                  <v:textbox inset="0,0,0,0">
                    <w:txbxContent>
                      <w:p w14:paraId="696A395D"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66077838" o:spid="_x0000_s1462" style="position:absolute;left:43624;top:284;width:749;height:939;visibility:visible;mso-wrap-style:square;v-text-anchor:top" coordsize="74930,9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" path="m21971,l74930,,72517,10413r-41402,l25527,35687v1651,-254,3175,-381,4699,-509c31877,35051,33401,34925,34925,34925v8890,,15875,2032,20828,5969c60706,44958,63246,50419,63246,57276v,4954,-889,9652,-2794,14098c58674,75819,56134,79628,52705,82931v-3429,3429,-7493,6095,-12192,8001c35941,92963,30480,93852,24257,93852v-4826,,-9398,-634,-13589,-1904c6350,90805,2794,89408,,87884l2413,75946r762,c5715,77850,9017,79628,13081,81280v4191,1523,8509,2285,12954,2285c33401,83565,39370,81407,43815,76962v4572,-4445,6731,-10287,6731,-17526c50546,56642,50038,54228,49022,52450,48006,50546,46609,49022,44831,47878,43053,46736,41021,45974,38608,45465v-2413,-507,-5080,-762,-7747,-762c27432,44703,23876,44958,20447,45465v-3556,509,-6477,1144,-8890,1524l21971,xe" fillcolor="black" stroked="f">
                  <v:stroke miterlimit="83231f" joinstyle="miter"/>
                  <v:path arrowok="t" textboxrect="0,0,74930,93852"/>
                </v:shape>
                <v:rect id="Rectangle 1462869446" o:spid="_x0000_s1463" style="position:absolute;left:44361;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" filled="f" stroked="f">
                  <v:textbox inset="0,0,0,0">
                    <w:txbxContent>
                      <w:p w14:paraId="2B198DC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52432718" o:spid="_x0000_s1464" style="position:absolute;left:46531;top:320;width:310;height:903;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" path="m30988,r,12297l27813,13510c21209,19225,16764,26590,14478,35862v3429,-2033,7112,-3684,11049,-4826l30988,30264r,9057l23241,40561v-3429,889,-6858,2286,-10160,4064c12700,46403,12446,48689,12192,51355v-381,2795,-508,5461,-508,8001c11684,63421,12192,66723,13208,69390v1016,2794,2286,4952,3683,6476c18542,77517,20320,78788,22352,79423v2032,762,4191,1142,6350,1142l30988,79543r,9971l27305,90217v-8636,,-15367,-2793,-20193,-8381c2286,76248,,68628,,58976,,50086,1143,41830,3556,34084,5969,26464,9525,19605,14224,13637l30988,xe" fillcolor="black" stroked="f">
                  <v:stroke miterlimit="83231f" joinstyle="miter"/>
                  <v:path arrowok="t" textboxrect="0,0,30988,90217"/>
                </v:shape>
                <v:shape id="Freeform: Shape 2060531797" o:spid="_x0000_s1465" style="position:absolute;left:46841;top:614;width:317;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" path="m6223,v3683,,6985,381,9906,1397c19177,2286,21844,3810,24257,5842v2540,2286,4318,4953,5588,7874c31115,16764,31750,20320,31750,24257v,10160,-3429,18796,-10160,25908c18288,53721,14510,56388,10287,58166l,60130,,50159,13335,44196v3937,-4699,5969,-10922,5969,-18542c19304,20447,17780,16510,14859,13843,11938,11049,7620,9652,1778,9652l,9937,,879,6223,xe" fillcolor="black" stroked="f">
                  <v:stroke miterlimit="83231f" joinstyle="miter"/>
                  <v:path arrowok="t" textboxrect="0,0,31750,60130"/>
                </v:shape>
                <v:shape id="Freeform: Shape 542694139" o:spid="_x0000_s1466" style="position:absolute;left:46841;top:266;width:335;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" path="m23241,v2413,,4572,127,6223,508c31115,762,32512,1143,33528,1397l31496,12446r-635,c29972,11938,28448,11557,26289,11049v-2159,-508,-4445,-762,-6858,-762l,17710,,5413,254,5207c7112,1778,14732,,23241,xe" fillcolor="black" stroked="f">
                  <v:stroke miterlimit="83231f" joinstyle="miter"/>
                  <v:path arrowok="t" textboxrect="0,0,33528,17710"/>
                </v:shape>
                <v:rect id="Rectangle 1949327831" o:spid="_x0000_s1467" style="position:absolute;left:47241;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" filled="f" stroked="f">
                  <v:textbox inset="0,0,0,0">
                    <w:txbxContent>
                      <w:p w14:paraId="2D8C7F6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07007652" o:spid="_x0000_s1468" style="position:absolute;left:49237;top:284;width:732;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" path="m12319,l73152,,70104,13715,13462,91948,,91948,60325,10413r-50292,l12319,xe" fillcolor="black" stroked="f">
                  <v:stroke miterlimit="83231f" joinstyle="miter"/>
                  <v:path arrowok="t" textboxrect="0,0,73152,91948"/>
                </v:shape>
                <v:rect id="Rectangle 1122834350" o:spid="_x0000_s1469" style="position:absolute;left:49938;top:243;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" filled="f" stroked="f">
                  <v:textbox inset="0,0,0,0">
                    <w:txbxContent>
                      <w:p w14:paraId="44C727E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533974611" o:spid="_x0000_s1470" style="position:absolute;left:51854;top:305;width:319;height:920;visibility:visible;mso-wrap-style:square;v-text-anchor:top" coordsize="31940,9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" path="m31940,r,7944l28575,9076v-3937,3175,-5842,6986,-5842,11685c22733,23174,23368,25333,24638,27238v1397,2032,3302,3683,5842,5079l31940,33048r,11868l28067,43366v-4953,2541,-8890,5970,-11557,10160c13843,57717,12446,62163,12446,66989v,4572,1524,8382,4445,11557c19939,81593,23876,83117,28829,83117r3111,-569l31940,91221r-4254,787c19177,92008,12446,89849,7493,85530,2540,81339,,75878,,69148,,62925,1905,57337,5461,52384,9017,47430,14351,43493,21209,40446r,-255c17653,37905,14986,35492,13208,32699,11430,29904,10541,26729,10541,23174v,-7366,3302,-13844,9779,-19177l31940,xe" fillcolor="black" stroked="f">
                  <v:stroke miterlimit="83231f" joinstyle="miter"/>
                  <v:path arrowok="t" textboxrect="0,0,31940,92008"/>
                </v:shape>
                <v:shape id="Freeform: Shape 954356391" o:spid="_x0000_s1471" style="position:absolute;left:52173;top:262;width:377;height:955;visibility:visible;mso-wrap-style:square;v-text-anchor:top" coordsize="37656,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" path="m12383,v7874,,13970,1905,18542,5588c35370,9272,37656,13970,37656,19685v,4953,-1651,9779,-4826,14478c29528,38989,24829,42673,18606,45339r,381c23051,47879,26353,50419,28639,53467v2286,3048,3429,6858,3429,11431c32068,68580,31179,72263,29401,76073v-1651,3937,-4064,7239,-7239,10161c18860,89281,15177,91694,10859,93473l,95480,,86807,7303,85472v2921,-1271,5207,-2922,6985,-4954c15939,78613,17336,76454,18225,73914v889,-2413,1270,-4953,1270,-7366c19495,63754,18860,61214,17336,59182,15939,57150,13526,55245,10097,53467,8446,52578,6541,51689,4382,50927l,49175,,37306r4128,2064c6541,40386,9081,41402,11875,42291v4826,-3048,8382,-6223,10541,-9652c24575,29337,25718,25527,25718,21336v,-3683,-1397,-6604,-4064,-9017c18860,9906,15177,8636,10605,8636l,12203,,4259,12383,xe" fillcolor="black" stroked="f">
                  <v:stroke miterlimit="83231f" joinstyle="miter"/>
                  <v:path arrowok="t" textboxrect="0,0,37656,95480"/>
                </v:shape>
                <v:rect id="Rectangle 1869705219" o:spid="_x0000_s1472" style="position:absolute;left:52593;top:243;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" filled="f" stroked="f">
                  <v:textbox inset="0,0,0,0">
                    <w:txbxContent>
                      <w:p w14:paraId="3E76551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877015048" o:spid="_x0000_s1473" style="position:absolute;left:31727;top:1896;width:477;height:923;visibility:visible;mso-wrap-style:square;v-text-anchor:top" coordsize="47752,9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" path="m20574,r9144,l29718,82931r18034,l47752,92328,,92328,,82931r18415,l18415,21336,,21336,,12953v2413,,5080,-253,8001,-761c10795,11811,12954,11175,14478,10413,16256,9398,17653,8000,18796,6476,19812,4825,20447,2667,20574,xe" fillcolor="black" stroked="f">
                  <v:stroke miterlimit="83231f" joinstyle="miter"/>
                  <v:path arrowok="t" textboxrect="0,0,47752,92328"/>
                </v:shape>
                <v:rect id="Rectangle 2117425306" o:spid="_x0000_s1474" style="position:absolute;left:32348;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" filled="f" stroked="f">
                  <v:textbox inset="0,0,0,0">
                    <w:txbxContent>
                      <w:p w14:paraId="2885474D" w14:textId="77777777" w:rsidR="00000000" w:rsidRDefault="00000000" w:rsidP="001E2795">
                        <w:pPr>
                          <w:spacing w:after="160" w:line="259" w:lineRule="auto"/>
                          <w:ind w:left="0" w:right="0"/>
                          <w:jc w:val="left"/>
                        </w:pPr>
                        <w:r>
                          <w:t xml:space="preserve"> </w:t>
                        </w:r>
                      </w:p>
                    </w:txbxContent>
                  </v:textbox>
                </v:rect>
                <v:shape id="Freeform: Shape 559021429" o:spid="_x0000_s1475" style="position:absolute;left:34507;top:1880;width:598;height:939;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" path="m27051,v9017,,16129,2287,21336,6858c53467,11303,56007,17526,56007,25274v,3555,-381,6730,-1270,9778c53975,38100,52705,41022,51054,43688v-1524,2540,-3429,5080,-5461,7493c43561,53722,41021,56388,37973,59437v-4191,4317,-8509,8508,-13081,12573c20447,76074,16256,79884,12319,83312r47498,l59817,93853,,93853,,80900c4191,77216,8382,73534,12446,69850v4191,-3683,8128,-7365,11684,-11049c31750,51054,36957,45086,39751,40513v2794,-4445,4191,-9398,4191,-14605c43942,21082,42418,17400,39370,14732,36449,12065,32131,10668,26797,10668v-3683,,-7493,635,-11684,1906c10922,13970,6858,16002,2794,18669r-635,l2159,5715c5080,4318,8763,2922,13462,1778,18161,508,22733,,27051,xe" fillcolor="black" stroked="f">
                  <v:stroke miterlimit="83231f" joinstyle="miter"/>
                  <v:path arrowok="t" textboxrect="0,0,59817,93853"/>
                </v:shape>
                <v:rect id="Rectangle 314300602" o:spid="_x0000_s1476" style="position:absolute;left:35198;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" filled="f" stroked="f">
                  <v:textbox inset="0,0,0,0">
                    <w:txbxContent>
                      <w:p w14:paraId="400EDBA4" w14:textId="77777777" w:rsidR="00000000" w:rsidRDefault="00000000" w:rsidP="001E2795">
                        <w:pPr>
                          <w:spacing w:after="160" w:line="259" w:lineRule="auto"/>
                          <w:ind w:left="0" w:right="0"/>
                          <w:jc w:val="left"/>
                        </w:pPr>
                        <w:r>
                          <w:t xml:space="preserve"> </w:t>
                        </w:r>
                      </w:p>
                    </w:txbxContent>
                  </v:textbox>
                </v:rect>
                <v:rect id="Rectangle 907589496" o:spid="_x0000_s1477" style="position:absolute;left:36939;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" filled="f" stroked="f">
                  <v:textbox inset="0,0,0,0">
                    <w:txbxContent>
                      <w:p w14:paraId="2E11487C" w14:textId="77777777" w:rsidR="00000000" w:rsidRDefault="00000000" w:rsidP="001E2795">
                        <w:pPr>
                          <w:spacing w:after="160" w:line="259" w:lineRule="auto"/>
                          <w:ind w:left="0" w:right="0"/>
                          <w:jc w:val="left"/>
                        </w:pPr>
                        <w:r>
                          <w:t>13</w:t>
                        </w:r>
                      </w:p>
                    </w:txbxContent>
                  </v:textbox>
                </v:rect>
                <v:rect id="Rectangle 198424557" o:spid="_x0000_s1478" style="position:absolute;left:38554;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" filled="f" stroked="f">
                  <v:textbox inset="0,0,0,0">
                    <w:txbxContent>
                      <w:p w14:paraId="435A0EA6" w14:textId="77777777" w:rsidR="00000000" w:rsidRDefault="00000000" w:rsidP="001E2795">
                        <w:pPr>
                          <w:spacing w:after="160" w:line="259" w:lineRule="auto"/>
                          <w:ind w:left="0" w:right="0"/>
                          <w:jc w:val="left"/>
                        </w:pPr>
                        <w:r>
                          <w:t xml:space="preserve"> </w:t>
                        </w:r>
                      </w:p>
                    </w:txbxContent>
                  </v:textbox>
                </v:rect>
                <v:rect id="Rectangle 70988047" o:spid="_x0000_s1479" style="position:absolute;left:40032;top:1858;width:214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" filled="f" stroked="f">
                  <v:textbox inset="0,0,0,0">
                    <w:txbxContent>
                      <w:p w14:paraId="617C4C77" w14:textId="77777777" w:rsidR="00000000" w:rsidRDefault="00000000" w:rsidP="001E2795">
                        <w:pPr>
                          <w:spacing w:after="160" w:line="259" w:lineRule="auto"/>
                          <w:ind w:left="0" w:right="0"/>
                          <w:jc w:val="left"/>
                        </w:pPr>
                        <w:r>
                          <w:t>15</w:t>
                        </w:r>
                      </w:p>
                    </w:txbxContent>
                  </v:textbox>
                </v:rect>
                <v:rect id="Rectangle 1290929753" o:spid="_x0000_s1480" style="position:absolute;left:41648;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" filled="f" stroked="f">
                  <v:textbox inset="0,0,0,0">
                    <w:txbxContent>
                      <w:p w14:paraId="087DA536" w14:textId="77777777" w:rsidR="00000000" w:rsidRDefault="00000000" w:rsidP="001E2795">
                        <w:pPr>
                          <w:spacing w:after="160" w:line="259" w:lineRule="auto"/>
                          <w:ind w:left="0" w:right="0"/>
                          <w:jc w:val="left"/>
                        </w:pPr>
                        <w:r>
                          <w:t xml:space="preserve"> </w:t>
                        </w:r>
                      </w:p>
                    </w:txbxContent>
                  </v:textbox>
                </v:rect>
                <v:shape id="Freeform: Shape 1578942754" o:spid="_x0000_s1481" style="position:absolute;left:44071;top:2112;width:236;height:448;visibility:visible;mso-wrap-style:square;v-text-anchor:top" coordsize="23558,4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" path="m23558,r,14131l7493,34831r16065,l23558,44738,,44738,,30514,23558,xe" fillcolor="black" stroked="f">
                  <v:stroke miterlimit="83231f" joinstyle="miter"/>
                  <v:path arrowok="t" textboxrect="0,0,23558,44738"/>
                </v:shape>
                <v:shape id="Freeform: Shape 464670908" o:spid="_x0000_s1482" style="position:absolute;left:43400;top:1880;width:562;height:939;visibility:visible;mso-wrap-style:square;v-text-anchor:top" coordsize="56134,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" path="m25400,v8509,,15113,2287,19939,6858c50165,11303,52578,17526,52578,25274v,3555,-381,6730,-1143,9778c50546,38100,49403,41022,47879,43688v-1397,2540,-3175,5080,-5080,7493c40894,53722,38481,56388,35687,59437v-3937,4317,-8001,8508,-12319,12573c19177,76074,15240,79884,11557,83312r44577,l56134,93853,,93853,,80900c3937,77216,7874,73534,11811,69850v3810,-3683,7493,-7365,10922,-11049c29845,51054,34671,45086,37338,40513v2540,-4445,3937,-9398,3937,-14605c41275,21082,39878,17400,36957,14732,34163,12065,30226,10668,25146,10668v-3429,,-6985,635,-10922,1906c10287,13970,6477,16002,2667,18669r-508,l2159,5715c4699,4318,8255,2922,12700,1778,17018,508,21336,,25400,xe" fillcolor="black" stroked="f">
                  <v:stroke miterlimit="83231f" joinstyle="miter"/>
                  <v:path arrowok="t" textboxrect="0,0,56134,93853"/>
                </v:shape>
                <v:shape id="Freeform: Shape 948887215" o:spid="_x0000_s1483" style="position:absolute;left:44307;top:1899;width:390;height:920;visibility:visible;mso-wrap-style:square;v-text-anchor:top" coordsize="39053,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" path="m16447,l26734,r,56134l39053,56134r,9906l26734,66040r,25908l16066,91948r,-25908l,66040,,56134r16066,l16066,14732,,35433,,21303,16447,xe" fillcolor="black" stroked="f">
                  <v:stroke miterlimit="83231f" joinstyle="miter"/>
                  <v:path arrowok="t" textboxrect="0,0,39053,91948"/>
                </v:shape>
                <v:rect id="Rectangle 1975875821" o:spid="_x0000_s1484" style="position:absolute;left:44772;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" filled="f" stroked="f">
                  <v:textbox inset="0,0,0,0">
                    <w:txbxContent>
                      <w:p w14:paraId="109F31BD" w14:textId="77777777" w:rsidR="00000000" w:rsidRDefault="00000000" w:rsidP="001E2795">
                        <w:pPr>
                          <w:spacing w:after="160" w:line="259" w:lineRule="auto"/>
                          <w:ind w:left="0" w:right="0"/>
                          <w:jc w:val="left"/>
                        </w:pPr>
                        <w:r>
                          <w:t xml:space="preserve"> </w:t>
                        </w:r>
                      </w:p>
                    </w:txbxContent>
                  </v:textbox>
                </v:rect>
                <v:rect id="Rectangle 908346256" o:spid="_x0000_s1485" style="position:absolute;left:45565;top:1687;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" filled="f" stroked="f">
                  <v:textbox inset="0,0,0,0">
                    <w:txbxContent>
                      <w:p w14:paraId="33B9EF5F" w14:textId="77777777" w:rsidR="00000000" w:rsidRDefault="00000000" w:rsidP="001E2795">
                        <w:pPr>
                          <w:spacing w:after="160" w:line="259" w:lineRule="auto"/>
                          <w:ind w:left="0" w:right="0"/>
                          <w:jc w:val="left"/>
                        </w:pPr>
                        <w:r>
                          <w:rPr>
                            <w:sz w:val="16"/>
                          </w:rPr>
                          <w:t xml:space="preserve"> </w:t>
                        </w:r>
                      </w:p>
                    </w:txbxContent>
                  </v:textbox>
                </v:rect>
                <v:rect id="Rectangle 2008049182" o:spid="_x0000_s1486" style="position:absolute;left:48262;top:1687;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" filled="f" stroked="f">
                  <v:textbox inset="0,0,0,0">
                    <w:txbxContent>
                      <w:p w14:paraId="28C81FDB" w14:textId="77777777" w:rsidR="00000000" w:rsidRDefault="00000000" w:rsidP="001E2795">
                        <w:pPr>
                          <w:spacing w:after="160" w:line="259" w:lineRule="auto"/>
                          <w:ind w:left="0" w:right="0"/>
                          <w:jc w:val="left"/>
                        </w:pPr>
                        <w:r>
                          <w:rPr>
                            <w:sz w:val="16"/>
                          </w:rPr>
                          <w:t xml:space="preserve"> </w:t>
                        </w:r>
                      </w:p>
                    </w:txbxContent>
                  </v:textbox>
                </v:rect>
                <v:rect id="Rectangle 600642321" o:spid="_x0000_s1487" style="position:absolute;left:50916;top:1687;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" filled="f" stroked="f">
                  <v:textbox inset="0,0,0,0">
                    <w:txbxContent>
                      <w:p w14:paraId="26C81459" w14:textId="77777777" w:rsidR="00000000" w:rsidRDefault="00000000" w:rsidP="001E2795">
                        <w:pPr>
                          <w:spacing w:after="160" w:line="259" w:lineRule="auto"/>
                          <w:ind w:left="0" w:right="0"/>
                          <w:jc w:val="left"/>
                        </w:pPr>
                        <w:r>
                          <w:rPr>
                            <w:sz w:val="16"/>
                          </w:rPr>
                          <w:t xml:space="preserve"> </w:t>
                        </w:r>
                      </w:p>
                    </w:txbxContent>
                  </v:textbox>
                </v:rect>
                <v:rect id="Rectangle 380955436" o:spid="_x0000_s1488" style="position:absolute;left:30458;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" filled="f" stroked="f">
                  <v:textbox inset="0,0,0,0">
                    <w:txbxContent>
                      <w:p w14:paraId="6C8CCDEA" w14:textId="77777777" w:rsidR="00000000" w:rsidRDefault="00000000" w:rsidP="001E2795">
                        <w:pPr>
                          <w:spacing w:after="160" w:line="259" w:lineRule="auto"/>
                          <w:ind w:left="0" w:right="0"/>
                          <w:jc w:val="left"/>
                        </w:pPr>
                        <w:r>
                          <w:t xml:space="preserve"> </w:t>
                        </w:r>
                      </w:p>
                    </w:txbxContent>
                  </v:textbox>
                </v:rect>
                <v:rect id="Rectangle 1966357716" o:spid="_x0000_s1489" style="position:absolute;left:33536;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" filled="f" stroked="f">
                  <v:textbox inset="0,0,0,0">
                    <w:txbxContent>
                      <w:p w14:paraId="3A624021" w14:textId="77777777" w:rsidR="00000000" w:rsidRDefault="00000000" w:rsidP="001E2795">
                        <w:pPr>
                          <w:spacing w:after="160" w:line="259" w:lineRule="auto"/>
                          <w:ind w:left="0" w:right="0"/>
                          <w:jc w:val="left"/>
                        </w:pPr>
                        <w:r>
                          <w:t xml:space="preserve"> </w:t>
                        </w:r>
                      </w:p>
                    </w:txbxContent>
                  </v:textbox>
                </v:rect>
                <v:rect id="Rectangle 395155754" o:spid="_x0000_s1490" style="position:absolute;left:36188;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" filled="f" stroked="f">
                  <v:textbox inset="0,0,0,0">
                    <w:txbxContent>
                      <w:p w14:paraId="352995B0" w14:textId="77777777" w:rsidR="00000000" w:rsidRDefault="00000000" w:rsidP="001E2795">
                        <w:pPr>
                          <w:spacing w:after="160" w:line="259" w:lineRule="auto"/>
                          <w:ind w:left="0" w:right="0"/>
                          <w:jc w:val="left"/>
                        </w:pPr>
                        <w:r>
                          <w:t xml:space="preserve"> </w:t>
                        </w:r>
                      </w:p>
                    </w:txbxContent>
                  </v:textbox>
                </v:rect>
                <v:rect id="Rectangle 1261595551" o:spid="_x0000_s1491" style="position:absolute;left:39377;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" filled="f" stroked="f">
                  <v:textbox inset="0,0,0,0">
                    <w:txbxContent>
                      <w:p w14:paraId="667616BD" w14:textId="77777777" w:rsidR="00000000" w:rsidRDefault="00000000" w:rsidP="001E2795">
                        <w:pPr>
                          <w:spacing w:after="160" w:line="259" w:lineRule="auto"/>
                          <w:ind w:left="0" w:right="0"/>
                          <w:jc w:val="left"/>
                        </w:pPr>
                        <w:r>
                          <w:t xml:space="preserve"> </w:t>
                        </w:r>
                      </w:p>
                    </w:txbxContent>
                  </v:textbox>
                </v:rect>
                <v:rect id="Rectangle 1636096284" o:spid="_x0000_s1492" style="position:absolute;left:43751;top:3611;width:10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" filled="f" stroked="f">
                  <v:textbox inset="0,0,0,0">
                    <w:txbxContent>
                      <w:p w14:paraId="24359846"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v:textbox>
                </v:rect>
                <v:rect id="Rectangle 110369595" o:spid="_x0000_s1493" style="position:absolute;left:43019;top:5150;width:244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" filled="f" stroked="f">
                  <v:textbox inset="0,0,0,0">
                    <w:txbxContent>
                      <w:p w14:paraId="4C1691CC"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686457652" o:spid="_x0000_s1494" style="position:absolute;left:44848;top:515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" filled="f" stroked="f">
                  <v:textbox inset="0,0,0,0">
                    <w:txbxContent>
                      <w:p w14:paraId="00FCFB3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1254910126" o:spid="_x0000_s1495" style="position:absolute;left:45565;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" filled="f" stroked="f">
                  <v:textbox inset="0,0,0,0">
                    <w:txbxContent>
                      <w:p w14:paraId="41B704FE" w14:textId="77777777" w:rsidR="00000000" w:rsidRDefault="00000000" w:rsidP="001E2795">
                        <w:pPr>
                          <w:spacing w:after="160" w:line="259" w:lineRule="auto"/>
                          <w:ind w:left="0" w:right="0"/>
                          <w:jc w:val="left"/>
                        </w:pPr>
                        <w:r>
                          <w:t xml:space="preserve"> </w:t>
                        </w:r>
                      </w:p>
                    </w:txbxContent>
                  </v:textbox>
                </v:rect>
                <v:rect id="Rectangle 944195179" o:spid="_x0000_s1496" style="position:absolute;left:48262;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" filled="f" stroked="f">
                  <v:textbox inset="0,0,0,0">
                    <w:txbxContent>
                      <w:p w14:paraId="3E5DED64" w14:textId="77777777" w:rsidR="00000000" w:rsidRDefault="00000000" w:rsidP="001E2795">
                        <w:pPr>
                          <w:spacing w:after="160" w:line="259" w:lineRule="auto"/>
                          <w:ind w:left="0" w:right="0"/>
                          <w:jc w:val="left"/>
                        </w:pPr>
                        <w:r>
                          <w:t xml:space="preserve"> </w:t>
                        </w:r>
                      </w:p>
                    </w:txbxContent>
                  </v:textbox>
                </v:rect>
                <v:rect id="Rectangle 350530939" o:spid="_x0000_s1497" style="position:absolute;left:50916;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" filled="f" stroked="f">
                  <v:textbox inset="0,0,0,0">
                    <w:txbxContent>
                      <w:p w14:paraId="35EEB5D9" w14:textId="77777777" w:rsidR="00000000" w:rsidRDefault="00000000" w:rsidP="001E2795">
                        <w:pPr>
                          <w:spacing w:after="160" w:line="259" w:lineRule="auto"/>
                          <w:ind w:left="0" w:right="0"/>
                          <w:jc w:val="left"/>
                        </w:pPr>
                        <w:r>
                          <w:t xml:space="preserve"> </w:t>
                        </w:r>
                      </w:p>
                    </w:txbxContent>
                  </v:textbox>
                </v:rect>
                <w10:anchorlock/>
              </v:group>
            </w:pict>
          </mc:Fallback>
        </mc:AlternateContent>
      </w:r>
    </w:p>
    <w:p w14:paraId="5BB37C54" w14:textId="77777777" w:rsidR="00567CD6" w:rsidRPr="00276539" w:rsidRDefault="00000000">
      <w:pPr>
        <w:spacing w:after="107"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FB58CEB"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26 and 27 are compared. 26 is added to ‘c’. Increment </w:t>
      </w:r>
      <w:r w:rsidRPr="00276539">
        <w:rPr>
          <w:rFonts w:ascii="Verdana" w:eastAsia="Verdana" w:hAnsi="Verdana" w:cs="Verdana"/>
          <w:i/>
          <w:sz w:val="20"/>
          <w:szCs w:val="20"/>
        </w:rPr>
        <w:t xml:space="preserve">a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and </w:t>
      </w:r>
      <w:r w:rsidRPr="00276539">
        <w:rPr>
          <w:rFonts w:ascii="Verdana" w:eastAsia="Verdana" w:hAnsi="Verdana" w:cs="Verdana"/>
          <w:i/>
          <w:sz w:val="20"/>
          <w:szCs w:val="20"/>
        </w:rPr>
        <w:t xml:space="preserve">c </w:t>
      </w:r>
      <w:proofErr w:type="spellStart"/>
      <w:r w:rsidRPr="00276539">
        <w:rPr>
          <w:rFonts w:ascii="Verdana" w:eastAsia="Verdana" w:hAnsi="Verdana" w:cs="Verdana"/>
          <w:i/>
          <w:sz w:val="20"/>
          <w:szCs w:val="20"/>
        </w:rPr>
        <w:t>ptr</w:t>
      </w:r>
      <w:proofErr w:type="spellEnd"/>
      <w:r w:rsidRPr="00276539">
        <w:rPr>
          <w:rFonts w:ascii="Verdana" w:eastAsia="Verdana" w:hAnsi="Verdana" w:cs="Verdana"/>
          <w:i/>
          <w:sz w:val="20"/>
          <w:szCs w:val="20"/>
        </w:rPr>
        <w:t xml:space="preserve">. </w:t>
      </w:r>
    </w:p>
    <w:p w14:paraId="42EBC426"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69D0C928" w14:textId="77777777" w:rsidR="00567CD6" w:rsidRPr="00276539" w:rsidRDefault="00000000">
      <w:pPr>
        <w:spacing w:after="65" w:line="259" w:lineRule="auto"/>
        <w:ind w:left="278" w:right="0"/>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1D201BAF" wp14:editId="73D2C09E">
                <wp:extent cx="5390388" cy="643128"/>
                <wp:effectExtent l="0" t="0" r="0" b="0"/>
                <wp:docPr id="14" name="Group 14"/>
                <wp:cNvGraphicFramePr/>
                <a:graphic xmlns:a="http://schemas.openxmlformats.org/drawingml/2006/main">
                  <a:graphicData uri="http://schemas.microsoft.com/office/word/2010/wordprocessingGroup">
                    <wpg:wgp>
                      <wpg:cNvGrpSpPr/>
                      <wpg:grpSpPr>
                        <a:xfrm>
                          <a:off x="0" y="0"/>
                          <a:ext cx="5390388" cy="643128"/>
                          <a:chOff x="0" y="0"/>
                          <a:chExt cx="5390388" cy="643128"/>
                        </a:xfrm>
                      </wpg:grpSpPr>
                      <pic:pic xmlns:pic="http://schemas.openxmlformats.org/drawingml/2006/picture">
                        <pic:nvPicPr>
                          <pic:cNvPr id="2908" name="Picture 2908"/>
                          <pic:cNvPicPr/>
                        </pic:nvPicPr>
                        <pic:blipFill>
                          <a:blip r:embed="rId80"/>
                          <a:stretch>
                            <a:fillRect/>
                          </a:stretch>
                        </pic:blipFill>
                        <pic:spPr>
                          <a:xfrm>
                            <a:off x="0" y="0"/>
                            <a:ext cx="1222248" cy="643128"/>
                          </a:xfrm>
                          <a:prstGeom prst="rect">
                            <a:avLst/>
                          </a:prstGeom>
                        </pic:spPr>
                      </pic:pic>
                      <wps:wsp>
                        <wps:cNvPr id="201582522" name="Freeform: Shape 201582522"/>
                        <wps:cNvSpPr/>
                        <wps:spPr>
                          <a:xfrm>
                            <a:off x="99111" y="29591"/>
                            <a:ext cx="50114" cy="92329"/>
                          </a:xfrm>
                          <a:custGeom>
                            <a:avLst/>
                            <a:gdLst/>
                            <a:ahLst/>
                            <a:cxnLst/>
                            <a:rect l="0" t="0" r="0" b="0"/>
                            <a:pathLst>
                              <a:path w="50114" h="92329">
                                <a:moveTo>
                                  <a:pt x="40818" y="0"/>
                                </a:moveTo>
                                <a:lnTo>
                                  <a:pt x="50114" y="0"/>
                                </a:lnTo>
                                <a:lnTo>
                                  <a:pt x="31661" y="83312"/>
                                </a:lnTo>
                                <a:lnTo>
                                  <a:pt x="49860" y="83312"/>
                                </a:lnTo>
                                <a:lnTo>
                                  <a:pt x="47955" y="92329"/>
                                </a:lnTo>
                                <a:lnTo>
                                  <a:pt x="0" y="92329"/>
                                </a:lnTo>
                                <a:lnTo>
                                  <a:pt x="2007" y="83312"/>
                                </a:lnTo>
                                <a:lnTo>
                                  <a:pt x="20155" y="83312"/>
                                </a:lnTo>
                                <a:lnTo>
                                  <a:pt x="34011" y="20828"/>
                                </a:lnTo>
                                <a:lnTo>
                                  <a:pt x="15646" y="20828"/>
                                </a:lnTo>
                                <a:lnTo>
                                  <a:pt x="17361" y="12954"/>
                                </a:lnTo>
                                <a:cubicBezTo>
                                  <a:pt x="24193" y="12954"/>
                                  <a:pt x="29489" y="11938"/>
                                  <a:pt x="33261" y="9906"/>
                                </a:cubicBezTo>
                                <a:cubicBezTo>
                                  <a:pt x="37033" y="7874"/>
                                  <a:pt x="39548" y="4572"/>
                                  <a:pt x="40818"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70272503" name="Rectangle 1370272503"/>
                        <wps:cNvSpPr/>
                        <wps:spPr>
                          <a:xfrm>
                            <a:off x="167894" y="25833"/>
                            <a:ext cx="59219" cy="163963"/>
                          </a:xfrm>
                          <a:prstGeom prst="rect">
                            <a:avLst/>
                          </a:prstGeom>
                          <a:ln>
                            <a:noFill/>
                          </a:ln>
                        </wps:spPr>
                        <wps:txbx>
                          <w:txbxContent>
                            <w:p w14:paraId="56C80DF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041652416" name="Freeform: Shape 2041652416"/>
                        <wps:cNvSpPr/>
                        <wps:spPr>
                          <a:xfrm>
                            <a:off x="373888" y="28067"/>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8"/>
                                  <a:pt x="13081" y="73152"/>
                                  <a:pt x="17018" y="70104"/>
                                </a:cubicBezTo>
                                <a:cubicBezTo>
                                  <a:pt x="20828" y="67183"/>
                                  <a:pt x="25527" y="63373"/>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2"/>
                                  <a:pt x="30607" y="12319"/>
                                </a:cubicBezTo>
                                <a:cubicBezTo>
                                  <a:pt x="26162" y="13716"/>
                                  <a:pt x="21717" y="15621"/>
                                  <a:pt x="17399" y="18288"/>
                                </a:cubicBezTo>
                                <a:lnTo>
                                  <a:pt x="16764" y="18288"/>
                                </a:lnTo>
                                <a:lnTo>
                                  <a:pt x="19177" y="5715"/>
                                </a:lnTo>
                                <a:cubicBezTo>
                                  <a:pt x="22225" y="4191"/>
                                  <a:pt x="26289" y="2921"/>
                                  <a:pt x="31115" y="1778"/>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34245865" name="Rectangle 1334245865"/>
                        <wps:cNvSpPr/>
                        <wps:spPr>
                          <a:xfrm>
                            <a:off x="449834" y="25833"/>
                            <a:ext cx="59219" cy="163963"/>
                          </a:xfrm>
                          <a:prstGeom prst="rect">
                            <a:avLst/>
                          </a:prstGeom>
                          <a:ln>
                            <a:noFill/>
                          </a:ln>
                        </wps:spPr>
                        <wps:txbx>
                          <w:txbxContent>
                            <w:p w14:paraId="6AE72EA4"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89811985" name="Freeform: Shape 1789811985"/>
                        <wps:cNvSpPr/>
                        <wps:spPr>
                          <a:xfrm>
                            <a:off x="689229" y="28067"/>
                            <a:ext cx="70993" cy="95758"/>
                          </a:xfrm>
                          <a:custGeom>
                            <a:avLst/>
                            <a:gdLst/>
                            <a:ahLst/>
                            <a:cxnLst/>
                            <a:rect l="0" t="0" r="0" b="0"/>
                            <a:pathLst>
                              <a:path w="70993" h="95758">
                                <a:moveTo>
                                  <a:pt x="45847" y="0"/>
                                </a:moveTo>
                                <a:cubicBezTo>
                                  <a:pt x="53721" y="0"/>
                                  <a:pt x="59817" y="1524"/>
                                  <a:pt x="64262" y="4826"/>
                                </a:cubicBezTo>
                                <a:cubicBezTo>
                                  <a:pt x="68834" y="8001"/>
                                  <a:pt x="70993" y="12446"/>
                                  <a:pt x="70993" y="18034"/>
                                </a:cubicBezTo>
                                <a:cubicBezTo>
                                  <a:pt x="70993" y="24130"/>
                                  <a:pt x="68834" y="29591"/>
                                  <a:pt x="64516" y="34290"/>
                                </a:cubicBezTo>
                                <a:cubicBezTo>
                                  <a:pt x="60198" y="38989"/>
                                  <a:pt x="54737" y="41910"/>
                                  <a:pt x="48133" y="43180"/>
                                </a:cubicBezTo>
                                <a:lnTo>
                                  <a:pt x="48133" y="43815"/>
                                </a:lnTo>
                                <a:cubicBezTo>
                                  <a:pt x="49657" y="44196"/>
                                  <a:pt x="51435" y="44831"/>
                                  <a:pt x="53340" y="45720"/>
                                </a:cubicBezTo>
                                <a:cubicBezTo>
                                  <a:pt x="55118" y="46609"/>
                                  <a:pt x="56769" y="47625"/>
                                  <a:pt x="58293" y="49022"/>
                                </a:cubicBezTo>
                                <a:cubicBezTo>
                                  <a:pt x="59690" y="50419"/>
                                  <a:pt x="60960" y="52197"/>
                                  <a:pt x="61976" y="54356"/>
                                </a:cubicBezTo>
                                <a:cubicBezTo>
                                  <a:pt x="62992" y="56515"/>
                                  <a:pt x="63500" y="59055"/>
                                  <a:pt x="63500" y="61976"/>
                                </a:cubicBezTo>
                                <a:cubicBezTo>
                                  <a:pt x="63500" y="66421"/>
                                  <a:pt x="62611" y="70739"/>
                                  <a:pt x="60706" y="74930"/>
                                </a:cubicBezTo>
                                <a:cubicBezTo>
                                  <a:pt x="58928" y="79121"/>
                                  <a:pt x="56261" y="82804"/>
                                  <a:pt x="52959" y="85725"/>
                                </a:cubicBezTo>
                                <a:cubicBezTo>
                                  <a:pt x="49530" y="88900"/>
                                  <a:pt x="45593" y="91440"/>
                                  <a:pt x="41021" y="93091"/>
                                </a:cubicBezTo>
                                <a:cubicBezTo>
                                  <a:pt x="36449" y="94869"/>
                                  <a:pt x="31242" y="95758"/>
                                  <a:pt x="25273" y="95758"/>
                                </a:cubicBezTo>
                                <a:cubicBezTo>
                                  <a:pt x="20447" y="95758"/>
                                  <a:pt x="15875" y="95123"/>
                                  <a:pt x="11303" y="93853"/>
                                </a:cubicBezTo>
                                <a:cubicBezTo>
                                  <a:pt x="6858" y="92583"/>
                                  <a:pt x="3048" y="91186"/>
                                  <a:pt x="0" y="89408"/>
                                </a:cubicBezTo>
                                <a:lnTo>
                                  <a:pt x="2794" y="77597"/>
                                </a:lnTo>
                                <a:lnTo>
                                  <a:pt x="3683" y="77597"/>
                                </a:lnTo>
                                <a:cubicBezTo>
                                  <a:pt x="6350" y="79629"/>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5"/>
                                </a:lnTo>
                                <a:cubicBezTo>
                                  <a:pt x="23114" y="4318"/>
                                  <a:pt x="27178" y="3048"/>
                                  <a:pt x="32004" y="1778"/>
                                </a:cubicBezTo>
                                <a:cubicBezTo>
                                  <a:pt x="36830" y="635"/>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7537912" name="Rectangle 97537912"/>
                        <wps:cNvSpPr/>
                        <wps:spPr>
                          <a:xfrm>
                            <a:off x="763778" y="25833"/>
                            <a:ext cx="59219" cy="163963"/>
                          </a:xfrm>
                          <a:prstGeom prst="rect">
                            <a:avLst/>
                          </a:prstGeom>
                          <a:ln>
                            <a:noFill/>
                          </a:ln>
                        </wps:spPr>
                        <wps:txbx>
                          <w:txbxContent>
                            <w:p w14:paraId="75E93FC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820091609" name="Freeform: Shape 1820091609"/>
                        <wps:cNvSpPr/>
                        <wps:spPr>
                          <a:xfrm>
                            <a:off x="1010158" y="54302"/>
                            <a:ext cx="31940" cy="41583"/>
                          </a:xfrm>
                          <a:custGeom>
                            <a:avLst/>
                            <a:gdLst/>
                            <a:ahLst/>
                            <a:cxnLst/>
                            <a:rect l="0" t="0" r="0" b="0"/>
                            <a:pathLst>
                              <a:path w="31940" h="41583">
                                <a:moveTo>
                                  <a:pt x="31940" y="0"/>
                                </a:moveTo>
                                <a:lnTo>
                                  <a:pt x="31940" y="11356"/>
                                </a:lnTo>
                                <a:lnTo>
                                  <a:pt x="10287" y="32184"/>
                                </a:lnTo>
                                <a:lnTo>
                                  <a:pt x="31940" y="32184"/>
                                </a:lnTo>
                                <a:lnTo>
                                  <a:pt x="31940" y="41583"/>
                                </a:lnTo>
                                <a:lnTo>
                                  <a:pt x="0" y="41583"/>
                                </a:lnTo>
                                <a:lnTo>
                                  <a:pt x="3175" y="27486"/>
                                </a:ln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35836980" name="Freeform: Shape 635836980"/>
                        <wps:cNvSpPr/>
                        <wps:spPr>
                          <a:xfrm>
                            <a:off x="1042099" y="29972"/>
                            <a:ext cx="37020" cy="91948"/>
                          </a:xfrm>
                          <a:custGeom>
                            <a:avLst/>
                            <a:gdLst/>
                            <a:ahLst/>
                            <a:cxnLst/>
                            <a:rect l="0" t="0" r="0" b="0"/>
                            <a:pathLst>
                              <a:path w="37020" h="91948">
                                <a:moveTo>
                                  <a:pt x="25463" y="0"/>
                                </a:moveTo>
                                <a:lnTo>
                                  <a:pt x="36385" y="0"/>
                                </a:lnTo>
                                <a:lnTo>
                                  <a:pt x="23939" y="56515"/>
                                </a:lnTo>
                                <a:lnTo>
                                  <a:pt x="37020" y="56515"/>
                                </a:lnTo>
                                <a:lnTo>
                                  <a:pt x="34988" y="65913"/>
                                </a:lnTo>
                                <a:lnTo>
                                  <a:pt x="21780" y="65913"/>
                                </a:lnTo>
                                <a:lnTo>
                                  <a:pt x="16065" y="91948"/>
                                </a:lnTo>
                                <a:lnTo>
                                  <a:pt x="4508" y="91948"/>
                                </a:lnTo>
                                <a:lnTo>
                                  <a:pt x="10350" y="65913"/>
                                </a:lnTo>
                                <a:lnTo>
                                  <a:pt x="0" y="65913"/>
                                </a:lnTo>
                                <a:lnTo>
                                  <a:pt x="0" y="56515"/>
                                </a:lnTo>
                                <a:lnTo>
                                  <a:pt x="12382" y="56515"/>
                                </a:lnTo>
                                <a:lnTo>
                                  <a:pt x="21653" y="14859"/>
                                </a:lnTo>
                                <a:lnTo>
                                  <a:pt x="0" y="35687"/>
                                </a:lnTo>
                                <a:lnTo>
                                  <a:pt x="0" y="24330"/>
                                </a:lnTo>
                                <a:lnTo>
                                  <a:pt x="2546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29529137" name="Rectangle 1429529137"/>
                        <wps:cNvSpPr/>
                        <wps:spPr>
                          <a:xfrm>
                            <a:off x="1085723" y="25833"/>
                            <a:ext cx="59219" cy="163963"/>
                          </a:xfrm>
                          <a:prstGeom prst="rect">
                            <a:avLst/>
                          </a:prstGeom>
                          <a:ln>
                            <a:noFill/>
                          </a:ln>
                        </wps:spPr>
                        <wps:txbx>
                          <w:txbxContent>
                            <w:p w14:paraId="0E3D2A91"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42047088" name="Freeform: Shape 1742047088"/>
                        <wps:cNvSpPr/>
                        <wps:spPr>
                          <a:xfrm>
                            <a:off x="106401" y="189611"/>
                            <a:ext cx="47777" cy="92329"/>
                          </a:xfrm>
                          <a:custGeom>
                            <a:avLst/>
                            <a:gdLst/>
                            <a:ahLst/>
                            <a:cxnLst/>
                            <a:rect l="0" t="0" r="0" b="0"/>
                            <a:pathLst>
                              <a:path w="47777" h="92329">
                                <a:moveTo>
                                  <a:pt x="20574" y="0"/>
                                </a:moveTo>
                                <a:lnTo>
                                  <a:pt x="29769" y="0"/>
                                </a:lnTo>
                                <a:lnTo>
                                  <a:pt x="29769" y="82931"/>
                                </a:lnTo>
                                <a:lnTo>
                                  <a:pt x="47777" y="82931"/>
                                </a:lnTo>
                                <a:lnTo>
                                  <a:pt x="47777" y="92329"/>
                                </a:lnTo>
                                <a:lnTo>
                                  <a:pt x="0" y="92329"/>
                                </a:lnTo>
                                <a:lnTo>
                                  <a:pt x="0" y="82931"/>
                                </a:lnTo>
                                <a:lnTo>
                                  <a:pt x="18377" y="82931"/>
                                </a:lnTo>
                                <a:lnTo>
                                  <a:pt x="18377" y="21336"/>
                                </a:lnTo>
                                <a:lnTo>
                                  <a:pt x="0" y="21336"/>
                                </a:lnTo>
                                <a:lnTo>
                                  <a:pt x="0" y="12954"/>
                                </a:lnTo>
                                <a:cubicBezTo>
                                  <a:pt x="2489" y="12954"/>
                                  <a:pt x="5156" y="12700"/>
                                  <a:pt x="8001" y="12192"/>
                                </a:cubicBezTo>
                                <a:cubicBezTo>
                                  <a:pt x="10846" y="11811"/>
                                  <a:pt x="13005" y="11176"/>
                                  <a:pt x="14465" y="10414"/>
                                </a:cubicBezTo>
                                <a:cubicBezTo>
                                  <a:pt x="16281" y="9398"/>
                                  <a:pt x="17717" y="8001"/>
                                  <a:pt x="18771" y="6477"/>
                                </a:cubicBezTo>
                                <a:cubicBezTo>
                                  <a:pt x="19812" y="4826"/>
                                  <a:pt x="20422" y="2794"/>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46072930" name="Rectangle 1846072930"/>
                        <wps:cNvSpPr/>
                        <wps:spPr>
                          <a:xfrm>
                            <a:off x="167894" y="185853"/>
                            <a:ext cx="59219" cy="163963"/>
                          </a:xfrm>
                          <a:prstGeom prst="rect">
                            <a:avLst/>
                          </a:prstGeom>
                          <a:ln>
                            <a:noFill/>
                          </a:ln>
                        </wps:spPr>
                        <wps:txbx>
                          <w:txbxContent>
                            <w:p w14:paraId="3ECB3B8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86415196" name="Rectangle 86415196"/>
                        <wps:cNvSpPr/>
                        <wps:spPr>
                          <a:xfrm>
                            <a:off x="329438" y="185853"/>
                            <a:ext cx="214423" cy="163963"/>
                          </a:xfrm>
                          <a:prstGeom prst="rect">
                            <a:avLst/>
                          </a:prstGeom>
                          <a:ln>
                            <a:noFill/>
                          </a:ln>
                        </wps:spPr>
                        <wps:txbx>
                          <w:txbxContent>
                            <w:p w14:paraId="330211BA"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598612454" name="Rectangle 598612454"/>
                        <wps:cNvSpPr/>
                        <wps:spPr>
                          <a:xfrm>
                            <a:off x="490982" y="185853"/>
                            <a:ext cx="59219" cy="163963"/>
                          </a:xfrm>
                          <a:prstGeom prst="rect">
                            <a:avLst/>
                          </a:prstGeom>
                          <a:ln>
                            <a:noFill/>
                          </a:ln>
                        </wps:spPr>
                        <wps:txbx>
                          <w:txbxContent>
                            <w:p w14:paraId="458A475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15344278" name="Rectangle 515344278"/>
                        <wps:cNvSpPr/>
                        <wps:spPr>
                          <a:xfrm>
                            <a:off x="646430" y="185853"/>
                            <a:ext cx="214423" cy="163963"/>
                          </a:xfrm>
                          <a:prstGeom prst="rect">
                            <a:avLst/>
                          </a:prstGeom>
                          <a:ln>
                            <a:noFill/>
                          </a:ln>
                        </wps:spPr>
                        <wps:txbx>
                          <w:txbxContent>
                            <w:p w14:paraId="605FC179" w14:textId="77777777" w:rsidR="00000000" w:rsidRDefault="00000000" w:rsidP="001E2795">
                              <w:pPr>
                                <w:spacing w:after="160" w:line="259" w:lineRule="auto"/>
                                <w:ind w:left="0" w:right="0"/>
                                <w:jc w:val="left"/>
                              </w:pPr>
                              <w:r>
                                <w:t>24</w:t>
                              </w:r>
                            </w:p>
                          </w:txbxContent>
                        </wps:txbx>
                        <wps:bodyPr horzOverflow="overflow" vert="horz" lIns="0" tIns="0" rIns="0" bIns="0" rtlCol="0">
                          <a:noAutofit/>
                        </wps:bodyPr>
                      </wps:wsp>
                      <wps:wsp>
                        <wps:cNvPr id="1051075472" name="Rectangle 1051075472"/>
                        <wps:cNvSpPr/>
                        <wps:spPr>
                          <a:xfrm>
                            <a:off x="807974" y="185853"/>
                            <a:ext cx="59219" cy="163963"/>
                          </a:xfrm>
                          <a:prstGeom prst="rect">
                            <a:avLst/>
                          </a:prstGeom>
                          <a:ln>
                            <a:noFill/>
                          </a:ln>
                        </wps:spPr>
                        <wps:txbx>
                          <w:txbxContent>
                            <w:p w14:paraId="6E596DB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17864747" name="Rectangle 917864747"/>
                        <wps:cNvSpPr/>
                        <wps:spPr>
                          <a:xfrm>
                            <a:off x="968375" y="185853"/>
                            <a:ext cx="214423" cy="163963"/>
                          </a:xfrm>
                          <a:prstGeom prst="rect">
                            <a:avLst/>
                          </a:prstGeom>
                          <a:ln>
                            <a:noFill/>
                          </a:ln>
                        </wps:spPr>
                        <wps:txbx>
                          <w:txbxContent>
                            <w:p w14:paraId="16969FD9" w14:textId="77777777" w:rsidR="00000000" w:rsidRDefault="00000000" w:rsidP="001E2795">
                              <w:pPr>
                                <w:spacing w:after="160" w:line="259" w:lineRule="auto"/>
                                <w:ind w:left="0" w:right="0"/>
                                <w:jc w:val="left"/>
                              </w:pPr>
                              <w:r>
                                <w:t>26</w:t>
                              </w:r>
                            </w:p>
                          </w:txbxContent>
                        </wps:txbx>
                        <wps:bodyPr horzOverflow="overflow" vert="horz" lIns="0" tIns="0" rIns="0" bIns="0" rtlCol="0">
                          <a:noAutofit/>
                        </wps:bodyPr>
                      </wps:wsp>
                      <wps:wsp>
                        <wps:cNvPr id="1019518731" name="Rectangle 1019518731"/>
                        <wps:cNvSpPr/>
                        <wps:spPr>
                          <a:xfrm>
                            <a:off x="1129919" y="185853"/>
                            <a:ext cx="59219" cy="163963"/>
                          </a:xfrm>
                          <a:prstGeom prst="rect">
                            <a:avLst/>
                          </a:prstGeom>
                          <a:ln>
                            <a:noFill/>
                          </a:ln>
                        </wps:spPr>
                        <wps:txbx>
                          <w:txbxContent>
                            <w:p w14:paraId="42450E5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7170507" name="Rectangle 187170507"/>
                        <wps:cNvSpPr/>
                        <wps:spPr>
                          <a:xfrm>
                            <a:off x="6401" y="331414"/>
                            <a:ext cx="42059" cy="186236"/>
                          </a:xfrm>
                          <a:prstGeom prst="rect">
                            <a:avLst/>
                          </a:prstGeom>
                          <a:ln>
                            <a:noFill/>
                          </a:ln>
                        </wps:spPr>
                        <wps:txbx>
                          <w:txbxContent>
                            <w:p w14:paraId="20F8CA5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5951315" name="Rectangle 145951315"/>
                        <wps:cNvSpPr/>
                        <wps:spPr>
                          <a:xfrm>
                            <a:off x="253238" y="331414"/>
                            <a:ext cx="42059" cy="186236"/>
                          </a:xfrm>
                          <a:prstGeom prst="rect">
                            <a:avLst/>
                          </a:prstGeom>
                          <a:ln>
                            <a:noFill/>
                          </a:ln>
                        </wps:spPr>
                        <wps:txbx>
                          <w:txbxContent>
                            <w:p w14:paraId="0D26AC5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04147036" name="Rectangle 504147036"/>
                        <wps:cNvSpPr/>
                        <wps:spPr>
                          <a:xfrm>
                            <a:off x="570230" y="331414"/>
                            <a:ext cx="42059" cy="186236"/>
                          </a:xfrm>
                          <a:prstGeom prst="rect">
                            <a:avLst/>
                          </a:prstGeom>
                          <a:ln>
                            <a:noFill/>
                          </a:ln>
                        </wps:spPr>
                        <wps:txbx>
                          <w:txbxContent>
                            <w:p w14:paraId="764A14E8"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001035959" name="Rectangle 1001035959"/>
                        <wps:cNvSpPr/>
                        <wps:spPr>
                          <a:xfrm>
                            <a:off x="1006475" y="359589"/>
                            <a:ext cx="166645" cy="163963"/>
                          </a:xfrm>
                          <a:prstGeom prst="rect">
                            <a:avLst/>
                          </a:prstGeom>
                          <a:ln>
                            <a:noFill/>
                          </a:ln>
                        </wps:spPr>
                        <wps:txbx>
                          <w:txbxContent>
                            <w:p w14:paraId="0DE1616C" w14:textId="77777777" w:rsidR="00000000" w:rsidRDefault="00000000" w:rsidP="001E2795">
                              <w:pPr>
                                <w:spacing w:after="160" w:line="259" w:lineRule="auto"/>
                                <w:ind w:left="0" w:right="0"/>
                                <w:jc w:val="left"/>
                              </w:pPr>
                              <w:r>
                                <w:rPr>
                                  <w:rFonts w:ascii="Verdana" w:eastAsia="Verdana" w:hAnsi="Verdana" w:cs="Verdana"/>
                                  <w:i/>
                                </w:rPr>
                                <w:t xml:space="preserve">h </w:t>
                              </w:r>
                            </w:p>
                          </w:txbxContent>
                        </wps:txbx>
                        <wps:bodyPr horzOverflow="overflow" vert="horz" lIns="0" tIns="0" rIns="0" bIns="0" rtlCol="0">
                          <a:noAutofit/>
                        </wps:bodyPr>
                      </wps:wsp>
                      <wps:wsp>
                        <wps:cNvPr id="306843995" name="Rectangle 306843995"/>
                        <wps:cNvSpPr/>
                        <wps:spPr>
                          <a:xfrm>
                            <a:off x="954659" y="513513"/>
                            <a:ext cx="244109" cy="163963"/>
                          </a:xfrm>
                          <a:prstGeom prst="rect">
                            <a:avLst/>
                          </a:prstGeom>
                          <a:ln>
                            <a:noFill/>
                          </a:ln>
                        </wps:spPr>
                        <wps:txbx>
                          <w:txbxContent>
                            <w:p w14:paraId="65B092B6"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933341547" name="Rectangle 933341547"/>
                        <wps:cNvSpPr/>
                        <wps:spPr>
                          <a:xfrm>
                            <a:off x="1137539" y="513513"/>
                            <a:ext cx="59219" cy="163963"/>
                          </a:xfrm>
                          <a:prstGeom prst="rect">
                            <a:avLst/>
                          </a:prstGeom>
                          <a:ln>
                            <a:noFill/>
                          </a:ln>
                        </wps:spPr>
                        <wps:txbx>
                          <w:txbxContent>
                            <w:p w14:paraId="13BF14A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pic:pic xmlns:pic="http://schemas.openxmlformats.org/drawingml/2006/picture">
                        <pic:nvPicPr>
                          <pic:cNvPr id="2933" name="Picture 2933"/>
                          <pic:cNvPicPr/>
                        </pic:nvPicPr>
                        <pic:blipFill>
                          <a:blip r:embed="rId81"/>
                          <a:stretch>
                            <a:fillRect/>
                          </a:stretch>
                        </pic:blipFill>
                        <pic:spPr>
                          <a:xfrm>
                            <a:off x="1493520" y="0"/>
                            <a:ext cx="1258824" cy="643128"/>
                          </a:xfrm>
                          <a:prstGeom prst="rect">
                            <a:avLst/>
                          </a:prstGeom>
                        </pic:spPr>
                      </pic:pic>
                      <wps:wsp>
                        <wps:cNvPr id="2070382650" name="Freeform: Shape 2070382650"/>
                        <wps:cNvSpPr/>
                        <wps:spPr>
                          <a:xfrm>
                            <a:off x="1614678" y="29972"/>
                            <a:ext cx="74930" cy="93853"/>
                          </a:xfrm>
                          <a:custGeom>
                            <a:avLst/>
                            <a:gdLst/>
                            <a:ahLst/>
                            <a:cxnLst/>
                            <a:rect l="0" t="0" r="0" b="0"/>
                            <a:pathLst>
                              <a:path w="74930" h="93853">
                                <a:moveTo>
                                  <a:pt x="21971" y="0"/>
                                </a:moveTo>
                                <a:lnTo>
                                  <a:pt x="74930" y="0"/>
                                </a:lnTo>
                                <a:lnTo>
                                  <a:pt x="72517" y="10414"/>
                                </a:lnTo>
                                <a:lnTo>
                                  <a:pt x="31115" y="10414"/>
                                </a:lnTo>
                                <a:lnTo>
                                  <a:pt x="25527" y="35687"/>
                                </a:lnTo>
                                <a:cubicBezTo>
                                  <a:pt x="27178" y="35433"/>
                                  <a:pt x="28702" y="35306"/>
                                  <a:pt x="30226" y="35179"/>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9"/>
                                  <a:pt x="60452" y="71374"/>
                                </a:cubicBezTo>
                                <a:cubicBezTo>
                                  <a:pt x="58674" y="75819"/>
                                  <a:pt x="56134" y="79629"/>
                                  <a:pt x="52705" y="82931"/>
                                </a:cubicBezTo>
                                <a:cubicBezTo>
                                  <a:pt x="49276" y="86360"/>
                                  <a:pt x="45212" y="89027"/>
                                  <a:pt x="40513" y="90932"/>
                                </a:cubicBezTo>
                                <a:cubicBezTo>
                                  <a:pt x="35941" y="92964"/>
                                  <a:pt x="30480" y="93853"/>
                                  <a:pt x="24257" y="93853"/>
                                </a:cubicBezTo>
                                <a:cubicBezTo>
                                  <a:pt x="19431" y="93853"/>
                                  <a:pt x="14859" y="93218"/>
                                  <a:pt x="10668" y="91948"/>
                                </a:cubicBezTo>
                                <a:cubicBezTo>
                                  <a:pt x="6350" y="90805"/>
                                  <a:pt x="2794" y="89408"/>
                                  <a:pt x="0" y="87884"/>
                                </a:cubicBezTo>
                                <a:lnTo>
                                  <a:pt x="2413" y="75946"/>
                                </a:lnTo>
                                <a:lnTo>
                                  <a:pt x="3175" y="75946"/>
                                </a:lnTo>
                                <a:cubicBezTo>
                                  <a:pt x="5715" y="77851"/>
                                  <a:pt x="9017" y="79629"/>
                                  <a:pt x="13081" y="81280"/>
                                </a:cubicBezTo>
                                <a:cubicBezTo>
                                  <a:pt x="17272" y="82804"/>
                                  <a:pt x="21590" y="83566"/>
                                  <a:pt x="26035" y="83566"/>
                                </a:cubicBezTo>
                                <a:cubicBezTo>
                                  <a:pt x="33401" y="83566"/>
                                  <a:pt x="39370" y="81407"/>
                                  <a:pt x="43815" y="76962"/>
                                </a:cubicBezTo>
                                <a:cubicBezTo>
                                  <a:pt x="48387" y="72517"/>
                                  <a:pt x="50546" y="66675"/>
                                  <a:pt x="50546" y="59436"/>
                                </a:cubicBezTo>
                                <a:cubicBezTo>
                                  <a:pt x="50546" y="56642"/>
                                  <a:pt x="50038" y="54229"/>
                                  <a:pt x="49022" y="52451"/>
                                </a:cubicBezTo>
                                <a:cubicBezTo>
                                  <a:pt x="48006" y="50546"/>
                                  <a:pt x="46609" y="49022"/>
                                  <a:pt x="44831" y="47879"/>
                                </a:cubicBezTo>
                                <a:cubicBezTo>
                                  <a:pt x="43053" y="46736"/>
                                  <a:pt x="41021" y="45974"/>
                                  <a:pt x="38608" y="45466"/>
                                </a:cubicBezTo>
                                <a:cubicBezTo>
                                  <a:pt x="36195" y="44958"/>
                                  <a:pt x="33528" y="44704"/>
                                  <a:pt x="30861" y="44704"/>
                                </a:cubicBezTo>
                                <a:cubicBezTo>
                                  <a:pt x="27432" y="44704"/>
                                  <a:pt x="23876" y="44958"/>
                                  <a:pt x="20447" y="45466"/>
                                </a:cubicBezTo>
                                <a:cubicBezTo>
                                  <a:pt x="16891" y="45974"/>
                                  <a:pt x="13970" y="46609"/>
                                  <a:pt x="11557" y="46990"/>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760636801" name="Rectangle 760636801"/>
                        <wps:cNvSpPr/>
                        <wps:spPr>
                          <a:xfrm>
                            <a:off x="1687703" y="25833"/>
                            <a:ext cx="59219" cy="163963"/>
                          </a:xfrm>
                          <a:prstGeom prst="rect">
                            <a:avLst/>
                          </a:prstGeom>
                          <a:ln>
                            <a:noFill/>
                          </a:ln>
                        </wps:spPr>
                        <wps:txbx>
                          <w:txbxContent>
                            <w:p w14:paraId="08379EC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838922305" name="Freeform: Shape 838922305"/>
                        <wps:cNvSpPr/>
                        <wps:spPr>
                          <a:xfrm>
                            <a:off x="1929765" y="33607"/>
                            <a:ext cx="30988" cy="90217"/>
                          </a:xfrm>
                          <a:custGeom>
                            <a:avLst/>
                            <a:gdLst/>
                            <a:ahLst/>
                            <a:cxnLst/>
                            <a:rect l="0" t="0" r="0" b="0"/>
                            <a:pathLst>
                              <a:path w="30988" h="90217">
                                <a:moveTo>
                                  <a:pt x="30988" y="0"/>
                                </a:moveTo>
                                <a:lnTo>
                                  <a:pt x="30988" y="12297"/>
                                </a:lnTo>
                                <a:lnTo>
                                  <a:pt x="27813" y="13510"/>
                                </a:lnTo>
                                <a:cubicBezTo>
                                  <a:pt x="21209" y="19224"/>
                                  <a:pt x="16764" y="26591"/>
                                  <a:pt x="14478" y="35861"/>
                                </a:cubicBezTo>
                                <a:cubicBezTo>
                                  <a:pt x="17907" y="33829"/>
                                  <a:pt x="21590" y="32179"/>
                                  <a:pt x="25527" y="31035"/>
                                </a:cubicBezTo>
                                <a:lnTo>
                                  <a:pt x="30988" y="30264"/>
                                </a:lnTo>
                                <a:lnTo>
                                  <a:pt x="30988" y="39321"/>
                                </a:lnTo>
                                <a:lnTo>
                                  <a:pt x="23241" y="40560"/>
                                </a:lnTo>
                                <a:cubicBezTo>
                                  <a:pt x="19812" y="41449"/>
                                  <a:pt x="16383" y="42847"/>
                                  <a:pt x="13081" y="44624"/>
                                </a:cubicBezTo>
                                <a:cubicBezTo>
                                  <a:pt x="12700" y="46403"/>
                                  <a:pt x="12446" y="48689"/>
                                  <a:pt x="12192" y="51355"/>
                                </a:cubicBezTo>
                                <a:cubicBezTo>
                                  <a:pt x="11811" y="54149"/>
                                  <a:pt x="11684" y="56817"/>
                                  <a:pt x="11684" y="59356"/>
                                </a:cubicBezTo>
                                <a:cubicBezTo>
                                  <a:pt x="11684" y="63421"/>
                                  <a:pt x="12192" y="66723"/>
                                  <a:pt x="13208" y="69390"/>
                                </a:cubicBezTo>
                                <a:cubicBezTo>
                                  <a:pt x="14224" y="72184"/>
                                  <a:pt x="15494" y="74342"/>
                                  <a:pt x="16891" y="75867"/>
                                </a:cubicBezTo>
                                <a:cubicBezTo>
                                  <a:pt x="18542" y="77517"/>
                                  <a:pt x="20320" y="78787"/>
                                  <a:pt x="22352" y="79423"/>
                                </a:cubicBezTo>
                                <a:cubicBezTo>
                                  <a:pt x="24384" y="80185"/>
                                  <a:pt x="26543" y="80566"/>
                                  <a:pt x="28702" y="80566"/>
                                </a:cubicBezTo>
                                <a:lnTo>
                                  <a:pt x="30988" y="79544"/>
                                </a:lnTo>
                                <a:lnTo>
                                  <a:pt x="30988" y="89514"/>
                                </a:lnTo>
                                <a:lnTo>
                                  <a:pt x="27305" y="90217"/>
                                </a:lnTo>
                                <a:cubicBezTo>
                                  <a:pt x="18669" y="90217"/>
                                  <a:pt x="11938" y="87423"/>
                                  <a:pt x="7112" y="81835"/>
                                </a:cubicBezTo>
                                <a:cubicBezTo>
                                  <a:pt x="2286" y="76248"/>
                                  <a:pt x="0" y="68628"/>
                                  <a:pt x="0" y="58975"/>
                                </a:cubicBezTo>
                                <a:cubicBezTo>
                                  <a:pt x="0" y="50085"/>
                                  <a:pt x="1143" y="41830"/>
                                  <a:pt x="3556" y="34084"/>
                                </a:cubicBezTo>
                                <a:cubicBezTo>
                                  <a:pt x="5969" y="26464"/>
                                  <a:pt x="9525" y="19605"/>
                                  <a:pt x="14224" y="13636"/>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874823485" name="Freeform: Shape 874823485"/>
                        <wps:cNvSpPr/>
                        <wps:spPr>
                          <a:xfrm>
                            <a:off x="1960753" y="62992"/>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6"/>
                                </a:lnTo>
                                <a:cubicBezTo>
                                  <a:pt x="17272" y="39497"/>
                                  <a:pt x="19304" y="33274"/>
                                  <a:pt x="19304" y="25654"/>
                                </a:cubicBezTo>
                                <a:cubicBezTo>
                                  <a:pt x="19304" y="20447"/>
                                  <a:pt x="17780" y="16510"/>
                                  <a:pt x="14859" y="13843"/>
                                </a:cubicBezTo>
                                <a:cubicBezTo>
                                  <a:pt x="11938" y="11049"/>
                                  <a:pt x="7620" y="9652"/>
                                  <a:pt x="1778" y="9652"/>
                                </a:cubicBezTo>
                                <a:lnTo>
                                  <a:pt x="0" y="9936"/>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10668043" name="Freeform: Shape 1310668043"/>
                        <wps:cNvSpPr/>
                        <wps:spPr>
                          <a:xfrm>
                            <a:off x="1960753" y="28194"/>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1"/>
                                  <a:pt x="21844" y="10287"/>
                                  <a:pt x="19431" y="10287"/>
                                </a:cubicBezTo>
                                <a:lnTo>
                                  <a:pt x="0" y="17710"/>
                                </a:lnTo>
                                <a:lnTo>
                                  <a:pt x="0" y="5414"/>
                                </a:lnTo>
                                <a:lnTo>
                                  <a:pt x="254" y="5207"/>
                                </a:lnTo>
                                <a:cubicBezTo>
                                  <a:pt x="7112" y="1778"/>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137795130" name="Rectangle 2137795130"/>
                        <wps:cNvSpPr/>
                        <wps:spPr>
                          <a:xfrm>
                            <a:off x="2000123" y="25833"/>
                            <a:ext cx="59219" cy="163963"/>
                          </a:xfrm>
                          <a:prstGeom prst="rect">
                            <a:avLst/>
                          </a:prstGeom>
                          <a:ln>
                            <a:noFill/>
                          </a:ln>
                        </wps:spPr>
                        <wps:txbx>
                          <w:txbxContent>
                            <w:p w14:paraId="5D86FA8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26367946" name="Freeform: Shape 1126367946"/>
                        <wps:cNvSpPr/>
                        <wps:spPr>
                          <a:xfrm>
                            <a:off x="2246122" y="29972"/>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31596444" name="Rectangle 2031596444"/>
                        <wps:cNvSpPr/>
                        <wps:spPr>
                          <a:xfrm>
                            <a:off x="2315845" y="25833"/>
                            <a:ext cx="59219" cy="163963"/>
                          </a:xfrm>
                          <a:prstGeom prst="rect">
                            <a:avLst/>
                          </a:prstGeom>
                          <a:ln>
                            <a:noFill/>
                          </a:ln>
                        </wps:spPr>
                        <wps:txbx>
                          <w:txbxContent>
                            <w:p w14:paraId="2CD41C98"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22336919" name="Freeform: Shape 1422336919"/>
                        <wps:cNvSpPr/>
                        <wps:spPr>
                          <a:xfrm>
                            <a:off x="2553462" y="32071"/>
                            <a:ext cx="31940" cy="92008"/>
                          </a:xfrm>
                          <a:custGeom>
                            <a:avLst/>
                            <a:gdLst/>
                            <a:ahLst/>
                            <a:cxnLst/>
                            <a:rect l="0" t="0" r="0" b="0"/>
                            <a:pathLst>
                              <a:path w="31940" h="92008">
                                <a:moveTo>
                                  <a:pt x="31940" y="0"/>
                                </a:moveTo>
                                <a:lnTo>
                                  <a:pt x="31940" y="7944"/>
                                </a:lnTo>
                                <a:lnTo>
                                  <a:pt x="28575" y="9077"/>
                                </a:lnTo>
                                <a:cubicBezTo>
                                  <a:pt x="24638" y="12252"/>
                                  <a:pt x="22733" y="16061"/>
                                  <a:pt x="22733" y="20760"/>
                                </a:cubicBezTo>
                                <a:cubicBezTo>
                                  <a:pt x="22733" y="23173"/>
                                  <a:pt x="23368" y="25333"/>
                                  <a:pt x="24638" y="27237"/>
                                </a:cubicBezTo>
                                <a:cubicBezTo>
                                  <a:pt x="26035" y="29270"/>
                                  <a:pt x="27940" y="30921"/>
                                  <a:pt x="30480" y="32317"/>
                                </a:cubicBezTo>
                                <a:lnTo>
                                  <a:pt x="31940" y="33048"/>
                                </a:lnTo>
                                <a:lnTo>
                                  <a:pt x="31940" y="44916"/>
                                </a:lnTo>
                                <a:lnTo>
                                  <a:pt x="28067" y="43366"/>
                                </a:lnTo>
                                <a:cubicBezTo>
                                  <a:pt x="23114" y="45907"/>
                                  <a:pt x="19177" y="49335"/>
                                  <a:pt x="16510" y="53527"/>
                                </a:cubicBezTo>
                                <a:cubicBezTo>
                                  <a:pt x="13843" y="57717"/>
                                  <a:pt x="12446" y="62162"/>
                                  <a:pt x="12446" y="66989"/>
                                </a:cubicBezTo>
                                <a:cubicBezTo>
                                  <a:pt x="12446" y="71560"/>
                                  <a:pt x="13970" y="75371"/>
                                  <a:pt x="16891" y="78546"/>
                                </a:cubicBezTo>
                                <a:cubicBezTo>
                                  <a:pt x="19939" y="81593"/>
                                  <a:pt x="23876" y="83117"/>
                                  <a:pt x="28829" y="83117"/>
                                </a:cubicBezTo>
                                <a:lnTo>
                                  <a:pt x="31940" y="82548"/>
                                </a:lnTo>
                                <a:lnTo>
                                  <a:pt x="31940" y="91221"/>
                                </a:lnTo>
                                <a:lnTo>
                                  <a:pt x="27686" y="92008"/>
                                </a:lnTo>
                                <a:cubicBezTo>
                                  <a:pt x="19177" y="92008"/>
                                  <a:pt x="12446" y="89848"/>
                                  <a:pt x="7493" y="85530"/>
                                </a:cubicBezTo>
                                <a:cubicBezTo>
                                  <a:pt x="2540" y="81340"/>
                                  <a:pt x="0" y="75878"/>
                                  <a:pt x="0" y="69147"/>
                                </a:cubicBezTo>
                                <a:cubicBezTo>
                                  <a:pt x="0" y="62924"/>
                                  <a:pt x="1905" y="57336"/>
                                  <a:pt x="5461" y="52384"/>
                                </a:cubicBezTo>
                                <a:cubicBezTo>
                                  <a:pt x="9017" y="47430"/>
                                  <a:pt x="14351" y="43493"/>
                                  <a:pt x="21209" y="40446"/>
                                </a:cubicBezTo>
                                <a:lnTo>
                                  <a:pt x="21209" y="40191"/>
                                </a:lnTo>
                                <a:cubicBezTo>
                                  <a:pt x="17653" y="37905"/>
                                  <a:pt x="14986" y="35492"/>
                                  <a:pt x="13208" y="32698"/>
                                </a:cubicBezTo>
                                <a:cubicBezTo>
                                  <a:pt x="11430" y="29904"/>
                                  <a:pt x="10541" y="26729"/>
                                  <a:pt x="10541" y="23173"/>
                                </a:cubicBezTo>
                                <a:cubicBezTo>
                                  <a:pt x="10541" y="15808"/>
                                  <a:pt x="13843" y="9330"/>
                                  <a:pt x="20320" y="3996"/>
                                </a:cubicBez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7590981" name="Freeform: Shape 187590981"/>
                        <wps:cNvSpPr/>
                        <wps:spPr>
                          <a:xfrm>
                            <a:off x="2585403" y="27813"/>
                            <a:ext cx="37655" cy="95480"/>
                          </a:xfrm>
                          <a:custGeom>
                            <a:avLst/>
                            <a:gdLst/>
                            <a:ahLst/>
                            <a:cxnLst/>
                            <a:rect l="0" t="0" r="0" b="0"/>
                            <a:pathLst>
                              <a:path w="37655" h="95480">
                                <a:moveTo>
                                  <a:pt x="12383" y="0"/>
                                </a:moveTo>
                                <a:cubicBezTo>
                                  <a:pt x="20257" y="0"/>
                                  <a:pt x="26353" y="1905"/>
                                  <a:pt x="30924" y="5588"/>
                                </a:cubicBezTo>
                                <a:cubicBezTo>
                                  <a:pt x="35370" y="9271"/>
                                  <a:pt x="37655" y="13970"/>
                                  <a:pt x="37655" y="19685"/>
                                </a:cubicBezTo>
                                <a:cubicBezTo>
                                  <a:pt x="37655" y="24638"/>
                                  <a:pt x="36004" y="29464"/>
                                  <a:pt x="32829" y="34290"/>
                                </a:cubicBezTo>
                                <a:cubicBezTo>
                                  <a:pt x="29528" y="38989"/>
                                  <a:pt x="24829" y="42672"/>
                                  <a:pt x="18605" y="45339"/>
                                </a:cubicBezTo>
                                <a:lnTo>
                                  <a:pt x="18605" y="45720"/>
                                </a:lnTo>
                                <a:cubicBezTo>
                                  <a:pt x="23051" y="47879"/>
                                  <a:pt x="26353" y="50419"/>
                                  <a:pt x="28639" y="53467"/>
                                </a:cubicBezTo>
                                <a:cubicBezTo>
                                  <a:pt x="30924" y="56515"/>
                                  <a:pt x="32067" y="60325"/>
                                  <a:pt x="32067" y="64897"/>
                                </a:cubicBezTo>
                                <a:cubicBezTo>
                                  <a:pt x="32067" y="68580"/>
                                  <a:pt x="31179" y="72263"/>
                                  <a:pt x="29401" y="76073"/>
                                </a:cubicBezTo>
                                <a:cubicBezTo>
                                  <a:pt x="27749" y="80010"/>
                                  <a:pt x="25336" y="83312"/>
                                  <a:pt x="22161" y="86233"/>
                                </a:cubicBezTo>
                                <a:cubicBezTo>
                                  <a:pt x="18860" y="89281"/>
                                  <a:pt x="15177" y="91694"/>
                                  <a:pt x="10859" y="93472"/>
                                </a:cubicBezTo>
                                <a:lnTo>
                                  <a:pt x="0" y="95480"/>
                                </a:lnTo>
                                <a:lnTo>
                                  <a:pt x="0" y="86807"/>
                                </a:lnTo>
                                <a:lnTo>
                                  <a:pt x="7303" y="85471"/>
                                </a:lnTo>
                                <a:cubicBezTo>
                                  <a:pt x="10223" y="84201"/>
                                  <a:pt x="12510" y="82550"/>
                                  <a:pt x="14288" y="80518"/>
                                </a:cubicBezTo>
                                <a:cubicBezTo>
                                  <a:pt x="15939" y="78613"/>
                                  <a:pt x="17335" y="76454"/>
                                  <a:pt x="18224" y="73914"/>
                                </a:cubicBezTo>
                                <a:cubicBezTo>
                                  <a:pt x="19114" y="71501"/>
                                  <a:pt x="19495" y="68961"/>
                                  <a:pt x="19495" y="66548"/>
                                </a:cubicBezTo>
                                <a:cubicBezTo>
                                  <a:pt x="19495" y="63754"/>
                                  <a:pt x="18860" y="61214"/>
                                  <a:pt x="17335" y="59182"/>
                                </a:cubicBezTo>
                                <a:cubicBezTo>
                                  <a:pt x="15939" y="57150"/>
                                  <a:pt x="13526" y="55245"/>
                                  <a:pt x="10097" y="53467"/>
                                </a:cubicBezTo>
                                <a:cubicBezTo>
                                  <a:pt x="8446" y="52578"/>
                                  <a:pt x="6541" y="51689"/>
                                  <a:pt x="4382" y="50927"/>
                                </a:cubicBezTo>
                                <a:lnTo>
                                  <a:pt x="0" y="49175"/>
                                </a:lnTo>
                                <a:lnTo>
                                  <a:pt x="0" y="37306"/>
                                </a:lnTo>
                                <a:lnTo>
                                  <a:pt x="4128" y="39370"/>
                                </a:lnTo>
                                <a:cubicBezTo>
                                  <a:pt x="6541" y="40386"/>
                                  <a:pt x="9080" y="41402"/>
                                  <a:pt x="11874" y="42291"/>
                                </a:cubicBezTo>
                                <a:cubicBezTo>
                                  <a:pt x="16701" y="39243"/>
                                  <a:pt x="20257" y="36068"/>
                                  <a:pt x="22416" y="32639"/>
                                </a:cubicBezTo>
                                <a:cubicBezTo>
                                  <a:pt x="24574" y="29337"/>
                                  <a:pt x="25717" y="25527"/>
                                  <a:pt x="25717" y="21336"/>
                                </a:cubicBezTo>
                                <a:cubicBezTo>
                                  <a:pt x="25717" y="17653"/>
                                  <a:pt x="24321" y="14732"/>
                                  <a:pt x="21654" y="12319"/>
                                </a:cubicBezTo>
                                <a:cubicBezTo>
                                  <a:pt x="18860" y="9906"/>
                                  <a:pt x="15177" y="8636"/>
                                  <a:pt x="10604" y="8636"/>
                                </a:cubicBezTo>
                                <a:lnTo>
                                  <a:pt x="0" y="12203"/>
                                </a:lnTo>
                                <a:lnTo>
                                  <a:pt x="0" y="4259"/>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54867019" name="Rectangle 2054867019"/>
                        <wps:cNvSpPr/>
                        <wps:spPr>
                          <a:xfrm>
                            <a:off x="2626741" y="25833"/>
                            <a:ext cx="59219" cy="163963"/>
                          </a:xfrm>
                          <a:prstGeom prst="rect">
                            <a:avLst/>
                          </a:prstGeom>
                          <a:ln>
                            <a:noFill/>
                          </a:ln>
                        </wps:spPr>
                        <wps:txbx>
                          <w:txbxContent>
                            <w:p w14:paraId="6D9B86F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88000113" name="Freeform: Shape 1488000113"/>
                        <wps:cNvSpPr/>
                        <wps:spPr>
                          <a:xfrm>
                            <a:off x="1618869" y="188087"/>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9"/>
                                  <a:pt x="55626" y="32004"/>
                                  <a:pt x="54737" y="35052"/>
                                </a:cubicBezTo>
                                <a:cubicBezTo>
                                  <a:pt x="53975" y="38100"/>
                                  <a:pt x="52705" y="41021"/>
                                  <a:pt x="51054" y="43688"/>
                                </a:cubicBezTo>
                                <a:cubicBezTo>
                                  <a:pt x="49530" y="46228"/>
                                  <a:pt x="47625" y="48768"/>
                                  <a:pt x="45593" y="51181"/>
                                </a:cubicBezTo>
                                <a:cubicBezTo>
                                  <a:pt x="43561" y="53721"/>
                                  <a:pt x="41021" y="56388"/>
                                  <a:pt x="37973" y="59436"/>
                                </a:cubicBezTo>
                                <a:cubicBezTo>
                                  <a:pt x="33782" y="63754"/>
                                  <a:pt x="29464" y="67945"/>
                                  <a:pt x="24892" y="72009"/>
                                </a:cubicBezTo>
                                <a:cubicBezTo>
                                  <a:pt x="20447" y="76073"/>
                                  <a:pt x="16256" y="79883"/>
                                  <a:pt x="12319" y="83312"/>
                                </a:cubicBezTo>
                                <a:lnTo>
                                  <a:pt x="59817" y="83312"/>
                                </a:lnTo>
                                <a:lnTo>
                                  <a:pt x="59817" y="93853"/>
                                </a:lnTo>
                                <a:lnTo>
                                  <a:pt x="0" y="93853"/>
                                </a:lnTo>
                                <a:lnTo>
                                  <a:pt x="0" y="80899"/>
                                </a:lnTo>
                                <a:cubicBezTo>
                                  <a:pt x="4191" y="77216"/>
                                  <a:pt x="8382" y="73533"/>
                                  <a:pt x="12446" y="69850"/>
                                </a:cubicBezTo>
                                <a:cubicBezTo>
                                  <a:pt x="16637" y="66167"/>
                                  <a:pt x="20574" y="62484"/>
                                  <a:pt x="24130" y="58801"/>
                                </a:cubicBezTo>
                                <a:cubicBezTo>
                                  <a:pt x="31750" y="51054"/>
                                  <a:pt x="36957" y="45085"/>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73526239" name="Rectangle 2073526239"/>
                        <wps:cNvSpPr/>
                        <wps:spPr>
                          <a:xfrm>
                            <a:off x="1687703" y="185853"/>
                            <a:ext cx="59219" cy="163963"/>
                          </a:xfrm>
                          <a:prstGeom prst="rect">
                            <a:avLst/>
                          </a:prstGeom>
                          <a:ln>
                            <a:noFill/>
                          </a:ln>
                        </wps:spPr>
                        <wps:txbx>
                          <w:txbxContent>
                            <w:p w14:paraId="380517D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3230122" name="Rectangle 193230122"/>
                        <wps:cNvSpPr/>
                        <wps:spPr>
                          <a:xfrm>
                            <a:off x="1882775" y="185853"/>
                            <a:ext cx="214423" cy="163963"/>
                          </a:xfrm>
                          <a:prstGeom prst="rect">
                            <a:avLst/>
                          </a:prstGeom>
                          <a:ln>
                            <a:noFill/>
                          </a:ln>
                        </wps:spPr>
                        <wps:txbx>
                          <w:txbxContent>
                            <w:p w14:paraId="7DC07289"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1943404479" name="Rectangle 1943404479"/>
                        <wps:cNvSpPr/>
                        <wps:spPr>
                          <a:xfrm>
                            <a:off x="2044319" y="185853"/>
                            <a:ext cx="59219" cy="163963"/>
                          </a:xfrm>
                          <a:prstGeom prst="rect">
                            <a:avLst/>
                          </a:prstGeom>
                          <a:ln>
                            <a:noFill/>
                          </a:ln>
                        </wps:spPr>
                        <wps:txbx>
                          <w:txbxContent>
                            <w:p w14:paraId="4F20AA08"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72709044" name="Rectangle 2072709044"/>
                        <wps:cNvSpPr/>
                        <wps:spPr>
                          <a:xfrm>
                            <a:off x="2198243" y="185853"/>
                            <a:ext cx="214423" cy="163963"/>
                          </a:xfrm>
                          <a:prstGeom prst="rect">
                            <a:avLst/>
                          </a:prstGeom>
                          <a:ln>
                            <a:noFill/>
                          </a:ln>
                        </wps:spPr>
                        <wps:txbx>
                          <w:txbxContent>
                            <w:p w14:paraId="18786F78" w14:textId="77777777" w:rsidR="00000000" w:rsidRDefault="00000000" w:rsidP="001E2795">
                              <w:pPr>
                                <w:spacing w:after="160" w:line="259" w:lineRule="auto"/>
                                <w:ind w:left="0" w:right="0"/>
                                <w:jc w:val="left"/>
                              </w:pPr>
                              <w:r>
                                <w:t>27</w:t>
                              </w:r>
                            </w:p>
                          </w:txbxContent>
                        </wps:txbx>
                        <wps:bodyPr horzOverflow="overflow" vert="horz" lIns="0" tIns="0" rIns="0" bIns="0" rtlCol="0">
                          <a:noAutofit/>
                        </wps:bodyPr>
                      </wps:wsp>
                      <wps:wsp>
                        <wps:cNvPr id="650484683" name="Rectangle 650484683"/>
                        <wps:cNvSpPr/>
                        <wps:spPr>
                          <a:xfrm>
                            <a:off x="2360041" y="185853"/>
                            <a:ext cx="59219" cy="163963"/>
                          </a:xfrm>
                          <a:prstGeom prst="rect">
                            <a:avLst/>
                          </a:prstGeom>
                          <a:ln>
                            <a:noFill/>
                          </a:ln>
                        </wps:spPr>
                        <wps:txbx>
                          <w:txbxContent>
                            <w:p w14:paraId="7486202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744094617" name="Rectangle 1744094617"/>
                        <wps:cNvSpPr/>
                        <wps:spPr>
                          <a:xfrm>
                            <a:off x="2506345" y="185853"/>
                            <a:ext cx="214423" cy="163963"/>
                          </a:xfrm>
                          <a:prstGeom prst="rect">
                            <a:avLst/>
                          </a:prstGeom>
                          <a:ln>
                            <a:noFill/>
                          </a:ln>
                        </wps:spPr>
                        <wps:txbx>
                          <w:txbxContent>
                            <w:p w14:paraId="17E5A310" w14:textId="77777777" w:rsidR="00000000" w:rsidRDefault="00000000" w:rsidP="001E2795">
                              <w:pPr>
                                <w:spacing w:after="160" w:line="259" w:lineRule="auto"/>
                                <w:ind w:left="0" w:right="0"/>
                                <w:jc w:val="left"/>
                              </w:pPr>
                              <w:r>
                                <w:t>28</w:t>
                              </w:r>
                            </w:p>
                          </w:txbxContent>
                        </wps:txbx>
                        <wps:bodyPr horzOverflow="overflow" vert="horz" lIns="0" tIns="0" rIns="0" bIns="0" rtlCol="0">
                          <a:noAutofit/>
                        </wps:bodyPr>
                      </wps:wsp>
                      <wps:wsp>
                        <wps:cNvPr id="36082743" name="Rectangle 36082743"/>
                        <wps:cNvSpPr/>
                        <wps:spPr>
                          <a:xfrm>
                            <a:off x="2667889" y="185853"/>
                            <a:ext cx="59219" cy="163963"/>
                          </a:xfrm>
                          <a:prstGeom prst="rect">
                            <a:avLst/>
                          </a:prstGeom>
                          <a:ln>
                            <a:noFill/>
                          </a:ln>
                        </wps:spPr>
                        <wps:txbx>
                          <w:txbxContent>
                            <w:p w14:paraId="1912FFD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898794413" name="Rectangle 898794413"/>
                        <wps:cNvSpPr/>
                        <wps:spPr>
                          <a:xfrm>
                            <a:off x="1500251" y="331414"/>
                            <a:ext cx="42059" cy="186236"/>
                          </a:xfrm>
                          <a:prstGeom prst="rect">
                            <a:avLst/>
                          </a:prstGeom>
                          <a:ln>
                            <a:noFill/>
                          </a:ln>
                        </wps:spPr>
                        <wps:txbx>
                          <w:txbxContent>
                            <w:p w14:paraId="363773C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502617660" name="Rectangle 1502617660"/>
                        <wps:cNvSpPr/>
                        <wps:spPr>
                          <a:xfrm>
                            <a:off x="1802003" y="331414"/>
                            <a:ext cx="42059" cy="186236"/>
                          </a:xfrm>
                          <a:prstGeom prst="rect">
                            <a:avLst/>
                          </a:prstGeom>
                          <a:ln>
                            <a:noFill/>
                          </a:ln>
                        </wps:spPr>
                        <wps:txbx>
                          <w:txbxContent>
                            <w:p w14:paraId="185D8CA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502731735" name="Rectangle 1502731735"/>
                        <wps:cNvSpPr/>
                        <wps:spPr>
                          <a:xfrm>
                            <a:off x="2256155" y="359589"/>
                            <a:ext cx="118000" cy="163963"/>
                          </a:xfrm>
                          <a:prstGeom prst="rect">
                            <a:avLst/>
                          </a:prstGeom>
                          <a:ln>
                            <a:noFill/>
                          </a:ln>
                        </wps:spPr>
                        <wps:txbx>
                          <w:txbxContent>
                            <w:p w14:paraId="2EA09DCA" w14:textId="77777777" w:rsidR="00000000" w:rsidRDefault="00000000" w:rsidP="001E2795">
                              <w:pPr>
                                <w:spacing w:after="160" w:line="259" w:lineRule="auto"/>
                                <w:ind w:left="0" w:right="0"/>
                                <w:jc w:val="left"/>
                              </w:pPr>
                              <w:r>
                                <w:rPr>
                                  <w:rFonts w:ascii="Verdana" w:eastAsia="Verdana" w:hAnsi="Verdana" w:cs="Verdana"/>
                                  <w:i/>
                                </w:rPr>
                                <w:t xml:space="preserve">j </w:t>
                              </w:r>
                            </w:p>
                          </w:txbxContent>
                        </wps:txbx>
                        <wps:bodyPr horzOverflow="overflow" vert="horz" lIns="0" tIns="0" rIns="0" bIns="0" rtlCol="0">
                          <a:noAutofit/>
                        </wps:bodyPr>
                      </wps:wsp>
                      <wps:wsp>
                        <wps:cNvPr id="545489988" name="Rectangle 545489988"/>
                        <wps:cNvSpPr/>
                        <wps:spPr>
                          <a:xfrm>
                            <a:off x="2186051" y="513513"/>
                            <a:ext cx="244109" cy="163963"/>
                          </a:xfrm>
                          <a:prstGeom prst="rect">
                            <a:avLst/>
                          </a:prstGeom>
                          <a:ln>
                            <a:noFill/>
                          </a:ln>
                        </wps:spPr>
                        <wps:txbx>
                          <w:txbxContent>
                            <w:p w14:paraId="3316079D"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497059683" name="Rectangle 1497059683"/>
                        <wps:cNvSpPr/>
                        <wps:spPr>
                          <a:xfrm>
                            <a:off x="2369185" y="513513"/>
                            <a:ext cx="59219" cy="163963"/>
                          </a:xfrm>
                          <a:prstGeom prst="rect">
                            <a:avLst/>
                          </a:prstGeom>
                          <a:ln>
                            <a:noFill/>
                          </a:ln>
                        </wps:spPr>
                        <wps:txbx>
                          <w:txbxContent>
                            <w:p w14:paraId="743BB7A4"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695103637" name="Rectangle 695103637"/>
                        <wps:cNvSpPr/>
                        <wps:spPr>
                          <a:xfrm>
                            <a:off x="2439289" y="331414"/>
                            <a:ext cx="42058" cy="186236"/>
                          </a:xfrm>
                          <a:prstGeom prst="rect">
                            <a:avLst/>
                          </a:prstGeom>
                          <a:ln>
                            <a:noFill/>
                          </a:ln>
                        </wps:spPr>
                        <wps:txbx>
                          <w:txbxContent>
                            <w:p w14:paraId="6D39650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2960" name="Picture 2960"/>
                          <pic:cNvPicPr/>
                        </pic:nvPicPr>
                        <pic:blipFill>
                          <a:blip r:embed="rId82"/>
                          <a:stretch>
                            <a:fillRect/>
                          </a:stretch>
                        </pic:blipFill>
                        <pic:spPr>
                          <a:xfrm>
                            <a:off x="3023616" y="0"/>
                            <a:ext cx="2366772" cy="643128"/>
                          </a:xfrm>
                          <a:prstGeom prst="rect">
                            <a:avLst/>
                          </a:prstGeom>
                        </pic:spPr>
                      </pic:pic>
                      <wps:wsp>
                        <wps:cNvPr id="162207419" name="Freeform: Shape 162207419"/>
                        <wps:cNvSpPr/>
                        <wps:spPr>
                          <a:xfrm>
                            <a:off x="3148584" y="29591"/>
                            <a:ext cx="50165" cy="92329"/>
                          </a:xfrm>
                          <a:custGeom>
                            <a:avLst/>
                            <a:gdLst/>
                            <a:ahLst/>
                            <a:cxnLst/>
                            <a:rect l="0" t="0" r="0" b="0"/>
                            <a:pathLst>
                              <a:path w="50165" h="92329">
                                <a:moveTo>
                                  <a:pt x="40894" y="0"/>
                                </a:moveTo>
                                <a:lnTo>
                                  <a:pt x="50165" y="0"/>
                                </a:lnTo>
                                <a:lnTo>
                                  <a:pt x="31750" y="83312"/>
                                </a:lnTo>
                                <a:lnTo>
                                  <a:pt x="49911" y="83312"/>
                                </a:lnTo>
                                <a:lnTo>
                                  <a:pt x="48006" y="92329"/>
                                </a:lnTo>
                                <a:lnTo>
                                  <a:pt x="0" y="92329"/>
                                </a:lnTo>
                                <a:lnTo>
                                  <a:pt x="2032" y="83312"/>
                                </a:lnTo>
                                <a:lnTo>
                                  <a:pt x="20193" y="83312"/>
                                </a:lnTo>
                                <a:lnTo>
                                  <a:pt x="34036" y="20828"/>
                                </a:lnTo>
                                <a:lnTo>
                                  <a:pt x="15748" y="20828"/>
                                </a:lnTo>
                                <a:lnTo>
                                  <a:pt x="17399" y="12954"/>
                                </a:lnTo>
                                <a:cubicBezTo>
                                  <a:pt x="24257" y="12954"/>
                                  <a:pt x="29591" y="11938"/>
                                  <a:pt x="33274" y="9906"/>
                                </a:cubicBezTo>
                                <a:cubicBezTo>
                                  <a:pt x="37084" y="7874"/>
                                  <a:pt x="39624" y="4572"/>
                                  <a:pt x="4089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71033800" name="Rectangle 1771033800"/>
                        <wps:cNvSpPr/>
                        <wps:spPr>
                          <a:xfrm>
                            <a:off x="3218053" y="25833"/>
                            <a:ext cx="59219" cy="163963"/>
                          </a:xfrm>
                          <a:prstGeom prst="rect">
                            <a:avLst/>
                          </a:prstGeom>
                          <a:ln>
                            <a:noFill/>
                          </a:ln>
                        </wps:spPr>
                        <wps:txbx>
                          <w:txbxContent>
                            <w:p w14:paraId="2A21E840"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59294274" name="Freeform: Shape 759294274"/>
                        <wps:cNvSpPr/>
                        <wps:spPr>
                          <a:xfrm>
                            <a:off x="3424936" y="28067"/>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8"/>
                                  <a:pt x="13081" y="73152"/>
                                  <a:pt x="17018" y="70104"/>
                                </a:cubicBezTo>
                                <a:cubicBezTo>
                                  <a:pt x="20828" y="67183"/>
                                  <a:pt x="25527" y="63373"/>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2"/>
                                  <a:pt x="30607" y="12319"/>
                                </a:cubicBezTo>
                                <a:cubicBezTo>
                                  <a:pt x="26162" y="13716"/>
                                  <a:pt x="21717" y="15621"/>
                                  <a:pt x="17399" y="18288"/>
                                </a:cubicBezTo>
                                <a:lnTo>
                                  <a:pt x="16764" y="18288"/>
                                </a:lnTo>
                                <a:lnTo>
                                  <a:pt x="19177" y="5715"/>
                                </a:lnTo>
                                <a:cubicBezTo>
                                  <a:pt x="22225" y="4191"/>
                                  <a:pt x="26289" y="2921"/>
                                  <a:pt x="31115" y="1778"/>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437562068" name="Rectangle 437562068"/>
                        <wps:cNvSpPr/>
                        <wps:spPr>
                          <a:xfrm>
                            <a:off x="3501517" y="25833"/>
                            <a:ext cx="59219" cy="163963"/>
                          </a:xfrm>
                          <a:prstGeom prst="rect">
                            <a:avLst/>
                          </a:prstGeom>
                          <a:ln>
                            <a:noFill/>
                          </a:ln>
                        </wps:spPr>
                        <wps:txbx>
                          <w:txbxContent>
                            <w:p w14:paraId="77EDC6AD"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028824901" name="Freeform: Shape 2028824901"/>
                        <wps:cNvSpPr/>
                        <wps:spPr>
                          <a:xfrm>
                            <a:off x="3715893" y="28067"/>
                            <a:ext cx="70993" cy="95758"/>
                          </a:xfrm>
                          <a:custGeom>
                            <a:avLst/>
                            <a:gdLst/>
                            <a:ahLst/>
                            <a:cxnLst/>
                            <a:rect l="0" t="0" r="0" b="0"/>
                            <a:pathLst>
                              <a:path w="70993" h="95758">
                                <a:moveTo>
                                  <a:pt x="45847" y="0"/>
                                </a:moveTo>
                                <a:cubicBezTo>
                                  <a:pt x="53721" y="0"/>
                                  <a:pt x="59817" y="1524"/>
                                  <a:pt x="64262" y="4826"/>
                                </a:cubicBezTo>
                                <a:cubicBezTo>
                                  <a:pt x="68834" y="8001"/>
                                  <a:pt x="70993" y="12446"/>
                                  <a:pt x="70993" y="18034"/>
                                </a:cubicBezTo>
                                <a:cubicBezTo>
                                  <a:pt x="70993" y="24130"/>
                                  <a:pt x="68834" y="29591"/>
                                  <a:pt x="64516" y="34290"/>
                                </a:cubicBezTo>
                                <a:cubicBezTo>
                                  <a:pt x="60198" y="38989"/>
                                  <a:pt x="54737" y="41910"/>
                                  <a:pt x="48133" y="43180"/>
                                </a:cubicBezTo>
                                <a:lnTo>
                                  <a:pt x="48133" y="43815"/>
                                </a:lnTo>
                                <a:cubicBezTo>
                                  <a:pt x="49657" y="44196"/>
                                  <a:pt x="51435" y="44831"/>
                                  <a:pt x="53340" y="45720"/>
                                </a:cubicBezTo>
                                <a:cubicBezTo>
                                  <a:pt x="55118" y="46609"/>
                                  <a:pt x="56769" y="47625"/>
                                  <a:pt x="58293" y="49022"/>
                                </a:cubicBezTo>
                                <a:cubicBezTo>
                                  <a:pt x="59690" y="50419"/>
                                  <a:pt x="60960" y="52197"/>
                                  <a:pt x="61976" y="54356"/>
                                </a:cubicBezTo>
                                <a:cubicBezTo>
                                  <a:pt x="62992" y="56515"/>
                                  <a:pt x="63500" y="59055"/>
                                  <a:pt x="63500" y="61976"/>
                                </a:cubicBezTo>
                                <a:cubicBezTo>
                                  <a:pt x="63500" y="66421"/>
                                  <a:pt x="62611" y="70739"/>
                                  <a:pt x="60706" y="74930"/>
                                </a:cubicBezTo>
                                <a:cubicBezTo>
                                  <a:pt x="58928" y="79121"/>
                                  <a:pt x="56261" y="82804"/>
                                  <a:pt x="52959" y="85725"/>
                                </a:cubicBezTo>
                                <a:cubicBezTo>
                                  <a:pt x="49530" y="88900"/>
                                  <a:pt x="45593" y="91440"/>
                                  <a:pt x="41021" y="93091"/>
                                </a:cubicBezTo>
                                <a:cubicBezTo>
                                  <a:pt x="36449" y="94869"/>
                                  <a:pt x="31242" y="95758"/>
                                  <a:pt x="25273" y="95758"/>
                                </a:cubicBezTo>
                                <a:cubicBezTo>
                                  <a:pt x="20447" y="95758"/>
                                  <a:pt x="15875" y="95123"/>
                                  <a:pt x="11303" y="93853"/>
                                </a:cubicBezTo>
                                <a:cubicBezTo>
                                  <a:pt x="6858" y="92583"/>
                                  <a:pt x="3048" y="91186"/>
                                  <a:pt x="0" y="89408"/>
                                </a:cubicBezTo>
                                <a:lnTo>
                                  <a:pt x="2794" y="77597"/>
                                </a:lnTo>
                                <a:lnTo>
                                  <a:pt x="3683" y="77597"/>
                                </a:lnTo>
                                <a:cubicBezTo>
                                  <a:pt x="6477" y="79629"/>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5"/>
                                </a:lnTo>
                                <a:cubicBezTo>
                                  <a:pt x="23114" y="4318"/>
                                  <a:pt x="27178" y="3048"/>
                                  <a:pt x="32004" y="1778"/>
                                </a:cubicBezTo>
                                <a:cubicBezTo>
                                  <a:pt x="36830" y="635"/>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83849254" name="Rectangle 83849254"/>
                        <wps:cNvSpPr/>
                        <wps:spPr>
                          <a:xfrm>
                            <a:off x="3791458" y="25833"/>
                            <a:ext cx="59219" cy="163963"/>
                          </a:xfrm>
                          <a:prstGeom prst="rect">
                            <a:avLst/>
                          </a:prstGeom>
                          <a:ln>
                            <a:noFill/>
                          </a:ln>
                        </wps:spPr>
                        <wps:txbx>
                          <w:txbxContent>
                            <w:p w14:paraId="2DBB196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775033685" name="Freeform: Shape 775033685"/>
                        <wps:cNvSpPr/>
                        <wps:spPr>
                          <a:xfrm>
                            <a:off x="4032250" y="54303"/>
                            <a:ext cx="31940" cy="41582"/>
                          </a:xfrm>
                          <a:custGeom>
                            <a:avLst/>
                            <a:gdLst/>
                            <a:ahLst/>
                            <a:cxnLst/>
                            <a:rect l="0" t="0" r="0" b="0"/>
                            <a:pathLst>
                              <a:path w="31940" h="41582">
                                <a:moveTo>
                                  <a:pt x="31940" y="0"/>
                                </a:moveTo>
                                <a:lnTo>
                                  <a:pt x="31940" y="11356"/>
                                </a:lnTo>
                                <a:lnTo>
                                  <a:pt x="10287" y="32184"/>
                                </a:lnTo>
                                <a:lnTo>
                                  <a:pt x="31940" y="32184"/>
                                </a:lnTo>
                                <a:lnTo>
                                  <a:pt x="31940" y="41582"/>
                                </a:lnTo>
                                <a:lnTo>
                                  <a:pt x="0" y="41582"/>
                                </a:lnTo>
                                <a:lnTo>
                                  <a:pt x="3175" y="27485"/>
                                </a:ln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18612786" name="Freeform: Shape 918612786"/>
                        <wps:cNvSpPr/>
                        <wps:spPr>
                          <a:xfrm>
                            <a:off x="4064191" y="29972"/>
                            <a:ext cx="37021" cy="91948"/>
                          </a:xfrm>
                          <a:custGeom>
                            <a:avLst/>
                            <a:gdLst/>
                            <a:ahLst/>
                            <a:cxnLst/>
                            <a:rect l="0" t="0" r="0" b="0"/>
                            <a:pathLst>
                              <a:path w="37021" h="91948">
                                <a:moveTo>
                                  <a:pt x="25464" y="0"/>
                                </a:moveTo>
                                <a:lnTo>
                                  <a:pt x="36385" y="0"/>
                                </a:lnTo>
                                <a:lnTo>
                                  <a:pt x="23940" y="56515"/>
                                </a:lnTo>
                                <a:lnTo>
                                  <a:pt x="37021" y="56515"/>
                                </a:lnTo>
                                <a:lnTo>
                                  <a:pt x="34989" y="65913"/>
                                </a:lnTo>
                                <a:lnTo>
                                  <a:pt x="21780" y="65913"/>
                                </a:lnTo>
                                <a:lnTo>
                                  <a:pt x="16066" y="91948"/>
                                </a:lnTo>
                                <a:lnTo>
                                  <a:pt x="4509" y="91948"/>
                                </a:lnTo>
                                <a:lnTo>
                                  <a:pt x="10351" y="65913"/>
                                </a:lnTo>
                                <a:lnTo>
                                  <a:pt x="0" y="65913"/>
                                </a:lnTo>
                                <a:lnTo>
                                  <a:pt x="0" y="56515"/>
                                </a:lnTo>
                                <a:lnTo>
                                  <a:pt x="12383" y="56515"/>
                                </a:lnTo>
                                <a:lnTo>
                                  <a:pt x="21654" y="14859"/>
                                </a:lnTo>
                                <a:lnTo>
                                  <a:pt x="0" y="35687"/>
                                </a:lnTo>
                                <a:lnTo>
                                  <a:pt x="0" y="24331"/>
                                </a:lnTo>
                                <a:lnTo>
                                  <a:pt x="25464"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67494614" name="Rectangle 1767494614"/>
                        <wps:cNvSpPr/>
                        <wps:spPr>
                          <a:xfrm>
                            <a:off x="4108450" y="25833"/>
                            <a:ext cx="59219" cy="163963"/>
                          </a:xfrm>
                          <a:prstGeom prst="rect">
                            <a:avLst/>
                          </a:prstGeom>
                          <a:ln>
                            <a:noFill/>
                          </a:ln>
                        </wps:spPr>
                        <wps:txbx>
                          <w:txbxContent>
                            <w:p w14:paraId="6F348B49"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598642542" name="Freeform: Shape 1598642542"/>
                        <wps:cNvSpPr/>
                        <wps:spPr>
                          <a:xfrm>
                            <a:off x="4342638" y="29972"/>
                            <a:ext cx="74930" cy="93853"/>
                          </a:xfrm>
                          <a:custGeom>
                            <a:avLst/>
                            <a:gdLst/>
                            <a:ahLst/>
                            <a:cxnLst/>
                            <a:rect l="0" t="0" r="0" b="0"/>
                            <a:pathLst>
                              <a:path w="74930" h="93853">
                                <a:moveTo>
                                  <a:pt x="21971" y="0"/>
                                </a:moveTo>
                                <a:lnTo>
                                  <a:pt x="74930" y="0"/>
                                </a:lnTo>
                                <a:lnTo>
                                  <a:pt x="72517" y="10414"/>
                                </a:lnTo>
                                <a:lnTo>
                                  <a:pt x="31115" y="10414"/>
                                </a:lnTo>
                                <a:lnTo>
                                  <a:pt x="25527" y="35687"/>
                                </a:lnTo>
                                <a:cubicBezTo>
                                  <a:pt x="27178" y="35433"/>
                                  <a:pt x="28702" y="35306"/>
                                  <a:pt x="30226" y="35179"/>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9"/>
                                  <a:pt x="60452" y="71374"/>
                                </a:cubicBezTo>
                                <a:cubicBezTo>
                                  <a:pt x="58674" y="75819"/>
                                  <a:pt x="56134" y="79629"/>
                                  <a:pt x="52705" y="82931"/>
                                </a:cubicBezTo>
                                <a:cubicBezTo>
                                  <a:pt x="49276" y="86360"/>
                                  <a:pt x="45212" y="89027"/>
                                  <a:pt x="40513" y="90932"/>
                                </a:cubicBezTo>
                                <a:cubicBezTo>
                                  <a:pt x="35941" y="92964"/>
                                  <a:pt x="30480" y="93853"/>
                                  <a:pt x="24257" y="93853"/>
                                </a:cubicBezTo>
                                <a:cubicBezTo>
                                  <a:pt x="19431" y="93853"/>
                                  <a:pt x="14859" y="93218"/>
                                  <a:pt x="10668" y="91948"/>
                                </a:cubicBezTo>
                                <a:cubicBezTo>
                                  <a:pt x="6350" y="90805"/>
                                  <a:pt x="2794" y="89408"/>
                                  <a:pt x="0" y="87884"/>
                                </a:cubicBezTo>
                                <a:lnTo>
                                  <a:pt x="2413" y="75946"/>
                                </a:lnTo>
                                <a:lnTo>
                                  <a:pt x="3175" y="75946"/>
                                </a:lnTo>
                                <a:cubicBezTo>
                                  <a:pt x="5715" y="77851"/>
                                  <a:pt x="9017" y="79629"/>
                                  <a:pt x="13081" y="81280"/>
                                </a:cubicBezTo>
                                <a:cubicBezTo>
                                  <a:pt x="17272" y="82804"/>
                                  <a:pt x="21590" y="83566"/>
                                  <a:pt x="26035" y="83566"/>
                                </a:cubicBezTo>
                                <a:cubicBezTo>
                                  <a:pt x="33401" y="83566"/>
                                  <a:pt x="39370" y="81407"/>
                                  <a:pt x="43815" y="76962"/>
                                </a:cubicBezTo>
                                <a:cubicBezTo>
                                  <a:pt x="48387" y="72517"/>
                                  <a:pt x="50546" y="66675"/>
                                  <a:pt x="50546" y="59436"/>
                                </a:cubicBezTo>
                                <a:cubicBezTo>
                                  <a:pt x="50546" y="56642"/>
                                  <a:pt x="50038" y="54229"/>
                                  <a:pt x="49022" y="52451"/>
                                </a:cubicBezTo>
                                <a:cubicBezTo>
                                  <a:pt x="48006" y="50546"/>
                                  <a:pt x="46609" y="49022"/>
                                  <a:pt x="44831" y="47879"/>
                                </a:cubicBezTo>
                                <a:cubicBezTo>
                                  <a:pt x="43053" y="46736"/>
                                  <a:pt x="41021" y="45974"/>
                                  <a:pt x="38608" y="45466"/>
                                </a:cubicBezTo>
                                <a:cubicBezTo>
                                  <a:pt x="36195" y="44958"/>
                                  <a:pt x="33528" y="44704"/>
                                  <a:pt x="30861" y="44704"/>
                                </a:cubicBezTo>
                                <a:cubicBezTo>
                                  <a:pt x="27432" y="44704"/>
                                  <a:pt x="23876" y="44958"/>
                                  <a:pt x="20447" y="45466"/>
                                </a:cubicBezTo>
                                <a:cubicBezTo>
                                  <a:pt x="16891" y="45974"/>
                                  <a:pt x="13970" y="46609"/>
                                  <a:pt x="11557" y="46990"/>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391767486" name="Rectangle 391767486"/>
                        <wps:cNvSpPr/>
                        <wps:spPr>
                          <a:xfrm>
                            <a:off x="4416298" y="25833"/>
                            <a:ext cx="59219" cy="163963"/>
                          </a:xfrm>
                          <a:prstGeom prst="rect">
                            <a:avLst/>
                          </a:prstGeom>
                          <a:ln>
                            <a:noFill/>
                          </a:ln>
                        </wps:spPr>
                        <wps:txbx>
                          <w:txbxContent>
                            <w:p w14:paraId="4EF66DFD"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802371500" name="Freeform: Shape 802371500"/>
                        <wps:cNvSpPr/>
                        <wps:spPr>
                          <a:xfrm>
                            <a:off x="4653153" y="33607"/>
                            <a:ext cx="30988" cy="90217"/>
                          </a:xfrm>
                          <a:custGeom>
                            <a:avLst/>
                            <a:gdLst/>
                            <a:ahLst/>
                            <a:cxnLst/>
                            <a:rect l="0" t="0" r="0" b="0"/>
                            <a:pathLst>
                              <a:path w="30988" h="90217">
                                <a:moveTo>
                                  <a:pt x="30988" y="0"/>
                                </a:moveTo>
                                <a:lnTo>
                                  <a:pt x="30988" y="12297"/>
                                </a:lnTo>
                                <a:lnTo>
                                  <a:pt x="27813" y="13510"/>
                                </a:lnTo>
                                <a:cubicBezTo>
                                  <a:pt x="21209" y="19224"/>
                                  <a:pt x="16764" y="26591"/>
                                  <a:pt x="14478" y="35861"/>
                                </a:cubicBezTo>
                                <a:cubicBezTo>
                                  <a:pt x="17907" y="33829"/>
                                  <a:pt x="21590" y="32179"/>
                                  <a:pt x="25527" y="31035"/>
                                </a:cubicBezTo>
                                <a:lnTo>
                                  <a:pt x="30988" y="30264"/>
                                </a:lnTo>
                                <a:lnTo>
                                  <a:pt x="30988" y="39321"/>
                                </a:lnTo>
                                <a:lnTo>
                                  <a:pt x="23241" y="40560"/>
                                </a:lnTo>
                                <a:cubicBezTo>
                                  <a:pt x="19812" y="41449"/>
                                  <a:pt x="16383" y="42847"/>
                                  <a:pt x="13081" y="44624"/>
                                </a:cubicBezTo>
                                <a:cubicBezTo>
                                  <a:pt x="12700" y="46403"/>
                                  <a:pt x="12446" y="48689"/>
                                  <a:pt x="12192" y="51355"/>
                                </a:cubicBezTo>
                                <a:cubicBezTo>
                                  <a:pt x="11811" y="54149"/>
                                  <a:pt x="11684" y="56817"/>
                                  <a:pt x="11684" y="59356"/>
                                </a:cubicBezTo>
                                <a:cubicBezTo>
                                  <a:pt x="11684" y="63421"/>
                                  <a:pt x="12192" y="66723"/>
                                  <a:pt x="13208" y="69390"/>
                                </a:cubicBezTo>
                                <a:cubicBezTo>
                                  <a:pt x="14224" y="72184"/>
                                  <a:pt x="15494" y="74342"/>
                                  <a:pt x="16891" y="75867"/>
                                </a:cubicBezTo>
                                <a:cubicBezTo>
                                  <a:pt x="18542" y="77517"/>
                                  <a:pt x="20320" y="78787"/>
                                  <a:pt x="22352" y="79423"/>
                                </a:cubicBezTo>
                                <a:cubicBezTo>
                                  <a:pt x="24384" y="80185"/>
                                  <a:pt x="26543" y="80566"/>
                                  <a:pt x="28702" y="80566"/>
                                </a:cubicBezTo>
                                <a:lnTo>
                                  <a:pt x="30988" y="79544"/>
                                </a:lnTo>
                                <a:lnTo>
                                  <a:pt x="30988" y="89514"/>
                                </a:lnTo>
                                <a:lnTo>
                                  <a:pt x="27305" y="90217"/>
                                </a:lnTo>
                                <a:cubicBezTo>
                                  <a:pt x="18669" y="90217"/>
                                  <a:pt x="11938" y="87423"/>
                                  <a:pt x="7112" y="81835"/>
                                </a:cubicBezTo>
                                <a:cubicBezTo>
                                  <a:pt x="2286" y="76248"/>
                                  <a:pt x="0" y="68628"/>
                                  <a:pt x="0" y="58975"/>
                                </a:cubicBezTo>
                                <a:cubicBezTo>
                                  <a:pt x="0" y="50085"/>
                                  <a:pt x="1143" y="41830"/>
                                  <a:pt x="3556" y="34084"/>
                                </a:cubicBezTo>
                                <a:cubicBezTo>
                                  <a:pt x="5969" y="26464"/>
                                  <a:pt x="9525" y="19605"/>
                                  <a:pt x="14224" y="13636"/>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608866163" name="Freeform: Shape 1608866163"/>
                        <wps:cNvSpPr/>
                        <wps:spPr>
                          <a:xfrm>
                            <a:off x="4684141" y="62992"/>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6"/>
                                </a:lnTo>
                                <a:cubicBezTo>
                                  <a:pt x="17272" y="39497"/>
                                  <a:pt x="19304" y="33274"/>
                                  <a:pt x="19304" y="25654"/>
                                </a:cubicBezTo>
                                <a:cubicBezTo>
                                  <a:pt x="19304" y="20447"/>
                                  <a:pt x="17780" y="16510"/>
                                  <a:pt x="14859" y="13843"/>
                                </a:cubicBezTo>
                                <a:cubicBezTo>
                                  <a:pt x="11938" y="11049"/>
                                  <a:pt x="7620" y="9652"/>
                                  <a:pt x="1778" y="9652"/>
                                </a:cubicBezTo>
                                <a:lnTo>
                                  <a:pt x="0" y="9936"/>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10372843" name="Freeform: Shape 1710372843"/>
                        <wps:cNvSpPr/>
                        <wps:spPr>
                          <a:xfrm>
                            <a:off x="4684141" y="28194"/>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1"/>
                                  <a:pt x="21844" y="10287"/>
                                  <a:pt x="19431" y="10287"/>
                                </a:cubicBezTo>
                                <a:lnTo>
                                  <a:pt x="0" y="17710"/>
                                </a:lnTo>
                                <a:lnTo>
                                  <a:pt x="0" y="5414"/>
                                </a:lnTo>
                                <a:lnTo>
                                  <a:pt x="254" y="5207"/>
                                </a:lnTo>
                                <a:cubicBezTo>
                                  <a:pt x="7112" y="1778"/>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586655252" name="Rectangle 586655252"/>
                        <wps:cNvSpPr/>
                        <wps:spPr>
                          <a:xfrm>
                            <a:off x="4724146" y="25833"/>
                            <a:ext cx="59219" cy="163963"/>
                          </a:xfrm>
                          <a:prstGeom prst="rect">
                            <a:avLst/>
                          </a:prstGeom>
                          <a:ln>
                            <a:noFill/>
                          </a:ln>
                        </wps:spPr>
                        <wps:txbx>
                          <w:txbxContent>
                            <w:p w14:paraId="495282F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986316328" name="Freeform: Shape 986316328"/>
                        <wps:cNvSpPr/>
                        <wps:spPr>
                          <a:xfrm>
                            <a:off x="4949698" y="29972"/>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848369513" name="Rectangle 848369513"/>
                        <wps:cNvSpPr/>
                        <wps:spPr>
                          <a:xfrm>
                            <a:off x="5020057" y="25833"/>
                            <a:ext cx="59219" cy="163963"/>
                          </a:xfrm>
                          <a:prstGeom prst="rect">
                            <a:avLst/>
                          </a:prstGeom>
                          <a:ln>
                            <a:noFill/>
                          </a:ln>
                        </wps:spPr>
                        <wps:txbx>
                          <w:txbxContent>
                            <w:p w14:paraId="5735AE3E"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18790813" name="Freeform: Shape 118790813"/>
                        <wps:cNvSpPr/>
                        <wps:spPr>
                          <a:xfrm>
                            <a:off x="5208270" y="32071"/>
                            <a:ext cx="31941" cy="92008"/>
                          </a:xfrm>
                          <a:custGeom>
                            <a:avLst/>
                            <a:gdLst/>
                            <a:ahLst/>
                            <a:cxnLst/>
                            <a:rect l="0" t="0" r="0" b="0"/>
                            <a:pathLst>
                              <a:path w="31941" h="92008">
                                <a:moveTo>
                                  <a:pt x="31941" y="0"/>
                                </a:moveTo>
                                <a:lnTo>
                                  <a:pt x="31941" y="7944"/>
                                </a:lnTo>
                                <a:lnTo>
                                  <a:pt x="28575" y="9077"/>
                                </a:lnTo>
                                <a:cubicBezTo>
                                  <a:pt x="24638" y="12252"/>
                                  <a:pt x="22733" y="16061"/>
                                  <a:pt x="22733" y="20760"/>
                                </a:cubicBezTo>
                                <a:cubicBezTo>
                                  <a:pt x="22733" y="23173"/>
                                  <a:pt x="23368" y="25333"/>
                                  <a:pt x="24638" y="27237"/>
                                </a:cubicBezTo>
                                <a:cubicBezTo>
                                  <a:pt x="26035" y="29270"/>
                                  <a:pt x="27940" y="30921"/>
                                  <a:pt x="30480" y="32317"/>
                                </a:cubicBezTo>
                                <a:lnTo>
                                  <a:pt x="31941" y="33048"/>
                                </a:lnTo>
                                <a:lnTo>
                                  <a:pt x="31941" y="44916"/>
                                </a:lnTo>
                                <a:lnTo>
                                  <a:pt x="28067" y="43366"/>
                                </a:lnTo>
                                <a:cubicBezTo>
                                  <a:pt x="23114" y="45907"/>
                                  <a:pt x="19177" y="49335"/>
                                  <a:pt x="16510" y="53527"/>
                                </a:cubicBezTo>
                                <a:cubicBezTo>
                                  <a:pt x="13843" y="57717"/>
                                  <a:pt x="12446" y="62162"/>
                                  <a:pt x="12446" y="66989"/>
                                </a:cubicBezTo>
                                <a:cubicBezTo>
                                  <a:pt x="12446" y="71560"/>
                                  <a:pt x="13970" y="75371"/>
                                  <a:pt x="16891" y="78546"/>
                                </a:cubicBezTo>
                                <a:cubicBezTo>
                                  <a:pt x="19939" y="81593"/>
                                  <a:pt x="23876" y="83117"/>
                                  <a:pt x="28829" y="83117"/>
                                </a:cubicBezTo>
                                <a:lnTo>
                                  <a:pt x="31941" y="82548"/>
                                </a:lnTo>
                                <a:lnTo>
                                  <a:pt x="31941" y="91221"/>
                                </a:lnTo>
                                <a:lnTo>
                                  <a:pt x="27686" y="92008"/>
                                </a:lnTo>
                                <a:cubicBezTo>
                                  <a:pt x="19177" y="92008"/>
                                  <a:pt x="12446" y="89848"/>
                                  <a:pt x="7493" y="85530"/>
                                </a:cubicBezTo>
                                <a:cubicBezTo>
                                  <a:pt x="2540" y="81340"/>
                                  <a:pt x="0" y="75878"/>
                                  <a:pt x="0" y="69147"/>
                                </a:cubicBezTo>
                                <a:cubicBezTo>
                                  <a:pt x="0" y="62924"/>
                                  <a:pt x="1905" y="57336"/>
                                  <a:pt x="5461" y="52384"/>
                                </a:cubicBezTo>
                                <a:cubicBezTo>
                                  <a:pt x="9017" y="47430"/>
                                  <a:pt x="14351" y="43493"/>
                                  <a:pt x="21209" y="40446"/>
                                </a:cubicBezTo>
                                <a:lnTo>
                                  <a:pt x="21209" y="40191"/>
                                </a:lnTo>
                                <a:cubicBezTo>
                                  <a:pt x="17653" y="37905"/>
                                  <a:pt x="14986" y="35492"/>
                                  <a:pt x="13208" y="32698"/>
                                </a:cubicBezTo>
                                <a:cubicBezTo>
                                  <a:pt x="11430" y="29904"/>
                                  <a:pt x="10541" y="26729"/>
                                  <a:pt x="10541" y="23173"/>
                                </a:cubicBezTo>
                                <a:cubicBezTo>
                                  <a:pt x="10541" y="15808"/>
                                  <a:pt x="13843" y="9330"/>
                                  <a:pt x="20320" y="3996"/>
                                </a:cubicBezTo>
                                <a:lnTo>
                                  <a:pt x="3194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2845420" name="Freeform: Shape 122845420"/>
                        <wps:cNvSpPr/>
                        <wps:spPr>
                          <a:xfrm>
                            <a:off x="5240211" y="27813"/>
                            <a:ext cx="37655" cy="95480"/>
                          </a:xfrm>
                          <a:custGeom>
                            <a:avLst/>
                            <a:gdLst/>
                            <a:ahLst/>
                            <a:cxnLst/>
                            <a:rect l="0" t="0" r="0" b="0"/>
                            <a:pathLst>
                              <a:path w="37655" h="95480">
                                <a:moveTo>
                                  <a:pt x="12383" y="0"/>
                                </a:moveTo>
                                <a:cubicBezTo>
                                  <a:pt x="20257" y="0"/>
                                  <a:pt x="26352" y="1905"/>
                                  <a:pt x="30924" y="5588"/>
                                </a:cubicBezTo>
                                <a:cubicBezTo>
                                  <a:pt x="35370" y="9271"/>
                                  <a:pt x="37655" y="13970"/>
                                  <a:pt x="37655" y="19685"/>
                                </a:cubicBezTo>
                                <a:cubicBezTo>
                                  <a:pt x="37655" y="24638"/>
                                  <a:pt x="36004" y="29464"/>
                                  <a:pt x="32829" y="34290"/>
                                </a:cubicBezTo>
                                <a:cubicBezTo>
                                  <a:pt x="29527" y="38989"/>
                                  <a:pt x="24828" y="42672"/>
                                  <a:pt x="18605" y="45339"/>
                                </a:cubicBezTo>
                                <a:lnTo>
                                  <a:pt x="18605" y="45720"/>
                                </a:lnTo>
                                <a:cubicBezTo>
                                  <a:pt x="23051" y="47879"/>
                                  <a:pt x="26352" y="50419"/>
                                  <a:pt x="28639" y="53467"/>
                                </a:cubicBezTo>
                                <a:cubicBezTo>
                                  <a:pt x="30924" y="56515"/>
                                  <a:pt x="32067" y="60325"/>
                                  <a:pt x="32067" y="64897"/>
                                </a:cubicBezTo>
                                <a:cubicBezTo>
                                  <a:pt x="32067" y="68580"/>
                                  <a:pt x="31178" y="72263"/>
                                  <a:pt x="29401" y="76073"/>
                                </a:cubicBezTo>
                                <a:cubicBezTo>
                                  <a:pt x="27749" y="80010"/>
                                  <a:pt x="25336" y="83312"/>
                                  <a:pt x="22161" y="86233"/>
                                </a:cubicBezTo>
                                <a:cubicBezTo>
                                  <a:pt x="18859" y="89281"/>
                                  <a:pt x="15177" y="91694"/>
                                  <a:pt x="10859" y="93472"/>
                                </a:cubicBezTo>
                                <a:lnTo>
                                  <a:pt x="0" y="95480"/>
                                </a:lnTo>
                                <a:lnTo>
                                  <a:pt x="0" y="86807"/>
                                </a:lnTo>
                                <a:lnTo>
                                  <a:pt x="7302" y="85471"/>
                                </a:lnTo>
                                <a:cubicBezTo>
                                  <a:pt x="10223" y="84201"/>
                                  <a:pt x="12509" y="82550"/>
                                  <a:pt x="14288" y="80518"/>
                                </a:cubicBezTo>
                                <a:cubicBezTo>
                                  <a:pt x="15939" y="78613"/>
                                  <a:pt x="17335" y="76454"/>
                                  <a:pt x="18224" y="73914"/>
                                </a:cubicBezTo>
                                <a:cubicBezTo>
                                  <a:pt x="19114" y="71501"/>
                                  <a:pt x="19495" y="68961"/>
                                  <a:pt x="19495" y="66548"/>
                                </a:cubicBezTo>
                                <a:cubicBezTo>
                                  <a:pt x="19495" y="63754"/>
                                  <a:pt x="18859" y="61214"/>
                                  <a:pt x="17335" y="59182"/>
                                </a:cubicBezTo>
                                <a:cubicBezTo>
                                  <a:pt x="15939" y="57150"/>
                                  <a:pt x="13526" y="55245"/>
                                  <a:pt x="10096" y="53467"/>
                                </a:cubicBezTo>
                                <a:cubicBezTo>
                                  <a:pt x="8446" y="52578"/>
                                  <a:pt x="6540" y="51689"/>
                                  <a:pt x="4382" y="50927"/>
                                </a:cubicBezTo>
                                <a:lnTo>
                                  <a:pt x="0" y="49175"/>
                                </a:lnTo>
                                <a:lnTo>
                                  <a:pt x="0" y="37306"/>
                                </a:lnTo>
                                <a:lnTo>
                                  <a:pt x="4127" y="39370"/>
                                </a:lnTo>
                                <a:cubicBezTo>
                                  <a:pt x="6540" y="40386"/>
                                  <a:pt x="9080" y="41402"/>
                                  <a:pt x="11874" y="42291"/>
                                </a:cubicBezTo>
                                <a:cubicBezTo>
                                  <a:pt x="16701" y="39243"/>
                                  <a:pt x="20257" y="36068"/>
                                  <a:pt x="22415" y="32639"/>
                                </a:cubicBezTo>
                                <a:cubicBezTo>
                                  <a:pt x="24574" y="29337"/>
                                  <a:pt x="25717" y="25527"/>
                                  <a:pt x="25717" y="21336"/>
                                </a:cubicBezTo>
                                <a:cubicBezTo>
                                  <a:pt x="25717" y="17653"/>
                                  <a:pt x="24321" y="14732"/>
                                  <a:pt x="21653" y="12319"/>
                                </a:cubicBezTo>
                                <a:cubicBezTo>
                                  <a:pt x="18859" y="9906"/>
                                  <a:pt x="15177" y="8636"/>
                                  <a:pt x="10604" y="8636"/>
                                </a:cubicBezTo>
                                <a:lnTo>
                                  <a:pt x="0" y="12203"/>
                                </a:lnTo>
                                <a:lnTo>
                                  <a:pt x="0" y="4259"/>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19976538" name="Rectangle 1719976538"/>
                        <wps:cNvSpPr/>
                        <wps:spPr>
                          <a:xfrm>
                            <a:off x="5282184" y="25833"/>
                            <a:ext cx="59219" cy="163963"/>
                          </a:xfrm>
                          <a:prstGeom prst="rect">
                            <a:avLst/>
                          </a:prstGeom>
                          <a:ln>
                            <a:noFill/>
                          </a:ln>
                        </wps:spPr>
                        <wps:txbx>
                          <w:txbxContent>
                            <w:p w14:paraId="2B834C25"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36623723" name="Freeform: Shape 1936623723"/>
                        <wps:cNvSpPr/>
                        <wps:spPr>
                          <a:xfrm>
                            <a:off x="3155950" y="189611"/>
                            <a:ext cx="47752" cy="92329"/>
                          </a:xfrm>
                          <a:custGeom>
                            <a:avLst/>
                            <a:gdLst/>
                            <a:ahLst/>
                            <a:cxnLst/>
                            <a:rect l="0" t="0" r="0" b="0"/>
                            <a:pathLst>
                              <a:path w="47752" h="92329">
                                <a:moveTo>
                                  <a:pt x="20574" y="0"/>
                                </a:moveTo>
                                <a:lnTo>
                                  <a:pt x="29718" y="0"/>
                                </a:lnTo>
                                <a:lnTo>
                                  <a:pt x="29718" y="82931"/>
                                </a:lnTo>
                                <a:lnTo>
                                  <a:pt x="47752" y="82931"/>
                                </a:lnTo>
                                <a:lnTo>
                                  <a:pt x="47752" y="92329"/>
                                </a:lnTo>
                                <a:lnTo>
                                  <a:pt x="0" y="92329"/>
                                </a:lnTo>
                                <a:lnTo>
                                  <a:pt x="0" y="82931"/>
                                </a:lnTo>
                                <a:lnTo>
                                  <a:pt x="18415" y="82931"/>
                                </a:lnTo>
                                <a:lnTo>
                                  <a:pt x="18415" y="21336"/>
                                </a:lnTo>
                                <a:lnTo>
                                  <a:pt x="0" y="21336"/>
                                </a:lnTo>
                                <a:lnTo>
                                  <a:pt x="0" y="12954"/>
                                </a:lnTo>
                                <a:cubicBezTo>
                                  <a:pt x="2413" y="12954"/>
                                  <a:pt x="5080" y="12700"/>
                                  <a:pt x="8001" y="12192"/>
                                </a:cubicBezTo>
                                <a:cubicBezTo>
                                  <a:pt x="10795" y="11811"/>
                                  <a:pt x="12954" y="11176"/>
                                  <a:pt x="14478" y="10414"/>
                                </a:cubicBezTo>
                                <a:cubicBezTo>
                                  <a:pt x="16256" y="9398"/>
                                  <a:pt x="17653" y="8001"/>
                                  <a:pt x="18796" y="6477"/>
                                </a:cubicBezTo>
                                <a:cubicBezTo>
                                  <a:pt x="19812" y="4826"/>
                                  <a:pt x="20447" y="2794"/>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86431193" name="Rectangle 1386431193"/>
                        <wps:cNvSpPr/>
                        <wps:spPr>
                          <a:xfrm>
                            <a:off x="3218053" y="185853"/>
                            <a:ext cx="59219" cy="163963"/>
                          </a:xfrm>
                          <a:prstGeom prst="rect">
                            <a:avLst/>
                          </a:prstGeom>
                          <a:ln>
                            <a:noFill/>
                          </a:ln>
                        </wps:spPr>
                        <wps:txbx>
                          <w:txbxContent>
                            <w:p w14:paraId="751FE50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015955181" name="Freeform: Shape 1015955181"/>
                        <wps:cNvSpPr/>
                        <wps:spPr>
                          <a:xfrm>
                            <a:off x="3432429" y="188087"/>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9"/>
                                  <a:pt x="55626" y="32004"/>
                                  <a:pt x="54737" y="35052"/>
                                </a:cubicBezTo>
                                <a:cubicBezTo>
                                  <a:pt x="53975" y="38100"/>
                                  <a:pt x="52705" y="41021"/>
                                  <a:pt x="51054" y="43688"/>
                                </a:cubicBezTo>
                                <a:cubicBezTo>
                                  <a:pt x="49530" y="46228"/>
                                  <a:pt x="47625" y="48768"/>
                                  <a:pt x="45593" y="51181"/>
                                </a:cubicBezTo>
                                <a:cubicBezTo>
                                  <a:pt x="43561" y="53721"/>
                                  <a:pt x="41021" y="56388"/>
                                  <a:pt x="37973" y="59436"/>
                                </a:cubicBezTo>
                                <a:cubicBezTo>
                                  <a:pt x="33782" y="63754"/>
                                  <a:pt x="29464" y="67945"/>
                                  <a:pt x="24892" y="72009"/>
                                </a:cubicBezTo>
                                <a:cubicBezTo>
                                  <a:pt x="20447" y="76073"/>
                                  <a:pt x="16256" y="79883"/>
                                  <a:pt x="12319" y="83312"/>
                                </a:cubicBezTo>
                                <a:lnTo>
                                  <a:pt x="59817" y="83312"/>
                                </a:lnTo>
                                <a:lnTo>
                                  <a:pt x="59817" y="93853"/>
                                </a:lnTo>
                                <a:lnTo>
                                  <a:pt x="0" y="93853"/>
                                </a:lnTo>
                                <a:lnTo>
                                  <a:pt x="0" y="80899"/>
                                </a:lnTo>
                                <a:cubicBezTo>
                                  <a:pt x="4191" y="77216"/>
                                  <a:pt x="8382" y="73533"/>
                                  <a:pt x="12446" y="69850"/>
                                </a:cubicBezTo>
                                <a:cubicBezTo>
                                  <a:pt x="16637" y="66167"/>
                                  <a:pt x="20574" y="62484"/>
                                  <a:pt x="24130" y="58801"/>
                                </a:cubicBezTo>
                                <a:cubicBezTo>
                                  <a:pt x="31750" y="51054"/>
                                  <a:pt x="36957" y="45085"/>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163423401" name="Rectangle 1163423401"/>
                        <wps:cNvSpPr/>
                        <wps:spPr>
                          <a:xfrm>
                            <a:off x="3501517" y="185853"/>
                            <a:ext cx="59219" cy="163963"/>
                          </a:xfrm>
                          <a:prstGeom prst="rect">
                            <a:avLst/>
                          </a:prstGeom>
                          <a:ln>
                            <a:noFill/>
                          </a:ln>
                        </wps:spPr>
                        <wps:txbx>
                          <w:txbxContent>
                            <w:p w14:paraId="08D35CB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64481252" name="Rectangle 1464481252"/>
                        <wps:cNvSpPr/>
                        <wps:spPr>
                          <a:xfrm>
                            <a:off x="3671062" y="185853"/>
                            <a:ext cx="214423" cy="163963"/>
                          </a:xfrm>
                          <a:prstGeom prst="rect">
                            <a:avLst/>
                          </a:prstGeom>
                          <a:ln>
                            <a:noFill/>
                          </a:ln>
                        </wps:spPr>
                        <wps:txbx>
                          <w:txbxContent>
                            <w:p w14:paraId="2DF00C8D"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1312538163" name="Rectangle 1312538163"/>
                        <wps:cNvSpPr/>
                        <wps:spPr>
                          <a:xfrm>
                            <a:off x="3832606" y="185853"/>
                            <a:ext cx="59219" cy="163963"/>
                          </a:xfrm>
                          <a:prstGeom prst="rect">
                            <a:avLst/>
                          </a:prstGeom>
                          <a:ln>
                            <a:noFill/>
                          </a:ln>
                        </wps:spPr>
                        <wps:txbx>
                          <w:txbxContent>
                            <w:p w14:paraId="3D1653F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31474476" name="Rectangle 1231474476"/>
                        <wps:cNvSpPr/>
                        <wps:spPr>
                          <a:xfrm>
                            <a:off x="3988054" y="185853"/>
                            <a:ext cx="214423" cy="163963"/>
                          </a:xfrm>
                          <a:prstGeom prst="rect">
                            <a:avLst/>
                          </a:prstGeom>
                          <a:ln>
                            <a:noFill/>
                          </a:ln>
                        </wps:spPr>
                        <wps:txbx>
                          <w:txbxContent>
                            <w:p w14:paraId="57C72A44"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859680809" name="Rectangle 859680809"/>
                        <wps:cNvSpPr/>
                        <wps:spPr>
                          <a:xfrm>
                            <a:off x="4149598" y="185853"/>
                            <a:ext cx="59219" cy="163963"/>
                          </a:xfrm>
                          <a:prstGeom prst="rect">
                            <a:avLst/>
                          </a:prstGeom>
                          <a:ln>
                            <a:noFill/>
                          </a:ln>
                        </wps:spPr>
                        <wps:txbx>
                          <w:txbxContent>
                            <w:p w14:paraId="2B18EE4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134305251" name="Rectangle 2134305251"/>
                        <wps:cNvSpPr/>
                        <wps:spPr>
                          <a:xfrm>
                            <a:off x="4295902" y="185853"/>
                            <a:ext cx="214423" cy="163963"/>
                          </a:xfrm>
                          <a:prstGeom prst="rect">
                            <a:avLst/>
                          </a:prstGeom>
                          <a:ln>
                            <a:noFill/>
                          </a:ln>
                        </wps:spPr>
                        <wps:txbx>
                          <w:txbxContent>
                            <w:p w14:paraId="19D5918B" w14:textId="77777777" w:rsidR="00000000" w:rsidRDefault="00000000" w:rsidP="001E2795">
                              <w:pPr>
                                <w:spacing w:after="160" w:line="259" w:lineRule="auto"/>
                                <w:ind w:left="0" w:right="0"/>
                                <w:jc w:val="left"/>
                              </w:pPr>
                              <w:r>
                                <w:t>24</w:t>
                              </w:r>
                            </w:p>
                          </w:txbxContent>
                        </wps:txbx>
                        <wps:bodyPr horzOverflow="overflow" vert="horz" lIns="0" tIns="0" rIns="0" bIns="0" rtlCol="0">
                          <a:noAutofit/>
                        </wps:bodyPr>
                      </wps:wsp>
                      <wps:wsp>
                        <wps:cNvPr id="650942241" name="Rectangle 650942241"/>
                        <wps:cNvSpPr/>
                        <wps:spPr>
                          <a:xfrm>
                            <a:off x="4457446" y="185853"/>
                            <a:ext cx="59219" cy="163963"/>
                          </a:xfrm>
                          <a:prstGeom prst="rect">
                            <a:avLst/>
                          </a:prstGeom>
                          <a:ln>
                            <a:noFill/>
                          </a:ln>
                        </wps:spPr>
                        <wps:txbx>
                          <w:txbxContent>
                            <w:p w14:paraId="1705E50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76919486" name="Rectangle 776919486"/>
                        <wps:cNvSpPr/>
                        <wps:spPr>
                          <a:xfrm>
                            <a:off x="4608322" y="185853"/>
                            <a:ext cx="214423" cy="163963"/>
                          </a:xfrm>
                          <a:prstGeom prst="rect">
                            <a:avLst/>
                          </a:prstGeom>
                          <a:ln>
                            <a:noFill/>
                          </a:ln>
                        </wps:spPr>
                        <wps:txbx>
                          <w:txbxContent>
                            <w:p w14:paraId="3F4D005F" w14:textId="77777777" w:rsidR="00000000" w:rsidRDefault="00000000" w:rsidP="001E2795">
                              <w:pPr>
                                <w:spacing w:after="160" w:line="259" w:lineRule="auto"/>
                                <w:ind w:left="0" w:right="0"/>
                                <w:jc w:val="left"/>
                              </w:pPr>
                              <w:r>
                                <w:t>26</w:t>
                              </w:r>
                            </w:p>
                          </w:txbxContent>
                        </wps:txbx>
                        <wps:bodyPr horzOverflow="overflow" vert="horz" lIns="0" tIns="0" rIns="0" bIns="0" rtlCol="0">
                          <a:noAutofit/>
                        </wps:bodyPr>
                      </wps:wsp>
                      <wps:wsp>
                        <wps:cNvPr id="1967082787" name="Rectangle 1967082787"/>
                        <wps:cNvSpPr/>
                        <wps:spPr>
                          <a:xfrm>
                            <a:off x="4769866" y="185853"/>
                            <a:ext cx="59219" cy="163963"/>
                          </a:xfrm>
                          <a:prstGeom prst="rect">
                            <a:avLst/>
                          </a:prstGeom>
                          <a:ln>
                            <a:noFill/>
                          </a:ln>
                        </wps:spPr>
                        <wps:txbx>
                          <w:txbxContent>
                            <w:p w14:paraId="066DC39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623076617" name="Rectangle 1623076617"/>
                        <wps:cNvSpPr/>
                        <wps:spPr>
                          <a:xfrm>
                            <a:off x="4849114" y="168737"/>
                            <a:ext cx="33951" cy="150334"/>
                          </a:xfrm>
                          <a:prstGeom prst="rect">
                            <a:avLst/>
                          </a:prstGeom>
                          <a:ln>
                            <a:noFill/>
                          </a:ln>
                        </wps:spPr>
                        <wps:txbx>
                          <w:txbxContent>
                            <w:p w14:paraId="347B4926"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573472046" name="Rectangle 573472046"/>
                        <wps:cNvSpPr/>
                        <wps:spPr>
                          <a:xfrm>
                            <a:off x="5114545" y="168737"/>
                            <a:ext cx="33951" cy="150334"/>
                          </a:xfrm>
                          <a:prstGeom prst="rect">
                            <a:avLst/>
                          </a:prstGeom>
                          <a:ln>
                            <a:noFill/>
                          </a:ln>
                        </wps:spPr>
                        <wps:txbx>
                          <w:txbxContent>
                            <w:p w14:paraId="5EB483F6" w14:textId="77777777" w:rsidR="00000000" w:rsidRDefault="00000000" w:rsidP="001E2795">
                              <w:pPr>
                                <w:spacing w:after="160" w:line="259" w:lineRule="auto"/>
                                <w:ind w:left="0" w:right="0"/>
                                <w:jc w:val="left"/>
                              </w:pPr>
                              <w:r>
                                <w:rPr>
                                  <w:sz w:val="16"/>
                                </w:rPr>
                                <w:t xml:space="preserve"> </w:t>
                              </w:r>
                            </w:p>
                          </w:txbxContent>
                        </wps:txbx>
                        <wps:bodyPr horzOverflow="overflow" vert="horz" lIns="0" tIns="0" rIns="0" bIns="0" rtlCol="0">
                          <a:noAutofit/>
                        </wps:bodyPr>
                      </wps:wsp>
                      <wps:wsp>
                        <wps:cNvPr id="21305523" name="Rectangle 21305523"/>
                        <wps:cNvSpPr/>
                        <wps:spPr>
                          <a:xfrm>
                            <a:off x="3030601" y="331414"/>
                            <a:ext cx="42058" cy="186236"/>
                          </a:xfrm>
                          <a:prstGeom prst="rect">
                            <a:avLst/>
                          </a:prstGeom>
                          <a:ln>
                            <a:noFill/>
                          </a:ln>
                        </wps:spPr>
                        <wps:txbx>
                          <w:txbxContent>
                            <w:p w14:paraId="3DAB774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3617978" name="Rectangle 183617978"/>
                        <wps:cNvSpPr/>
                        <wps:spPr>
                          <a:xfrm>
                            <a:off x="3332353" y="331414"/>
                            <a:ext cx="42058" cy="186236"/>
                          </a:xfrm>
                          <a:prstGeom prst="rect">
                            <a:avLst/>
                          </a:prstGeom>
                          <a:ln>
                            <a:noFill/>
                          </a:ln>
                        </wps:spPr>
                        <wps:txbx>
                          <w:txbxContent>
                            <w:p w14:paraId="5D8B9F5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880324821" name="Rectangle 880324821"/>
                        <wps:cNvSpPr/>
                        <wps:spPr>
                          <a:xfrm>
                            <a:off x="3594481" y="331414"/>
                            <a:ext cx="42058" cy="186236"/>
                          </a:xfrm>
                          <a:prstGeom prst="rect">
                            <a:avLst/>
                          </a:prstGeom>
                          <a:ln>
                            <a:noFill/>
                          </a:ln>
                        </wps:spPr>
                        <wps:txbx>
                          <w:txbxContent>
                            <w:p w14:paraId="08E03BC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02013860" name="Rectangle 702013860"/>
                        <wps:cNvSpPr/>
                        <wps:spPr>
                          <a:xfrm>
                            <a:off x="3911854" y="331414"/>
                            <a:ext cx="42058" cy="186236"/>
                          </a:xfrm>
                          <a:prstGeom prst="rect">
                            <a:avLst/>
                          </a:prstGeom>
                          <a:ln>
                            <a:noFill/>
                          </a:ln>
                        </wps:spPr>
                        <wps:txbx>
                          <w:txbxContent>
                            <w:p w14:paraId="290792C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09065333" name="Rectangle 1409065333"/>
                        <wps:cNvSpPr/>
                        <wps:spPr>
                          <a:xfrm>
                            <a:off x="4228846" y="331414"/>
                            <a:ext cx="42058" cy="186236"/>
                          </a:xfrm>
                          <a:prstGeom prst="rect">
                            <a:avLst/>
                          </a:prstGeom>
                          <a:ln>
                            <a:noFill/>
                          </a:ln>
                        </wps:spPr>
                        <wps:txbx>
                          <w:txbxContent>
                            <w:p w14:paraId="71D1A82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60525807" name="Rectangle 260525807"/>
                        <wps:cNvSpPr/>
                        <wps:spPr>
                          <a:xfrm>
                            <a:off x="4669282" y="359589"/>
                            <a:ext cx="105838" cy="163963"/>
                          </a:xfrm>
                          <a:prstGeom prst="rect">
                            <a:avLst/>
                          </a:prstGeom>
                          <a:ln>
                            <a:noFill/>
                          </a:ln>
                        </wps:spPr>
                        <wps:txbx>
                          <w:txbxContent>
                            <w:p w14:paraId="43455693"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wps:txbx>
                        <wps:bodyPr horzOverflow="overflow" vert="horz" lIns="0" tIns="0" rIns="0" bIns="0" rtlCol="0">
                          <a:noAutofit/>
                        </wps:bodyPr>
                      </wps:wsp>
                      <wps:wsp>
                        <wps:cNvPr id="253409174" name="Rectangle 253409174"/>
                        <wps:cNvSpPr/>
                        <wps:spPr>
                          <a:xfrm>
                            <a:off x="4596131" y="513513"/>
                            <a:ext cx="244109" cy="163963"/>
                          </a:xfrm>
                          <a:prstGeom prst="rect">
                            <a:avLst/>
                          </a:prstGeom>
                          <a:ln>
                            <a:noFill/>
                          </a:ln>
                        </wps:spPr>
                        <wps:txbx>
                          <w:txbxContent>
                            <w:p w14:paraId="5207A8D2"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926295779" name="Rectangle 926295779"/>
                        <wps:cNvSpPr/>
                        <wps:spPr>
                          <a:xfrm>
                            <a:off x="4779010" y="513513"/>
                            <a:ext cx="59219" cy="163963"/>
                          </a:xfrm>
                          <a:prstGeom prst="rect">
                            <a:avLst/>
                          </a:prstGeom>
                          <a:ln>
                            <a:noFill/>
                          </a:ln>
                        </wps:spPr>
                        <wps:txbx>
                          <w:txbxContent>
                            <w:p w14:paraId="77B57AE3"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817524186" name="Rectangle 817524186"/>
                        <wps:cNvSpPr/>
                        <wps:spPr>
                          <a:xfrm>
                            <a:off x="4849114" y="331414"/>
                            <a:ext cx="42058" cy="186236"/>
                          </a:xfrm>
                          <a:prstGeom prst="rect">
                            <a:avLst/>
                          </a:prstGeom>
                          <a:ln>
                            <a:noFill/>
                          </a:ln>
                        </wps:spPr>
                        <wps:txbx>
                          <w:txbxContent>
                            <w:p w14:paraId="72F4A03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18612651" name="Rectangle 1418612651"/>
                        <wps:cNvSpPr/>
                        <wps:spPr>
                          <a:xfrm>
                            <a:off x="5114545" y="331414"/>
                            <a:ext cx="42058" cy="186236"/>
                          </a:xfrm>
                          <a:prstGeom prst="rect">
                            <a:avLst/>
                          </a:prstGeom>
                          <a:ln>
                            <a:noFill/>
                          </a:ln>
                        </wps:spPr>
                        <wps:txbx>
                          <w:txbxContent>
                            <w:p w14:paraId="5311BB5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g:wgp>
                  </a:graphicData>
                </a:graphic>
              </wp:inline>
            </w:drawing>
          </mc:Choice>
          <mc:Fallback>
            <w:pict>
              <v:group w14:anchorId="1D201BAF" id="Group 14" o:spid="_x0000_s1498" style="width:424.45pt;height:50.65pt;mso-position-horizontal-relative:char;mso-position-vertical-relative:line" coordsize="53903,6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">
                <v:shape id="Picture 2908" o:spid="_x0000_s1499" type="#_x0000_t75" style="position:absolute;width:12222;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">
                  <v:imagedata r:id="rId83" o:title=""/>
                </v:shape>
                <v:shape id="Freeform: Shape 201582522" o:spid="_x0000_s1500" style="position:absolute;left:991;top:295;width:501;height:924;visibility:visible;mso-wrap-style:square;v-text-anchor:top" coordsize="50114,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" path="m40818,r9296,l31661,83312r18199,l47955,92329,,92329,2007,83312r18148,l34011,20828r-18365,l17361,12954v6832,,12128,-1016,15900,-3048c37033,7874,39548,4572,40818,xe" fillcolor="black" stroked="f">
                  <v:stroke miterlimit="83231f" joinstyle="miter"/>
                  <v:path arrowok="t" textboxrect="0,0,50114,92329"/>
                </v:shape>
                <v:rect id="Rectangle 1370272503" o:spid="_x0000_s1501" style="position:absolute;left:1678;top:258;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" filled="f" stroked="f">
                  <v:textbox inset="0,0,0,0">
                    <w:txbxContent>
                      <w:p w14:paraId="56C80DF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041652416" o:spid="_x0000_s1502" style="position:absolute;left:3738;top:280;width:700;height:939;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" path="m45085,v8001,,14097,1778,18415,5334c67818,9017,69977,13843,69977,19939v,6731,-1905,12954,-5461,18796c60833,44704,54483,51562,45339,59436,40005,64135,34417,68580,28702,73025,22987,77343,18288,81026,14605,83693r47371,l59817,93853,,93853,2794,80899c8382,76708,13081,73152,17018,70104v3810,-2921,8509,-6731,14097,-11303c40640,50800,47498,43942,51435,38481v4064,-5461,5969,-10795,5969,-16002c57404,18415,56007,15367,53340,13335,50546,11303,46990,10287,42672,10287v-3429,,-7493,635,-12065,2032c26162,13716,21717,15621,17399,18288r-635,l19177,5715c22225,4191,26289,2921,31115,1778,35941,508,40640,,45085,xe" fillcolor="black" stroked="f">
                  <v:stroke miterlimit="83231f" joinstyle="miter"/>
                  <v:path arrowok="t" textboxrect="0,0,69977,93853"/>
                </v:shape>
                <v:rect id="Rectangle 1334245865" o:spid="_x0000_s1503" style="position:absolute;left:4498;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" filled="f" stroked="f">
                  <v:textbox inset="0,0,0,0">
                    <w:txbxContent>
                      <w:p w14:paraId="6AE72EA4"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89811985" o:spid="_x0000_s1504" style="position:absolute;left:6892;top:280;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" path="m45847,v7874,,13970,1524,18415,4826c68834,8001,70993,12446,70993,18034v,6096,-2159,11557,-6477,16256c60198,38989,54737,41910,48133,43180r,635c49657,44196,51435,44831,53340,45720v1778,889,3429,1905,4953,3302c59690,50419,60960,52197,61976,54356v1016,2159,1524,4699,1524,7620c63500,66421,62611,70739,60706,74930v-1778,4191,-4445,7874,-7747,10795c49530,88900,45593,91440,41021,93091v-4572,1778,-9779,2667,-15748,2667c20447,95758,15875,95123,11303,93853,6858,92583,3048,91186,,89408l2794,77597r889,c6350,79629,9779,81534,13970,83185v4064,1524,8382,2286,13081,2286c34163,85471,39878,83312,44450,78867v4572,-4445,6858,-10160,6858,-17145c51308,57404,49911,54102,46990,51943,44069,49784,39624,48768,33528,48768r-5588,l30226,38989r5588,c42545,38989,48006,37465,52197,34163v4318,-3175,6477,-7493,6477,-12954c58674,17780,57404,15113,54864,13081,52324,11176,48514,10287,43561,10287v-4191,,-8509,762,-13208,2286c25654,14097,21590,16002,18034,18288r-635,l19939,5715c23114,4318,27178,3048,32004,1778,36830,635,41529,,45847,xe" fillcolor="black" stroked="f">
                  <v:stroke miterlimit="83231f" joinstyle="miter"/>
                  <v:path arrowok="t" textboxrect="0,0,70993,95758"/>
                </v:shape>
                <v:rect id="Rectangle 97537912" o:spid="_x0000_s1505" style="position:absolute;left:7637;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" filled="f" stroked="f">
                  <v:textbox inset="0,0,0,0">
                    <w:txbxContent>
                      <w:p w14:paraId="75E93FC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820091609" o:spid="_x0000_s1506" style="position:absolute;left:10101;top:543;width:319;height:415;visibility:visible;mso-wrap-style:square;v-text-anchor:top" coordsize="31940,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" path="m31940,r,11356l10287,32184r21653,l31940,41583,,41583,3175,27486,31940,xe" fillcolor="black" stroked="f">
                  <v:stroke miterlimit="83231f" joinstyle="miter"/>
                  <v:path arrowok="t" textboxrect="0,0,31940,41583"/>
                </v:shape>
                <v:shape id="Freeform: Shape 635836980" o:spid="_x0000_s1507" style="position:absolute;left:10420;top:299;width:371;height:920;visibility:visible;mso-wrap-style:square;v-text-anchor:top" coordsize="37020,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" path="m25463,l36385,,23939,56515r13081,l34988,65913r-13208,l16065,91948r-11557,l10350,65913,,65913,,56515r12382,l21653,14859,,35687,,24330,25463,xe" fillcolor="black" stroked="f">
                  <v:stroke miterlimit="83231f" joinstyle="miter"/>
                  <v:path arrowok="t" textboxrect="0,0,37020,91948"/>
                </v:shape>
                <v:rect id="Rectangle 1429529137" o:spid="_x0000_s1508" style="position:absolute;left:10857;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" filled="f" stroked="f">
                  <v:textbox inset="0,0,0,0">
                    <w:txbxContent>
                      <w:p w14:paraId="0E3D2A91"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42047088" o:spid="_x0000_s1509" style="position:absolute;left:1064;top:1896;width:477;height:923;visibility:visible;mso-wrap-style:square;v-text-anchor:top" coordsize="47777,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" path="m20574,r9195,l29769,82931r18008,l47777,92329,,92329,,82931r18377,l18377,21336,,21336,,12954v2489,,5156,-254,8001,-762c10846,11811,13005,11176,14465,10414,16281,9398,17717,8001,18771,6477,19812,4826,20422,2794,20574,xe" fillcolor="black" stroked="f">
                  <v:stroke miterlimit="83231f" joinstyle="miter"/>
                  <v:path arrowok="t" textboxrect="0,0,47777,92329"/>
                </v:shape>
                <v:rect id="Rectangle 1846072930" o:spid="_x0000_s1510" style="position:absolute;left:1678;top:1858;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" filled="f" stroked="f">
                  <v:textbox inset="0,0,0,0">
                    <w:txbxContent>
                      <w:p w14:paraId="3ECB3B85" w14:textId="77777777" w:rsidR="00000000" w:rsidRDefault="00000000" w:rsidP="001E2795">
                        <w:pPr>
                          <w:spacing w:after="160" w:line="259" w:lineRule="auto"/>
                          <w:ind w:left="0" w:right="0"/>
                          <w:jc w:val="left"/>
                        </w:pPr>
                        <w:r>
                          <w:t xml:space="preserve"> </w:t>
                        </w:r>
                      </w:p>
                    </w:txbxContent>
                  </v:textbox>
                </v:rect>
                <v:rect id="Rectangle 86415196" o:spid="_x0000_s1511" style="position:absolute;left:3294;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" filled="f" stroked="f">
                  <v:textbox inset="0,0,0,0">
                    <w:txbxContent>
                      <w:p w14:paraId="330211BA" w14:textId="77777777" w:rsidR="00000000" w:rsidRDefault="00000000" w:rsidP="001E2795">
                        <w:pPr>
                          <w:spacing w:after="160" w:line="259" w:lineRule="auto"/>
                          <w:ind w:left="0" w:right="0"/>
                          <w:jc w:val="left"/>
                        </w:pPr>
                        <w:r>
                          <w:t>13</w:t>
                        </w:r>
                      </w:p>
                    </w:txbxContent>
                  </v:textbox>
                </v:rect>
                <v:rect id="Rectangle 598612454" o:spid="_x0000_s1512" style="position:absolute;left:4909;top:1858;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" filled="f" stroked="f">
                  <v:textbox inset="0,0,0,0">
                    <w:txbxContent>
                      <w:p w14:paraId="458A4754" w14:textId="77777777" w:rsidR="00000000" w:rsidRDefault="00000000" w:rsidP="001E2795">
                        <w:pPr>
                          <w:spacing w:after="160" w:line="259" w:lineRule="auto"/>
                          <w:ind w:left="0" w:right="0"/>
                          <w:jc w:val="left"/>
                        </w:pPr>
                        <w:r>
                          <w:t xml:space="preserve"> </w:t>
                        </w:r>
                      </w:p>
                    </w:txbxContent>
                  </v:textbox>
                </v:rect>
                <v:rect id="Rectangle 515344278" o:spid="_x0000_s1513" style="position:absolute;left:6464;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" filled="f" stroked="f">
                  <v:textbox inset="0,0,0,0">
                    <w:txbxContent>
                      <w:p w14:paraId="605FC179" w14:textId="77777777" w:rsidR="00000000" w:rsidRDefault="00000000" w:rsidP="001E2795">
                        <w:pPr>
                          <w:spacing w:after="160" w:line="259" w:lineRule="auto"/>
                          <w:ind w:left="0" w:right="0"/>
                          <w:jc w:val="left"/>
                        </w:pPr>
                        <w:r>
                          <w:t>24</w:t>
                        </w:r>
                      </w:p>
                    </w:txbxContent>
                  </v:textbox>
                </v:rect>
                <v:rect id="Rectangle 1051075472" o:spid="_x0000_s1514" style="position:absolute;left:8079;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" filled="f" stroked="f">
                  <v:textbox inset="0,0,0,0">
                    <w:txbxContent>
                      <w:p w14:paraId="6E596DBD" w14:textId="77777777" w:rsidR="00000000" w:rsidRDefault="00000000" w:rsidP="001E2795">
                        <w:pPr>
                          <w:spacing w:after="160" w:line="259" w:lineRule="auto"/>
                          <w:ind w:left="0" w:right="0"/>
                          <w:jc w:val="left"/>
                        </w:pPr>
                        <w:r>
                          <w:t xml:space="preserve"> </w:t>
                        </w:r>
                      </w:p>
                    </w:txbxContent>
                  </v:textbox>
                </v:rect>
                <v:rect id="Rectangle 917864747" o:spid="_x0000_s1515" style="position:absolute;left:9683;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" filled="f" stroked="f">
                  <v:textbox inset="0,0,0,0">
                    <w:txbxContent>
                      <w:p w14:paraId="16969FD9" w14:textId="77777777" w:rsidR="00000000" w:rsidRDefault="00000000" w:rsidP="001E2795">
                        <w:pPr>
                          <w:spacing w:after="160" w:line="259" w:lineRule="auto"/>
                          <w:ind w:left="0" w:right="0"/>
                          <w:jc w:val="left"/>
                        </w:pPr>
                        <w:r>
                          <w:t>26</w:t>
                        </w:r>
                      </w:p>
                    </w:txbxContent>
                  </v:textbox>
                </v:rect>
                <v:rect id="Rectangle 1019518731" o:spid="_x0000_s1516" style="position:absolute;left:11299;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" filled="f" stroked="f">
                  <v:textbox inset="0,0,0,0">
                    <w:txbxContent>
                      <w:p w14:paraId="42450E52" w14:textId="77777777" w:rsidR="00000000" w:rsidRDefault="00000000" w:rsidP="001E2795">
                        <w:pPr>
                          <w:spacing w:after="160" w:line="259" w:lineRule="auto"/>
                          <w:ind w:left="0" w:right="0"/>
                          <w:jc w:val="left"/>
                        </w:pPr>
                        <w:r>
                          <w:t xml:space="preserve"> </w:t>
                        </w:r>
                      </w:p>
                    </w:txbxContent>
                  </v:textbox>
                </v:rect>
                <v:rect id="Rectangle 187170507" o:spid="_x0000_s1517" style="position:absolute;left:64;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" filled="f" stroked="f">
                  <v:textbox inset="0,0,0,0">
                    <w:txbxContent>
                      <w:p w14:paraId="20F8CA57" w14:textId="77777777" w:rsidR="00000000" w:rsidRDefault="00000000" w:rsidP="001E2795">
                        <w:pPr>
                          <w:spacing w:after="160" w:line="259" w:lineRule="auto"/>
                          <w:ind w:left="0" w:right="0"/>
                          <w:jc w:val="left"/>
                        </w:pPr>
                        <w:r>
                          <w:t xml:space="preserve"> </w:t>
                        </w:r>
                      </w:p>
                    </w:txbxContent>
                  </v:textbox>
                </v:rect>
                <v:rect id="Rectangle 145951315" o:spid="_x0000_s1518" style="position:absolute;left:2532;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" filled="f" stroked="f">
                  <v:textbox inset="0,0,0,0">
                    <w:txbxContent>
                      <w:p w14:paraId="0D26AC56" w14:textId="77777777" w:rsidR="00000000" w:rsidRDefault="00000000" w:rsidP="001E2795">
                        <w:pPr>
                          <w:spacing w:after="160" w:line="259" w:lineRule="auto"/>
                          <w:ind w:left="0" w:right="0"/>
                          <w:jc w:val="left"/>
                        </w:pPr>
                        <w:r>
                          <w:t xml:space="preserve"> </w:t>
                        </w:r>
                      </w:p>
                    </w:txbxContent>
                  </v:textbox>
                </v:rect>
                <v:rect id="Rectangle 504147036" o:spid="_x0000_s1519" style="position:absolute;left:5702;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" filled="f" stroked="f">
                  <v:textbox inset="0,0,0,0">
                    <w:txbxContent>
                      <w:p w14:paraId="764A14E8" w14:textId="77777777" w:rsidR="00000000" w:rsidRDefault="00000000" w:rsidP="001E2795">
                        <w:pPr>
                          <w:spacing w:after="160" w:line="259" w:lineRule="auto"/>
                          <w:ind w:left="0" w:right="0"/>
                          <w:jc w:val="left"/>
                        </w:pPr>
                        <w:r>
                          <w:t xml:space="preserve"> </w:t>
                        </w:r>
                      </w:p>
                    </w:txbxContent>
                  </v:textbox>
                </v:rect>
                <v:rect id="Rectangle 1001035959" o:spid="_x0000_s1520" style="position:absolute;left:10064;top:3595;width:166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" filled="f" stroked="f">
                  <v:textbox inset="0,0,0,0">
                    <w:txbxContent>
                      <w:p w14:paraId="0DE1616C" w14:textId="77777777" w:rsidR="00000000" w:rsidRDefault="00000000" w:rsidP="001E2795">
                        <w:pPr>
                          <w:spacing w:after="160" w:line="259" w:lineRule="auto"/>
                          <w:ind w:left="0" w:right="0"/>
                          <w:jc w:val="left"/>
                        </w:pPr>
                        <w:r>
                          <w:rPr>
                            <w:rFonts w:ascii="Verdana" w:eastAsia="Verdana" w:hAnsi="Verdana" w:cs="Verdana"/>
                            <w:i/>
                          </w:rPr>
                          <w:t xml:space="preserve">h </w:t>
                        </w:r>
                      </w:p>
                    </w:txbxContent>
                  </v:textbox>
                </v:rect>
                <v:rect id="Rectangle 306843995" o:spid="_x0000_s1521" style="position:absolute;left:9546;top:5135;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" filled="f" stroked="f">
                  <v:textbox inset="0,0,0,0">
                    <w:txbxContent>
                      <w:p w14:paraId="65B092B6"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933341547" o:spid="_x0000_s1522" style="position:absolute;left:11375;top:5135;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" filled="f" stroked="f">
                  <v:textbox inset="0,0,0,0">
                    <w:txbxContent>
                      <w:p w14:paraId="13BF14A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Picture 2933" o:spid="_x0000_s1523" type="#_x0000_t75" style="position:absolute;left:14935;width:12588;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">
                  <v:imagedata r:id="rId84" o:title=""/>
                </v:shape>
                <v:shape id="Freeform: Shape 2070382650" o:spid="_x0000_s1524" style="position:absolute;left:16146;top:299;width:750;height:939;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" path="m21971,l74930,,72517,10414r-41402,l25527,35687v1651,-254,3175,-381,4699,-508c31877,35052,33401,34925,34925,34925v8890,,15875,2032,20828,5969c60706,44958,63246,50419,63246,57277v,4953,-889,9652,-2794,14097c58674,75819,56134,79629,52705,82931v-3429,3429,-7493,6096,-12192,8001c35941,92964,30480,93853,24257,93853v-4826,,-9398,-635,-13589,-1905c6350,90805,2794,89408,,87884l2413,75946r762,c5715,77851,9017,79629,13081,81280v4191,1524,8509,2286,12954,2286c33401,83566,39370,81407,43815,76962v4572,-4445,6731,-10287,6731,-17526c50546,56642,50038,54229,49022,52451,48006,50546,46609,49022,44831,47879,43053,46736,41021,45974,38608,45466v-2413,-508,-5080,-762,-7747,-762c27432,44704,23876,44958,20447,45466v-3556,508,-6477,1143,-8890,1524l21971,xe" fillcolor="black" stroked="f">
                  <v:stroke miterlimit="83231f" joinstyle="miter"/>
                  <v:path arrowok="t" textboxrect="0,0,74930,93853"/>
                </v:shape>
                <v:rect id="Rectangle 760636801" o:spid="_x0000_s1525" style="position:absolute;left:16877;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" filled="f" stroked="f">
                  <v:textbox inset="0,0,0,0">
                    <w:txbxContent>
                      <w:p w14:paraId="08379EC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838922305" o:spid="_x0000_s1526" style="position:absolute;left:19297;top:336;width:310;height:902;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" path="m30988,r,12297l27813,13510c21209,19224,16764,26591,14478,35861v3429,-2032,7112,-3682,11049,-4826l30988,30264r,9057l23241,40560v-3429,889,-6858,2287,-10160,4064c12700,46403,12446,48689,12192,51355v-381,2794,-508,5462,-508,8001c11684,63421,12192,66723,13208,69390v1016,2794,2286,4952,3683,6477c18542,77517,20320,78787,22352,79423v2032,762,4191,1143,6350,1143l30988,79544r,9970l27305,90217v-8636,,-15367,-2794,-20193,-8382c2286,76248,,68628,,58975,,50085,1143,41830,3556,34084,5969,26464,9525,19605,14224,13636l30988,xe" fillcolor="black" stroked="f">
                  <v:stroke miterlimit="83231f" joinstyle="miter"/>
                  <v:path arrowok="t" textboxrect="0,0,30988,90217"/>
                </v:shape>
                <v:shape id="Freeform: Shape 874823485" o:spid="_x0000_s1527" style="position:absolute;left:19607;top:629;width:318;height:602;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" path="m6223,v3683,,6985,381,9906,1397c19177,2286,21844,3810,24257,5842v2540,2286,4318,4953,5588,7874c31115,16764,31750,20320,31750,24257v,10160,-3429,18796,-10160,25908c18288,53721,14510,56388,10287,58166l,60130,,50159,13335,44196v3937,-4699,5969,-10922,5969,-18542c19304,20447,17780,16510,14859,13843,11938,11049,7620,9652,1778,9652l,9936,,879,6223,xe" fillcolor="black" stroked="f">
                  <v:stroke miterlimit="83231f" joinstyle="miter"/>
                  <v:path arrowok="t" textboxrect="0,0,31750,60130"/>
                </v:shape>
                <v:shape id="Freeform: Shape 1310668043" o:spid="_x0000_s1528" style="position:absolute;left:19607;top:281;width:335;height:178;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" path="m23241,v2413,,4572,127,6223,508c31115,762,32512,1143,33528,1397l31496,12446r-635,c29972,11938,28448,11557,26289,11049v-2159,-508,-4445,-762,-6858,-762l,17710,,5414,254,5207c7112,1778,14732,,23241,xe" fillcolor="black" stroked="f">
                  <v:stroke miterlimit="83231f" joinstyle="miter"/>
                  <v:path arrowok="t" textboxrect="0,0,33528,17710"/>
                </v:shape>
                <v:rect id="Rectangle 2137795130" o:spid="_x0000_s1529" style="position:absolute;left:20001;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" filled="f" stroked="f">
                  <v:textbox inset="0,0,0,0">
                    <w:txbxContent>
                      <w:p w14:paraId="5D86FA8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126367946" o:spid="_x0000_s1530" style="position:absolute;left:22461;top:299;width:731;height:920;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" path="m12319,l73152,,70104,13716,13462,91948,,91948,60325,10414r-50292,l12319,xe" fillcolor="black" stroked="f">
                  <v:stroke miterlimit="83231f" joinstyle="miter"/>
                  <v:path arrowok="t" textboxrect="0,0,73152,91948"/>
                </v:shape>
                <v:rect id="Rectangle 2031596444" o:spid="_x0000_s1531" style="position:absolute;left:23158;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" filled="f" stroked="f">
                  <v:textbox inset="0,0,0,0">
                    <w:txbxContent>
                      <w:p w14:paraId="2CD41C98"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22336919" o:spid="_x0000_s1532" style="position:absolute;left:25534;top:320;width:320;height:920;visibility:visible;mso-wrap-style:square;v-text-anchor:top" coordsize="31940,9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" path="m31940,r,7944l28575,9077v-3937,3175,-5842,6984,-5842,11683c22733,23173,23368,25333,24638,27237v1397,2033,3302,3684,5842,5080l31940,33048r,11868l28067,43366v-4953,2541,-8890,5969,-11557,10161c13843,57717,12446,62162,12446,66989v,4571,1524,8382,4445,11557c19939,81593,23876,83117,28829,83117r3111,-569l31940,91221r-4254,787c19177,92008,12446,89848,7493,85530,2540,81340,,75878,,69147,,62924,1905,57336,5461,52384,9017,47430,14351,43493,21209,40446r,-255c17653,37905,14986,35492,13208,32698,11430,29904,10541,26729,10541,23173v,-7365,3302,-13843,9779,-19177l31940,xe" fillcolor="black" stroked="f">
                  <v:stroke miterlimit="83231f" joinstyle="miter"/>
                  <v:path arrowok="t" textboxrect="0,0,31940,92008"/>
                </v:shape>
                <v:shape id="Freeform: Shape 187590981" o:spid="_x0000_s1533" style="position:absolute;left:25854;top:278;width:376;height:954;visibility:visible;mso-wrap-style:square;v-text-anchor:top" coordsize="37655,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" path="m12383,v7874,,13970,1905,18541,5588c35370,9271,37655,13970,37655,19685v,4953,-1651,9779,-4826,14605c29528,38989,24829,42672,18605,45339r,381c23051,47879,26353,50419,28639,53467v2285,3048,3428,6858,3428,11430c32067,68580,31179,72263,29401,76073v-1652,3937,-4065,7239,-7240,10160c18860,89281,15177,91694,10859,93472l,95480,,86807,7303,85471v2920,-1270,5207,-2921,6985,-4953c15939,78613,17335,76454,18224,73914v890,-2413,1271,-4953,1271,-7366c19495,63754,18860,61214,17335,59182,15939,57150,13526,55245,10097,53467,8446,52578,6541,51689,4382,50927l,49175,,37306r4128,2064c6541,40386,9080,41402,11874,42291v4827,-3048,8383,-6223,10542,-9652c24574,29337,25717,25527,25717,21336v,-3683,-1396,-6604,-4063,-9017c18860,9906,15177,8636,10604,8636l,12203,,4259,12383,xe" fillcolor="black" stroked="f">
                  <v:stroke miterlimit="83231f" joinstyle="miter"/>
                  <v:path arrowok="t" textboxrect="0,0,37655,95480"/>
                </v:shape>
                <v:rect id="Rectangle 2054867019" o:spid="_x0000_s1534" style="position:absolute;left:26267;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" filled="f" stroked="f">
                  <v:textbox inset="0,0,0,0">
                    <w:txbxContent>
                      <w:p w14:paraId="6D9B86F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88000113" o:spid="_x0000_s1535" style="position:absolute;left:16188;top:1880;width:598;height:939;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" path="m27051,v9017,,16129,2286,21336,6858c53467,11303,56007,17526,56007,25273v,3556,-381,6731,-1270,9779c53975,38100,52705,41021,51054,43688v-1524,2540,-3429,5080,-5461,7493c43561,53721,41021,56388,37973,59436v-4191,4318,-8509,8509,-13081,12573c20447,76073,16256,79883,12319,83312r47498,l59817,93853,,93853,,80899c4191,77216,8382,73533,12446,69850v4191,-3683,8128,-7366,11684,-11049c31750,51054,36957,45085,39751,40513v2794,-4445,4191,-9398,4191,-14605c43942,21082,42418,17399,39370,14732,36449,12065,32131,10668,26797,10668v-3683,,-7493,635,-11684,1905c10922,13970,6858,16002,2794,18669r-635,l2159,5715c5080,4318,8763,2921,13462,1778,18161,508,22733,,27051,xe" fillcolor="black" stroked="f">
                  <v:stroke miterlimit="83231f" joinstyle="miter"/>
                  <v:path arrowok="t" textboxrect="0,0,59817,93853"/>
                </v:shape>
                <v:rect id="Rectangle 2073526239" o:spid="_x0000_s1536" style="position:absolute;left:16877;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" filled="f" stroked="f">
                  <v:textbox inset="0,0,0,0">
                    <w:txbxContent>
                      <w:p w14:paraId="380517D4" w14:textId="77777777" w:rsidR="00000000" w:rsidRDefault="00000000" w:rsidP="001E2795">
                        <w:pPr>
                          <w:spacing w:after="160" w:line="259" w:lineRule="auto"/>
                          <w:ind w:left="0" w:right="0"/>
                          <w:jc w:val="left"/>
                        </w:pPr>
                        <w:r>
                          <w:t xml:space="preserve"> </w:t>
                        </w:r>
                      </w:p>
                    </w:txbxContent>
                  </v:textbox>
                </v:rect>
                <v:rect id="Rectangle 193230122" o:spid="_x0000_s1537" style="position:absolute;left:18827;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" filled="f" stroked="f">
                  <v:textbox inset="0,0,0,0">
                    <w:txbxContent>
                      <w:p w14:paraId="7DC07289" w14:textId="77777777" w:rsidR="00000000" w:rsidRDefault="00000000" w:rsidP="001E2795">
                        <w:pPr>
                          <w:spacing w:after="160" w:line="259" w:lineRule="auto"/>
                          <w:ind w:left="0" w:right="0"/>
                          <w:jc w:val="left"/>
                        </w:pPr>
                        <w:r>
                          <w:t>15</w:t>
                        </w:r>
                      </w:p>
                    </w:txbxContent>
                  </v:textbox>
                </v:rect>
                <v:rect id="Rectangle 1943404479" o:spid="_x0000_s1538" style="position:absolute;left:20443;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" filled="f" stroked="f">
                  <v:textbox inset="0,0,0,0">
                    <w:txbxContent>
                      <w:p w14:paraId="4F20AA08" w14:textId="77777777" w:rsidR="00000000" w:rsidRDefault="00000000" w:rsidP="001E2795">
                        <w:pPr>
                          <w:spacing w:after="160" w:line="259" w:lineRule="auto"/>
                          <w:ind w:left="0" w:right="0"/>
                          <w:jc w:val="left"/>
                        </w:pPr>
                        <w:r>
                          <w:t xml:space="preserve"> </w:t>
                        </w:r>
                      </w:p>
                    </w:txbxContent>
                  </v:textbox>
                </v:rect>
                <v:rect id="Rectangle 2072709044" o:spid="_x0000_s1539" style="position:absolute;left:21982;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" filled="f" stroked="f">
                  <v:textbox inset="0,0,0,0">
                    <w:txbxContent>
                      <w:p w14:paraId="18786F78" w14:textId="77777777" w:rsidR="00000000" w:rsidRDefault="00000000" w:rsidP="001E2795">
                        <w:pPr>
                          <w:spacing w:after="160" w:line="259" w:lineRule="auto"/>
                          <w:ind w:left="0" w:right="0"/>
                          <w:jc w:val="left"/>
                        </w:pPr>
                        <w:r>
                          <w:t>27</w:t>
                        </w:r>
                      </w:p>
                    </w:txbxContent>
                  </v:textbox>
                </v:rect>
                <v:rect id="Rectangle 650484683" o:spid="_x0000_s1540" style="position:absolute;left:23600;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" filled="f" stroked="f">
                  <v:textbox inset="0,0,0,0">
                    <w:txbxContent>
                      <w:p w14:paraId="74862026" w14:textId="77777777" w:rsidR="00000000" w:rsidRDefault="00000000" w:rsidP="001E2795">
                        <w:pPr>
                          <w:spacing w:after="160" w:line="259" w:lineRule="auto"/>
                          <w:ind w:left="0" w:right="0"/>
                          <w:jc w:val="left"/>
                        </w:pPr>
                        <w:r>
                          <w:t xml:space="preserve"> </w:t>
                        </w:r>
                      </w:p>
                    </w:txbxContent>
                  </v:textbox>
                </v:rect>
                <v:rect id="Rectangle 1744094617" o:spid="_x0000_s1541" style="position:absolute;left:25063;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" filled="f" stroked="f">
                  <v:textbox inset="0,0,0,0">
                    <w:txbxContent>
                      <w:p w14:paraId="17E5A310" w14:textId="77777777" w:rsidR="00000000" w:rsidRDefault="00000000" w:rsidP="001E2795">
                        <w:pPr>
                          <w:spacing w:after="160" w:line="259" w:lineRule="auto"/>
                          <w:ind w:left="0" w:right="0"/>
                          <w:jc w:val="left"/>
                        </w:pPr>
                        <w:r>
                          <w:t>28</w:t>
                        </w:r>
                      </w:p>
                    </w:txbxContent>
                  </v:textbox>
                </v:rect>
                <v:rect id="Rectangle 36082743" o:spid="_x0000_s1542" style="position:absolute;left:26678;top:1858;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" filled="f" stroked="f">
                  <v:textbox inset="0,0,0,0">
                    <w:txbxContent>
                      <w:p w14:paraId="1912FFDB" w14:textId="77777777" w:rsidR="00000000" w:rsidRDefault="00000000" w:rsidP="001E2795">
                        <w:pPr>
                          <w:spacing w:after="160" w:line="259" w:lineRule="auto"/>
                          <w:ind w:left="0" w:right="0"/>
                          <w:jc w:val="left"/>
                        </w:pPr>
                        <w:r>
                          <w:t xml:space="preserve"> </w:t>
                        </w:r>
                      </w:p>
                    </w:txbxContent>
                  </v:textbox>
                </v:rect>
                <v:rect id="Rectangle 898794413" o:spid="_x0000_s1543" style="position:absolute;left:15002;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" filled="f" stroked="f">
                  <v:textbox inset="0,0,0,0">
                    <w:txbxContent>
                      <w:p w14:paraId="363773C6" w14:textId="77777777" w:rsidR="00000000" w:rsidRDefault="00000000" w:rsidP="001E2795">
                        <w:pPr>
                          <w:spacing w:after="160" w:line="259" w:lineRule="auto"/>
                          <w:ind w:left="0" w:right="0"/>
                          <w:jc w:val="left"/>
                        </w:pPr>
                        <w:r>
                          <w:t xml:space="preserve"> </w:t>
                        </w:r>
                      </w:p>
                    </w:txbxContent>
                  </v:textbox>
                </v:rect>
                <v:rect id="Rectangle 1502617660" o:spid="_x0000_s1544" style="position:absolute;left:18020;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" filled="f" stroked="f">
                  <v:textbox inset="0,0,0,0">
                    <w:txbxContent>
                      <w:p w14:paraId="185D8CA5" w14:textId="77777777" w:rsidR="00000000" w:rsidRDefault="00000000" w:rsidP="001E2795">
                        <w:pPr>
                          <w:spacing w:after="160" w:line="259" w:lineRule="auto"/>
                          <w:ind w:left="0" w:right="0"/>
                          <w:jc w:val="left"/>
                        </w:pPr>
                        <w:r>
                          <w:t xml:space="preserve"> </w:t>
                        </w:r>
                      </w:p>
                    </w:txbxContent>
                  </v:textbox>
                </v:rect>
                <v:rect id="Rectangle 1502731735" o:spid="_x0000_s1545" style="position:absolute;left:22561;top:3595;width:118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" filled="f" stroked="f">
                  <v:textbox inset="0,0,0,0">
                    <w:txbxContent>
                      <w:p w14:paraId="2EA09DCA" w14:textId="77777777" w:rsidR="00000000" w:rsidRDefault="00000000" w:rsidP="001E2795">
                        <w:pPr>
                          <w:spacing w:after="160" w:line="259" w:lineRule="auto"/>
                          <w:ind w:left="0" w:right="0"/>
                          <w:jc w:val="left"/>
                        </w:pPr>
                        <w:r>
                          <w:rPr>
                            <w:rFonts w:ascii="Verdana" w:eastAsia="Verdana" w:hAnsi="Verdana" w:cs="Verdana"/>
                            <w:i/>
                          </w:rPr>
                          <w:t xml:space="preserve">j </w:t>
                        </w:r>
                      </w:p>
                    </w:txbxContent>
                  </v:textbox>
                </v:rect>
                <v:rect id="Rectangle 545489988" o:spid="_x0000_s1546" style="position:absolute;left:21860;top:5135;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" filled="f" stroked="f">
                  <v:textbox inset="0,0,0,0">
                    <w:txbxContent>
                      <w:p w14:paraId="3316079D"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497059683" o:spid="_x0000_s1547" style="position:absolute;left:23691;top:5135;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" filled="f" stroked="f">
                  <v:textbox inset="0,0,0,0">
                    <w:txbxContent>
                      <w:p w14:paraId="743BB7A4"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695103637" o:spid="_x0000_s1548" style="position:absolute;left:24392;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" filled="f" stroked="f">
                  <v:textbox inset="0,0,0,0">
                    <w:txbxContent>
                      <w:p w14:paraId="6D39650E" w14:textId="77777777" w:rsidR="00000000" w:rsidRDefault="00000000" w:rsidP="001E2795">
                        <w:pPr>
                          <w:spacing w:after="160" w:line="259" w:lineRule="auto"/>
                          <w:ind w:left="0" w:right="0"/>
                          <w:jc w:val="left"/>
                        </w:pPr>
                        <w:r>
                          <w:t xml:space="preserve"> </w:t>
                        </w:r>
                      </w:p>
                    </w:txbxContent>
                  </v:textbox>
                </v:rect>
                <v:shape id="Picture 2960" o:spid="_x0000_s1549" type="#_x0000_t75" style="position:absolute;left:30236;width:23667;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">
                  <v:imagedata r:id="rId85" o:title=""/>
                </v:shape>
                <v:shape id="Freeform: Shape 162207419" o:spid="_x0000_s1550" style="position:absolute;left:31485;top:295;width:502;height:924;visibility:visible;mso-wrap-style:square;v-text-anchor:top" coordsize="5016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" path="m40894,r9271,l31750,83312r18161,l48006,92329,,92329,2032,83312r18161,l34036,20828r-18288,l17399,12954v6858,,12192,-1016,15875,-3048c37084,7874,39624,4572,40894,xe" fillcolor="black" stroked="f">
                  <v:stroke miterlimit="83231f" joinstyle="miter"/>
                  <v:path arrowok="t" textboxrect="0,0,50165,92329"/>
                </v:shape>
                <v:rect id="Rectangle 1771033800" o:spid="_x0000_s1551" style="position:absolute;left:32180;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" filled="f" stroked="f">
                  <v:textbox inset="0,0,0,0">
                    <w:txbxContent>
                      <w:p w14:paraId="2A21E840"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759294274" o:spid="_x0000_s1552" style="position:absolute;left:34249;top:280;width:700;height:939;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" path="m45085,v8001,,14097,1778,18415,5334c67818,9017,69977,13843,69977,19939v,6731,-1905,12954,-5461,18796c60833,44704,54483,51562,45339,59436,40005,64135,34417,68580,28702,73025,22987,77343,18288,81026,14605,83693r47371,l59817,93853,,93853,2794,80899c8382,76708,13081,73152,17018,70104v3810,-2921,8509,-6731,14097,-11303c40640,50800,47498,43942,51435,38481v4064,-5461,5969,-10795,5969,-16002c57404,18415,56007,15367,53340,13335,50546,11303,46990,10287,42672,10287v-3429,,-7493,635,-12065,2032c26162,13716,21717,15621,17399,18288r-635,l19177,5715c22225,4191,26289,2921,31115,1778,35941,508,40640,,45085,xe" fillcolor="black" stroked="f">
                  <v:stroke miterlimit="83231f" joinstyle="miter"/>
                  <v:path arrowok="t" textboxrect="0,0,69977,93853"/>
                </v:shape>
                <v:rect id="Rectangle 437562068" o:spid="_x0000_s1553" style="position:absolute;left:35015;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" filled="f" stroked="f">
                  <v:textbox inset="0,0,0,0">
                    <w:txbxContent>
                      <w:p w14:paraId="77EDC6AD"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028824901" o:spid="_x0000_s1554" style="position:absolute;left:37158;top:280;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" path="m45847,v7874,,13970,1524,18415,4826c68834,8001,70993,12446,70993,18034v,6096,-2159,11557,-6477,16256c60198,38989,54737,41910,48133,43180r,635c49657,44196,51435,44831,53340,45720v1778,889,3429,1905,4953,3302c59690,50419,60960,52197,61976,54356v1016,2159,1524,4699,1524,7620c63500,66421,62611,70739,60706,74930v-1778,4191,-4445,7874,-7747,10795c49530,88900,45593,91440,41021,93091v-4572,1778,-9779,2667,-15748,2667c20447,95758,15875,95123,11303,93853,6858,92583,3048,91186,,89408l2794,77597r889,c6477,79629,9779,81534,13970,83185v4064,1524,8382,2286,13081,2286c34163,85471,39878,83312,44450,78867v4572,-4445,6858,-10160,6858,-17145c51308,57404,49911,54102,46990,51943,44069,49784,39624,48768,33528,48768r-5588,l30226,38989r5588,c42545,38989,48006,37465,52197,34163v4318,-3175,6477,-7493,6477,-12954c58674,17780,57404,15113,54864,13081,52324,11176,48514,10287,43561,10287v-4191,,-8509,762,-13208,2286c25654,14097,21590,16002,18034,18288r-635,l19939,5715c23114,4318,27178,3048,32004,1778,36830,635,41529,,45847,xe" fillcolor="black" stroked="f">
                  <v:stroke miterlimit="83231f" joinstyle="miter"/>
                  <v:path arrowok="t" textboxrect="0,0,70993,95758"/>
                </v:shape>
                <v:rect id="Rectangle 83849254" o:spid="_x0000_s1555" style="position:absolute;left:37914;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" filled="f" stroked="f">
                  <v:textbox inset="0,0,0,0">
                    <w:txbxContent>
                      <w:p w14:paraId="2DBB196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775033685" o:spid="_x0000_s1556" style="position:absolute;left:40322;top:543;width:319;height:415;visibility:visible;mso-wrap-style:square;v-text-anchor:top" coordsize="31940,4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" path="m31940,r,11356l10287,32184r21653,l31940,41582,,41582,3175,27485,31940,xe" fillcolor="black" stroked="f">
                  <v:stroke miterlimit="83231f" joinstyle="miter"/>
                  <v:path arrowok="t" textboxrect="0,0,31940,41582"/>
                </v:shape>
                <v:shape id="Freeform: Shape 918612786" o:spid="_x0000_s1557" style="position:absolute;left:40641;top:299;width:371;height:920;visibility:visible;mso-wrap-style:square;v-text-anchor:top" coordsize="37021,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" path="m25464,l36385,,23940,56515r13081,l34989,65913r-13209,l16066,91948r-11557,l10351,65913,,65913,,56515r12383,l21654,14859,,35687,,24331,25464,xe" fillcolor="black" stroked="f">
                  <v:stroke miterlimit="83231f" joinstyle="miter"/>
                  <v:path arrowok="t" textboxrect="0,0,37021,91948"/>
                </v:shape>
                <v:rect id="Rectangle 1767494614" o:spid="_x0000_s1558" style="position:absolute;left:41084;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" filled="f" stroked="f">
                  <v:textbox inset="0,0,0,0">
                    <w:txbxContent>
                      <w:p w14:paraId="6F348B49"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598642542" o:spid="_x0000_s1559" style="position:absolute;left:43426;top:299;width:749;height:939;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" path="m21971,l74930,,72517,10414r-41402,l25527,35687v1651,-254,3175,-381,4699,-508c31877,35052,33401,34925,34925,34925v8890,,15875,2032,20828,5969c60706,44958,63246,50419,63246,57277v,4953,-889,9652,-2794,14097c58674,75819,56134,79629,52705,82931v-3429,3429,-7493,6096,-12192,8001c35941,92964,30480,93853,24257,93853v-4826,,-9398,-635,-13589,-1905c6350,90805,2794,89408,,87884l2413,75946r762,c5715,77851,9017,79629,13081,81280v4191,1524,8509,2286,12954,2286c33401,83566,39370,81407,43815,76962v4572,-4445,6731,-10287,6731,-17526c50546,56642,50038,54229,49022,52451,48006,50546,46609,49022,44831,47879,43053,46736,41021,45974,38608,45466v-2413,-508,-5080,-762,-7747,-762c27432,44704,23876,44958,20447,45466v-3556,508,-6477,1143,-8890,1524l21971,xe" fillcolor="black" stroked="f">
                  <v:stroke miterlimit="83231f" joinstyle="miter"/>
                  <v:path arrowok="t" textboxrect="0,0,74930,93853"/>
                </v:shape>
                <v:rect id="Rectangle 391767486" o:spid="_x0000_s1560" style="position:absolute;left:44162;top:258;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" filled="f" stroked="f">
                  <v:textbox inset="0,0,0,0">
                    <w:txbxContent>
                      <w:p w14:paraId="4EF66DFD"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802371500" o:spid="_x0000_s1561" style="position:absolute;left:46531;top:336;width:310;height:902;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" path="m30988,r,12297l27813,13510c21209,19224,16764,26591,14478,35861v3429,-2032,7112,-3682,11049,-4826l30988,30264r,9057l23241,40560v-3429,889,-6858,2287,-10160,4064c12700,46403,12446,48689,12192,51355v-381,2794,-508,5462,-508,8001c11684,63421,12192,66723,13208,69390v1016,2794,2286,4952,3683,6477c18542,77517,20320,78787,22352,79423v2032,762,4191,1143,6350,1143l30988,79544r,9970l27305,90217v-8636,,-15367,-2794,-20193,-8382c2286,76248,,68628,,58975,,50085,1143,41830,3556,34084,5969,26464,9525,19605,14224,13636l30988,xe" fillcolor="black" stroked="f">
                  <v:stroke miterlimit="83231f" joinstyle="miter"/>
                  <v:path arrowok="t" textboxrect="0,0,30988,90217"/>
                </v:shape>
                <v:shape id="Freeform: Shape 1608866163" o:spid="_x0000_s1562" style="position:absolute;left:46841;top:629;width:317;height:602;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" path="m6223,v3683,,6985,381,9906,1397c19177,2286,21844,3810,24257,5842v2540,2286,4318,4953,5588,7874c31115,16764,31750,20320,31750,24257v,10160,-3429,18796,-10160,25908c18288,53721,14510,56388,10287,58166l,60130,,50159,13335,44196v3937,-4699,5969,-10922,5969,-18542c19304,20447,17780,16510,14859,13843,11938,11049,7620,9652,1778,9652l,9936,,879,6223,xe" fillcolor="black" stroked="f">
                  <v:stroke miterlimit="83231f" joinstyle="miter"/>
                  <v:path arrowok="t" textboxrect="0,0,31750,60130"/>
                </v:shape>
                <v:shape id="Freeform: Shape 1710372843" o:spid="_x0000_s1563" style="position:absolute;left:46841;top:281;width:335;height:178;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" path="m23241,v2413,,4572,127,6223,508c31115,762,32512,1143,33528,1397l31496,12446r-635,c29972,11938,28448,11557,26289,11049v-2159,-508,-4445,-762,-6858,-762l,17710,,5414,254,5207c7112,1778,14732,,23241,xe" fillcolor="black" stroked="f">
                  <v:stroke miterlimit="83231f" joinstyle="miter"/>
                  <v:path arrowok="t" textboxrect="0,0,33528,17710"/>
                </v:shape>
                <v:rect id="Rectangle 586655252" o:spid="_x0000_s1564" style="position:absolute;left:47241;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" filled="f" stroked="f">
                  <v:textbox inset="0,0,0,0">
                    <w:txbxContent>
                      <w:p w14:paraId="495282F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986316328" o:spid="_x0000_s1565" style="position:absolute;left:49496;top:299;width:732;height:920;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" path="m12319,l73152,,70104,13716,13462,91948,,91948,60325,10414r-50292,l12319,xe" fillcolor="black" stroked="f">
                  <v:stroke miterlimit="83231f" joinstyle="miter"/>
                  <v:path arrowok="t" textboxrect="0,0,73152,91948"/>
                </v:shape>
                <v:rect id="Rectangle 848369513" o:spid="_x0000_s1566" style="position:absolute;left:50200;top:25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" filled="f" stroked="f">
                  <v:textbox inset="0,0,0,0">
                    <w:txbxContent>
                      <w:p w14:paraId="5735AE3E"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18790813" o:spid="_x0000_s1567" style="position:absolute;left:52082;top:320;width:320;height:920;visibility:visible;mso-wrap-style:square;v-text-anchor:top" coordsize="31941,9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" path="m31941,r,7944l28575,9077v-3937,3175,-5842,6984,-5842,11683c22733,23173,23368,25333,24638,27237v1397,2033,3302,3684,5842,5080l31941,33048r,11868l28067,43366v-4953,2541,-8890,5969,-11557,10161c13843,57717,12446,62162,12446,66989v,4571,1524,8382,4445,11557c19939,81593,23876,83117,28829,83117r3112,-569l31941,91221r-4255,787c19177,92008,12446,89848,7493,85530,2540,81340,,75878,,69147,,62924,1905,57336,5461,52384,9017,47430,14351,43493,21209,40446r,-255c17653,37905,14986,35492,13208,32698,11430,29904,10541,26729,10541,23173v,-7365,3302,-13843,9779,-19177l31941,xe" fillcolor="black" stroked="f">
                  <v:stroke miterlimit="83231f" joinstyle="miter"/>
                  <v:path arrowok="t" textboxrect="0,0,31941,92008"/>
                </v:shape>
                <v:shape id="Freeform: Shape 122845420" o:spid="_x0000_s1568" style="position:absolute;left:52402;top:278;width:376;height:954;visibility:visible;mso-wrap-style:square;v-text-anchor:top" coordsize="37655,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" path="m12383,v7874,,13969,1905,18541,5588c35370,9271,37655,13970,37655,19685v,4953,-1651,9779,-4826,14605c29527,38989,24828,42672,18605,45339r,381c23051,47879,26352,50419,28639,53467v2285,3048,3428,6858,3428,11430c32067,68580,31178,72263,29401,76073v-1652,3937,-4065,7239,-7240,10160c18859,89281,15177,91694,10859,93472l,95480,,86807,7302,85471v2921,-1270,5207,-2921,6986,-4953c15939,78613,17335,76454,18224,73914v890,-2413,1271,-4953,1271,-7366c19495,63754,18859,61214,17335,59182,15939,57150,13526,55245,10096,53467,8446,52578,6540,51689,4382,50927l,49175,,37306r4127,2064c6540,40386,9080,41402,11874,42291v4827,-3048,8383,-6223,10541,-9652c24574,29337,25717,25527,25717,21336v,-3683,-1396,-6604,-4064,-9017c18859,9906,15177,8636,10604,8636l,12203,,4259,12383,xe" fillcolor="black" stroked="f">
                  <v:stroke miterlimit="83231f" joinstyle="miter"/>
                  <v:path arrowok="t" textboxrect="0,0,37655,95480"/>
                </v:shape>
                <v:rect id="Rectangle 1719976538" o:spid="_x0000_s1569" style="position:absolute;left:52821;top:258;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" filled="f" stroked="f">
                  <v:textbox inset="0,0,0,0">
                    <w:txbxContent>
                      <w:p w14:paraId="2B834C25"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36623723" o:spid="_x0000_s1570" style="position:absolute;left:31559;top:1896;width:478;height:923;visibility:visible;mso-wrap-style:square;v-text-anchor:top" coordsize="47752,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" path="m20574,r9144,l29718,82931r18034,l47752,92329,,92329,,82931r18415,l18415,21336,,21336,,12954v2413,,5080,-254,8001,-762c10795,11811,12954,11176,14478,10414,16256,9398,17653,8001,18796,6477,19812,4826,20447,2794,20574,xe" fillcolor="black" stroked="f">
                  <v:stroke miterlimit="83231f" joinstyle="miter"/>
                  <v:path arrowok="t" textboxrect="0,0,47752,92329"/>
                </v:shape>
                <v:rect id="Rectangle 1386431193" o:spid="_x0000_s1571" style="position:absolute;left:32180;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" filled="f" stroked="f">
                  <v:textbox inset="0,0,0,0">
                    <w:txbxContent>
                      <w:p w14:paraId="751FE50E" w14:textId="77777777" w:rsidR="00000000" w:rsidRDefault="00000000" w:rsidP="001E2795">
                        <w:pPr>
                          <w:spacing w:after="160" w:line="259" w:lineRule="auto"/>
                          <w:ind w:left="0" w:right="0"/>
                          <w:jc w:val="left"/>
                        </w:pPr>
                        <w:r>
                          <w:t xml:space="preserve"> </w:t>
                        </w:r>
                      </w:p>
                    </w:txbxContent>
                  </v:textbox>
                </v:rect>
                <v:shape id="Freeform: Shape 1015955181" o:spid="_x0000_s1572" style="position:absolute;left:34324;top:1880;width:598;height:939;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" path="m27051,v9017,,16129,2286,21336,6858c53467,11303,56007,17526,56007,25273v,3556,-381,6731,-1270,9779c53975,38100,52705,41021,51054,43688v-1524,2540,-3429,5080,-5461,7493c43561,53721,41021,56388,37973,59436v-4191,4318,-8509,8509,-13081,12573c20447,76073,16256,79883,12319,83312r47498,l59817,93853,,93853,,80899c4191,77216,8382,73533,12446,69850v4191,-3683,8128,-7366,11684,-11049c31750,51054,36957,45085,39751,40513v2794,-4445,4191,-9398,4191,-14605c43942,21082,42418,17399,39370,14732,36449,12065,32131,10668,26797,10668v-3683,,-7493,635,-11684,1905c10922,13970,6858,16002,2794,18669r-635,l2159,5715c5080,4318,8763,2921,13462,1778,18161,508,22733,,27051,xe" fillcolor="black" stroked="f">
                  <v:stroke miterlimit="83231f" joinstyle="miter"/>
                  <v:path arrowok="t" textboxrect="0,0,59817,93853"/>
                </v:shape>
                <v:rect id="Rectangle 1163423401" o:spid="_x0000_s1573" style="position:absolute;left:35015;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" filled="f" stroked="f">
                  <v:textbox inset="0,0,0,0">
                    <w:txbxContent>
                      <w:p w14:paraId="08D35CBD" w14:textId="77777777" w:rsidR="00000000" w:rsidRDefault="00000000" w:rsidP="001E2795">
                        <w:pPr>
                          <w:spacing w:after="160" w:line="259" w:lineRule="auto"/>
                          <w:ind w:left="0" w:right="0"/>
                          <w:jc w:val="left"/>
                        </w:pPr>
                        <w:r>
                          <w:t xml:space="preserve"> </w:t>
                        </w:r>
                      </w:p>
                    </w:txbxContent>
                  </v:textbox>
                </v:rect>
                <v:rect id="Rectangle 1464481252" o:spid="_x0000_s1574" style="position:absolute;left:36710;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" filled="f" stroked="f">
                  <v:textbox inset="0,0,0,0">
                    <w:txbxContent>
                      <w:p w14:paraId="2DF00C8D" w14:textId="77777777" w:rsidR="00000000" w:rsidRDefault="00000000" w:rsidP="001E2795">
                        <w:pPr>
                          <w:spacing w:after="160" w:line="259" w:lineRule="auto"/>
                          <w:ind w:left="0" w:right="0"/>
                          <w:jc w:val="left"/>
                        </w:pPr>
                        <w:r>
                          <w:t>13</w:t>
                        </w:r>
                      </w:p>
                    </w:txbxContent>
                  </v:textbox>
                </v:rect>
                <v:rect id="Rectangle 1312538163" o:spid="_x0000_s1575" style="position:absolute;left:38326;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" filled="f" stroked="f">
                  <v:textbox inset="0,0,0,0">
                    <w:txbxContent>
                      <w:p w14:paraId="3D1653FB" w14:textId="77777777" w:rsidR="00000000" w:rsidRDefault="00000000" w:rsidP="001E2795">
                        <w:pPr>
                          <w:spacing w:after="160" w:line="259" w:lineRule="auto"/>
                          <w:ind w:left="0" w:right="0"/>
                          <w:jc w:val="left"/>
                        </w:pPr>
                        <w:r>
                          <w:t xml:space="preserve"> </w:t>
                        </w:r>
                      </w:p>
                    </w:txbxContent>
                  </v:textbox>
                </v:rect>
                <v:rect id="Rectangle 1231474476" o:spid="_x0000_s1576" style="position:absolute;left:39880;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" filled="f" stroked="f">
                  <v:textbox inset="0,0,0,0">
                    <w:txbxContent>
                      <w:p w14:paraId="57C72A44" w14:textId="77777777" w:rsidR="00000000" w:rsidRDefault="00000000" w:rsidP="001E2795">
                        <w:pPr>
                          <w:spacing w:after="160" w:line="259" w:lineRule="auto"/>
                          <w:ind w:left="0" w:right="0"/>
                          <w:jc w:val="left"/>
                        </w:pPr>
                        <w:r>
                          <w:t>15</w:t>
                        </w:r>
                      </w:p>
                    </w:txbxContent>
                  </v:textbox>
                </v:rect>
                <v:rect id="Rectangle 859680809" o:spid="_x0000_s1577" style="position:absolute;left:41495;top:1858;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" filled="f" stroked="f">
                  <v:textbox inset="0,0,0,0">
                    <w:txbxContent>
                      <w:p w14:paraId="2B18EE41" w14:textId="77777777" w:rsidR="00000000" w:rsidRDefault="00000000" w:rsidP="001E2795">
                        <w:pPr>
                          <w:spacing w:after="160" w:line="259" w:lineRule="auto"/>
                          <w:ind w:left="0" w:right="0"/>
                          <w:jc w:val="left"/>
                        </w:pPr>
                        <w:r>
                          <w:t xml:space="preserve"> </w:t>
                        </w:r>
                      </w:p>
                    </w:txbxContent>
                  </v:textbox>
                </v:rect>
                <v:rect id="Rectangle 2134305251" o:spid="_x0000_s1578" style="position:absolute;left:42959;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" filled="f" stroked="f">
                  <v:textbox inset="0,0,0,0">
                    <w:txbxContent>
                      <w:p w14:paraId="19D5918B" w14:textId="77777777" w:rsidR="00000000" w:rsidRDefault="00000000" w:rsidP="001E2795">
                        <w:pPr>
                          <w:spacing w:after="160" w:line="259" w:lineRule="auto"/>
                          <w:ind w:left="0" w:right="0"/>
                          <w:jc w:val="left"/>
                        </w:pPr>
                        <w:r>
                          <w:t>24</w:t>
                        </w:r>
                      </w:p>
                    </w:txbxContent>
                  </v:textbox>
                </v:rect>
                <v:rect id="Rectangle 650942241" o:spid="_x0000_s1579" style="position:absolute;left:44574;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" filled="f" stroked="f">
                  <v:textbox inset="0,0,0,0">
                    <w:txbxContent>
                      <w:p w14:paraId="1705E506" w14:textId="77777777" w:rsidR="00000000" w:rsidRDefault="00000000" w:rsidP="001E2795">
                        <w:pPr>
                          <w:spacing w:after="160" w:line="259" w:lineRule="auto"/>
                          <w:ind w:left="0" w:right="0"/>
                          <w:jc w:val="left"/>
                        </w:pPr>
                        <w:r>
                          <w:t xml:space="preserve"> </w:t>
                        </w:r>
                      </w:p>
                    </w:txbxContent>
                  </v:textbox>
                </v:rect>
                <v:rect id="Rectangle 776919486" o:spid="_x0000_s1580" style="position:absolute;left:46083;top:1858;width:214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" filled="f" stroked="f">
                  <v:textbox inset="0,0,0,0">
                    <w:txbxContent>
                      <w:p w14:paraId="3F4D005F" w14:textId="77777777" w:rsidR="00000000" w:rsidRDefault="00000000" w:rsidP="001E2795">
                        <w:pPr>
                          <w:spacing w:after="160" w:line="259" w:lineRule="auto"/>
                          <w:ind w:left="0" w:right="0"/>
                          <w:jc w:val="left"/>
                        </w:pPr>
                        <w:r>
                          <w:t>26</w:t>
                        </w:r>
                      </w:p>
                    </w:txbxContent>
                  </v:textbox>
                </v:rect>
                <v:rect id="Rectangle 1967082787" o:spid="_x0000_s1581" style="position:absolute;left:47698;top:185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" filled="f" stroked="f">
                  <v:textbox inset="0,0,0,0">
                    <w:txbxContent>
                      <w:p w14:paraId="066DC394" w14:textId="77777777" w:rsidR="00000000" w:rsidRDefault="00000000" w:rsidP="001E2795">
                        <w:pPr>
                          <w:spacing w:after="160" w:line="259" w:lineRule="auto"/>
                          <w:ind w:left="0" w:right="0"/>
                          <w:jc w:val="left"/>
                        </w:pPr>
                        <w:r>
                          <w:t xml:space="preserve"> </w:t>
                        </w:r>
                      </w:p>
                    </w:txbxContent>
                  </v:textbox>
                </v:rect>
                <v:rect id="Rectangle 1623076617" o:spid="_x0000_s1582" style="position:absolute;left:48491;top:1687;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" filled="f" stroked="f">
                  <v:textbox inset="0,0,0,0">
                    <w:txbxContent>
                      <w:p w14:paraId="347B4926" w14:textId="77777777" w:rsidR="00000000" w:rsidRDefault="00000000" w:rsidP="001E2795">
                        <w:pPr>
                          <w:spacing w:after="160" w:line="259" w:lineRule="auto"/>
                          <w:ind w:left="0" w:right="0"/>
                          <w:jc w:val="left"/>
                        </w:pPr>
                        <w:r>
                          <w:rPr>
                            <w:sz w:val="16"/>
                          </w:rPr>
                          <w:t xml:space="preserve"> </w:t>
                        </w:r>
                      </w:p>
                    </w:txbxContent>
                  </v:textbox>
                </v:rect>
                <v:rect id="Rectangle 573472046" o:spid="_x0000_s1583" style="position:absolute;left:51145;top:1687;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" filled="f" stroked="f">
                  <v:textbox inset="0,0,0,0">
                    <w:txbxContent>
                      <w:p w14:paraId="5EB483F6" w14:textId="77777777" w:rsidR="00000000" w:rsidRDefault="00000000" w:rsidP="001E2795">
                        <w:pPr>
                          <w:spacing w:after="160" w:line="259" w:lineRule="auto"/>
                          <w:ind w:left="0" w:right="0"/>
                          <w:jc w:val="left"/>
                        </w:pPr>
                        <w:r>
                          <w:rPr>
                            <w:sz w:val="16"/>
                          </w:rPr>
                          <w:t xml:space="preserve"> </w:t>
                        </w:r>
                      </w:p>
                    </w:txbxContent>
                  </v:textbox>
                </v:rect>
                <v:rect id="Rectangle 21305523" o:spid="_x0000_s1584" style="position:absolute;left:30306;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" filled="f" stroked="f">
                  <v:textbox inset="0,0,0,0">
                    <w:txbxContent>
                      <w:p w14:paraId="3DAB774D" w14:textId="77777777" w:rsidR="00000000" w:rsidRDefault="00000000" w:rsidP="001E2795">
                        <w:pPr>
                          <w:spacing w:after="160" w:line="259" w:lineRule="auto"/>
                          <w:ind w:left="0" w:right="0"/>
                          <w:jc w:val="left"/>
                        </w:pPr>
                        <w:r>
                          <w:t xml:space="preserve"> </w:t>
                        </w:r>
                      </w:p>
                    </w:txbxContent>
                  </v:textbox>
                </v:rect>
                <v:rect id="Rectangle 183617978" o:spid="_x0000_s1585" style="position:absolute;left:33323;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" filled="f" stroked="f">
                  <v:textbox inset="0,0,0,0">
                    <w:txbxContent>
                      <w:p w14:paraId="5D8B9F5A" w14:textId="77777777" w:rsidR="00000000" w:rsidRDefault="00000000" w:rsidP="001E2795">
                        <w:pPr>
                          <w:spacing w:after="160" w:line="259" w:lineRule="auto"/>
                          <w:ind w:left="0" w:right="0"/>
                          <w:jc w:val="left"/>
                        </w:pPr>
                        <w:r>
                          <w:t xml:space="preserve"> </w:t>
                        </w:r>
                      </w:p>
                    </w:txbxContent>
                  </v:textbox>
                </v:rect>
                <v:rect id="Rectangle 880324821" o:spid="_x0000_s1586" style="position:absolute;left:35944;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" filled="f" stroked="f">
                  <v:textbox inset="0,0,0,0">
                    <w:txbxContent>
                      <w:p w14:paraId="08E03BC0" w14:textId="77777777" w:rsidR="00000000" w:rsidRDefault="00000000" w:rsidP="001E2795">
                        <w:pPr>
                          <w:spacing w:after="160" w:line="259" w:lineRule="auto"/>
                          <w:ind w:left="0" w:right="0"/>
                          <w:jc w:val="left"/>
                        </w:pPr>
                        <w:r>
                          <w:t xml:space="preserve"> </w:t>
                        </w:r>
                      </w:p>
                    </w:txbxContent>
                  </v:textbox>
                </v:rect>
                <v:rect id="Rectangle 702013860" o:spid="_x0000_s1587" style="position:absolute;left:39118;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" filled="f" stroked="f">
                  <v:textbox inset="0,0,0,0">
                    <w:txbxContent>
                      <w:p w14:paraId="290792C3" w14:textId="77777777" w:rsidR="00000000" w:rsidRDefault="00000000" w:rsidP="001E2795">
                        <w:pPr>
                          <w:spacing w:after="160" w:line="259" w:lineRule="auto"/>
                          <w:ind w:left="0" w:right="0"/>
                          <w:jc w:val="left"/>
                        </w:pPr>
                        <w:r>
                          <w:t xml:space="preserve"> </w:t>
                        </w:r>
                      </w:p>
                    </w:txbxContent>
                  </v:textbox>
                </v:rect>
                <v:rect id="Rectangle 1409065333" o:spid="_x0000_s1588" style="position:absolute;left:42288;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" filled="f" stroked="f">
                  <v:textbox inset="0,0,0,0">
                    <w:txbxContent>
                      <w:p w14:paraId="71D1A829" w14:textId="77777777" w:rsidR="00000000" w:rsidRDefault="00000000" w:rsidP="001E2795">
                        <w:pPr>
                          <w:spacing w:after="160" w:line="259" w:lineRule="auto"/>
                          <w:ind w:left="0" w:right="0"/>
                          <w:jc w:val="left"/>
                        </w:pPr>
                        <w:r>
                          <w:t xml:space="preserve"> </w:t>
                        </w:r>
                      </w:p>
                    </w:txbxContent>
                  </v:textbox>
                </v:rect>
                <v:rect id="Rectangle 260525807" o:spid="_x0000_s1589" style="position:absolute;left:46692;top:3595;width:105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" filled="f" stroked="f">
                  <v:textbox inset="0,0,0,0">
                    <w:txbxContent>
                      <w:p w14:paraId="43455693"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v:textbox>
                </v:rect>
                <v:rect id="Rectangle 253409174" o:spid="_x0000_s1590" style="position:absolute;left:45961;top:5135;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" filled="f" stroked="f">
                  <v:textbox inset="0,0,0,0">
                    <w:txbxContent>
                      <w:p w14:paraId="5207A8D2"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926295779" o:spid="_x0000_s1591" style="position:absolute;left:47790;top:5135;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" filled="f" stroked="f">
                  <v:textbox inset="0,0,0,0">
                    <w:txbxContent>
                      <w:p w14:paraId="77B57AE3"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817524186" o:spid="_x0000_s1592" style="position:absolute;left:48491;top:33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" filled="f" stroked="f">
                  <v:textbox inset="0,0,0,0">
                    <w:txbxContent>
                      <w:p w14:paraId="72F4A037" w14:textId="77777777" w:rsidR="00000000" w:rsidRDefault="00000000" w:rsidP="001E2795">
                        <w:pPr>
                          <w:spacing w:after="160" w:line="259" w:lineRule="auto"/>
                          <w:ind w:left="0" w:right="0"/>
                          <w:jc w:val="left"/>
                        </w:pPr>
                        <w:r>
                          <w:t xml:space="preserve"> </w:t>
                        </w:r>
                      </w:p>
                    </w:txbxContent>
                  </v:textbox>
                </v:rect>
                <v:rect id="Rectangle 1418612651" o:spid="_x0000_s1593" style="position:absolute;left:51145;top:33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" filled="f" stroked="f">
                  <v:textbox inset="0,0,0,0">
                    <w:txbxContent>
                      <w:p w14:paraId="5311BB56" w14:textId="77777777" w:rsidR="00000000" w:rsidRDefault="00000000" w:rsidP="001E2795">
                        <w:pPr>
                          <w:spacing w:after="160" w:line="259" w:lineRule="auto"/>
                          <w:ind w:left="0" w:right="0"/>
                          <w:jc w:val="left"/>
                        </w:pPr>
                        <w:r>
                          <w:t xml:space="preserve"> </w:t>
                        </w:r>
                      </w:p>
                    </w:txbxContent>
                  </v:textbox>
                </v:rect>
                <w10:anchorlock/>
              </v:group>
            </w:pict>
          </mc:Fallback>
        </mc:AlternateContent>
      </w:r>
    </w:p>
    <w:p w14:paraId="09C1FE31" w14:textId="77777777" w:rsidR="00567CD6" w:rsidRPr="00276539" w:rsidRDefault="00000000">
      <w:pPr>
        <w:spacing w:after="105"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72415E89"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As one of the lists is exhausted. The remainder of the b array is then copied to ‘c’. </w:t>
      </w:r>
    </w:p>
    <w:p w14:paraId="50D4AB93"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9C6FF59" w14:textId="77777777" w:rsidR="00567CD6" w:rsidRPr="00276539" w:rsidRDefault="00000000">
      <w:pPr>
        <w:spacing w:after="46" w:line="259" w:lineRule="auto"/>
        <w:ind w:left="0" w:right="-195"/>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77346881" wp14:editId="309A077D">
                <wp:extent cx="5833897" cy="646176"/>
                <wp:effectExtent l="0" t="0" r="0" b="0"/>
                <wp:docPr id="15" name="Group 15"/>
                <wp:cNvGraphicFramePr/>
                <a:graphic xmlns:a="http://schemas.openxmlformats.org/drawingml/2006/main">
                  <a:graphicData uri="http://schemas.microsoft.com/office/word/2010/wordprocessingGroup">
                    <wpg:wgp>
                      <wpg:cNvGrpSpPr/>
                      <wpg:grpSpPr>
                        <a:xfrm>
                          <a:off x="0" y="0"/>
                          <a:ext cx="5833897" cy="646176"/>
                          <a:chOff x="0" y="0"/>
                          <a:chExt cx="5833897" cy="646176"/>
                        </a:xfrm>
                      </wpg:grpSpPr>
                      <wps:wsp>
                        <wps:cNvPr id="1637347269" name="Rectangle 1637347269"/>
                        <wps:cNvSpPr/>
                        <wps:spPr>
                          <a:xfrm>
                            <a:off x="0" y="36755"/>
                            <a:ext cx="59219" cy="163963"/>
                          </a:xfrm>
                          <a:prstGeom prst="rect">
                            <a:avLst/>
                          </a:prstGeom>
                          <a:ln>
                            <a:noFill/>
                          </a:ln>
                        </wps:spPr>
                        <wps:txbx>
                          <w:txbxContent>
                            <w:p w14:paraId="1E3567F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6693447" name="Rectangle 96693447"/>
                        <wps:cNvSpPr/>
                        <wps:spPr>
                          <a:xfrm>
                            <a:off x="0" y="192383"/>
                            <a:ext cx="65640" cy="181742"/>
                          </a:xfrm>
                          <a:prstGeom prst="rect">
                            <a:avLst/>
                          </a:prstGeom>
                          <a:ln>
                            <a:noFill/>
                          </a:ln>
                        </wps:spPr>
                        <wps:txbx>
                          <w:txbxContent>
                            <w:p w14:paraId="7248F3EF" w14:textId="77777777" w:rsidR="00000000" w:rsidRDefault="00000000" w:rsidP="001E2795">
                              <w:pPr>
                                <w:spacing w:after="160" w:line="259" w:lineRule="auto"/>
                                <w:ind w:left="0" w:right="0"/>
                                <w:jc w:val="left"/>
                              </w:pPr>
                              <w:r>
                                <w:rPr>
                                  <w:sz w:val="22"/>
                                </w:rPr>
                                <w:t xml:space="preserve"> </w:t>
                              </w:r>
                            </w:p>
                          </w:txbxContent>
                        </wps:txbx>
                        <wps:bodyPr horzOverflow="overflow" vert="horz" lIns="0" tIns="0" rIns="0" bIns="0" rtlCol="0">
                          <a:noAutofit/>
                        </wps:bodyPr>
                      </wps:wsp>
                      <wps:wsp>
                        <wps:cNvPr id="1957926519" name="Rectangle 1957926519"/>
                        <wps:cNvSpPr/>
                        <wps:spPr>
                          <a:xfrm>
                            <a:off x="1478610" y="362891"/>
                            <a:ext cx="166645" cy="163964"/>
                          </a:xfrm>
                          <a:prstGeom prst="rect">
                            <a:avLst/>
                          </a:prstGeom>
                          <a:ln>
                            <a:noFill/>
                          </a:ln>
                        </wps:spPr>
                        <wps:txbx>
                          <w:txbxContent>
                            <w:p w14:paraId="1DCE552F" w14:textId="77777777" w:rsidR="00000000" w:rsidRDefault="00000000" w:rsidP="001E2795">
                              <w:pPr>
                                <w:spacing w:after="160" w:line="259" w:lineRule="auto"/>
                                <w:ind w:left="0" w:right="0"/>
                                <w:jc w:val="left"/>
                              </w:pPr>
                              <w:r>
                                <w:rPr>
                                  <w:rFonts w:ascii="Verdana" w:eastAsia="Verdana" w:hAnsi="Verdana" w:cs="Verdana"/>
                                  <w:i/>
                                </w:rPr>
                                <w:t xml:space="preserve">h </w:t>
                              </w:r>
                            </w:p>
                          </w:txbxContent>
                        </wps:txbx>
                        <wps:bodyPr horzOverflow="overflow" vert="horz" lIns="0" tIns="0" rIns="0" bIns="0" rtlCol="0">
                          <a:noAutofit/>
                        </wps:bodyPr>
                      </wps:wsp>
                      <wps:wsp>
                        <wps:cNvPr id="852397695" name="Rectangle 852397695"/>
                        <wps:cNvSpPr/>
                        <wps:spPr>
                          <a:xfrm>
                            <a:off x="1428318" y="516815"/>
                            <a:ext cx="244109" cy="163964"/>
                          </a:xfrm>
                          <a:prstGeom prst="rect">
                            <a:avLst/>
                          </a:prstGeom>
                          <a:ln>
                            <a:noFill/>
                          </a:ln>
                        </wps:spPr>
                        <wps:txbx>
                          <w:txbxContent>
                            <w:p w14:paraId="09125591"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631368073" name="Rectangle 1631368073"/>
                        <wps:cNvSpPr/>
                        <wps:spPr>
                          <a:xfrm>
                            <a:off x="1611198" y="516815"/>
                            <a:ext cx="59219" cy="163964"/>
                          </a:xfrm>
                          <a:prstGeom prst="rect">
                            <a:avLst/>
                          </a:prstGeom>
                          <a:ln>
                            <a:noFill/>
                          </a:ln>
                        </wps:spPr>
                        <wps:txbx>
                          <w:txbxContent>
                            <w:p w14:paraId="26D1D40C"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976792205" name="Rectangle 976792205"/>
                        <wps:cNvSpPr/>
                        <wps:spPr>
                          <a:xfrm>
                            <a:off x="5415991" y="192383"/>
                            <a:ext cx="65640" cy="181742"/>
                          </a:xfrm>
                          <a:prstGeom prst="rect">
                            <a:avLst/>
                          </a:prstGeom>
                          <a:ln>
                            <a:noFill/>
                          </a:ln>
                        </wps:spPr>
                        <wps:txbx>
                          <w:txbxContent>
                            <w:p w14:paraId="2A7C8D27" w14:textId="77777777" w:rsidR="00000000" w:rsidRDefault="00000000" w:rsidP="001E2795">
                              <w:pPr>
                                <w:spacing w:after="160" w:line="259" w:lineRule="auto"/>
                                <w:ind w:left="0" w:right="0"/>
                                <w:jc w:val="left"/>
                              </w:pPr>
                              <w:r>
                                <w:rPr>
                                  <w:sz w:val="22"/>
                                </w:rPr>
                                <w:t xml:space="preserve"> </w:t>
                              </w:r>
                            </w:p>
                          </w:txbxContent>
                        </wps:txbx>
                        <wps:bodyPr horzOverflow="overflow" vert="horz" lIns="0" tIns="0" rIns="0" bIns="0" rtlCol="0">
                          <a:noAutofit/>
                        </wps:bodyPr>
                      </wps:wsp>
                      <wps:wsp>
                        <wps:cNvPr id="1510030095" name="Rectangle 1510030095"/>
                        <wps:cNvSpPr/>
                        <wps:spPr>
                          <a:xfrm>
                            <a:off x="5679643" y="362891"/>
                            <a:ext cx="105838" cy="163964"/>
                          </a:xfrm>
                          <a:prstGeom prst="rect">
                            <a:avLst/>
                          </a:prstGeom>
                          <a:ln>
                            <a:noFill/>
                          </a:ln>
                        </wps:spPr>
                        <wps:txbx>
                          <w:txbxContent>
                            <w:p w14:paraId="36A6A5C0"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wps:txbx>
                        <wps:bodyPr horzOverflow="overflow" vert="horz" lIns="0" tIns="0" rIns="0" bIns="0" rtlCol="0">
                          <a:noAutofit/>
                        </wps:bodyPr>
                      </wps:wsp>
                      <wps:wsp>
                        <wps:cNvPr id="1610812984" name="Rectangle 1610812984"/>
                        <wps:cNvSpPr/>
                        <wps:spPr>
                          <a:xfrm>
                            <a:off x="5606491" y="516815"/>
                            <a:ext cx="244109" cy="163964"/>
                          </a:xfrm>
                          <a:prstGeom prst="rect">
                            <a:avLst/>
                          </a:prstGeom>
                          <a:ln>
                            <a:noFill/>
                          </a:ln>
                        </wps:spPr>
                        <wps:txbx>
                          <w:txbxContent>
                            <w:p w14:paraId="2FAAA361"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1984792645" name="Rectangle 1984792645"/>
                        <wps:cNvSpPr/>
                        <wps:spPr>
                          <a:xfrm>
                            <a:off x="5789372" y="516815"/>
                            <a:ext cx="59219" cy="163964"/>
                          </a:xfrm>
                          <a:prstGeom prst="rect">
                            <a:avLst/>
                          </a:prstGeom>
                          <a:ln>
                            <a:noFill/>
                          </a:ln>
                        </wps:spPr>
                        <wps:txbx>
                          <w:txbxContent>
                            <w:p w14:paraId="04D8730D"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pic:pic xmlns:pic="http://schemas.openxmlformats.org/drawingml/2006/picture">
                        <pic:nvPicPr>
                          <pic:cNvPr id="3006" name="Picture 3006"/>
                          <pic:cNvPicPr/>
                        </pic:nvPicPr>
                        <pic:blipFill>
                          <a:blip r:embed="rId86"/>
                          <a:stretch>
                            <a:fillRect/>
                          </a:stretch>
                        </pic:blipFill>
                        <pic:spPr>
                          <a:xfrm>
                            <a:off x="176479" y="0"/>
                            <a:ext cx="1185672" cy="643128"/>
                          </a:xfrm>
                          <a:prstGeom prst="rect">
                            <a:avLst/>
                          </a:prstGeom>
                        </pic:spPr>
                      </pic:pic>
                      <wps:wsp>
                        <wps:cNvPr id="1927596237" name="Freeform: Shape 1927596237"/>
                        <wps:cNvSpPr/>
                        <wps:spPr>
                          <a:xfrm>
                            <a:off x="271018" y="28067"/>
                            <a:ext cx="50114" cy="92329"/>
                          </a:xfrm>
                          <a:custGeom>
                            <a:avLst/>
                            <a:gdLst/>
                            <a:ahLst/>
                            <a:cxnLst/>
                            <a:rect l="0" t="0" r="0" b="0"/>
                            <a:pathLst>
                              <a:path w="50114" h="92329">
                                <a:moveTo>
                                  <a:pt x="40818" y="0"/>
                                </a:moveTo>
                                <a:lnTo>
                                  <a:pt x="50114" y="0"/>
                                </a:lnTo>
                                <a:lnTo>
                                  <a:pt x="31661" y="83312"/>
                                </a:lnTo>
                                <a:lnTo>
                                  <a:pt x="49860" y="83312"/>
                                </a:lnTo>
                                <a:lnTo>
                                  <a:pt x="47955" y="92329"/>
                                </a:lnTo>
                                <a:lnTo>
                                  <a:pt x="0" y="92329"/>
                                </a:lnTo>
                                <a:lnTo>
                                  <a:pt x="2007" y="83312"/>
                                </a:lnTo>
                                <a:lnTo>
                                  <a:pt x="20155" y="83312"/>
                                </a:lnTo>
                                <a:lnTo>
                                  <a:pt x="34011" y="20828"/>
                                </a:lnTo>
                                <a:lnTo>
                                  <a:pt x="15646" y="20828"/>
                                </a:lnTo>
                                <a:lnTo>
                                  <a:pt x="17361" y="12954"/>
                                </a:lnTo>
                                <a:cubicBezTo>
                                  <a:pt x="24193" y="12954"/>
                                  <a:pt x="29489" y="11938"/>
                                  <a:pt x="33261" y="9906"/>
                                </a:cubicBezTo>
                                <a:cubicBezTo>
                                  <a:pt x="37033" y="7874"/>
                                  <a:pt x="39548" y="4572"/>
                                  <a:pt x="40818"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65816360" name="Rectangle 1865816360"/>
                        <wps:cNvSpPr/>
                        <wps:spPr>
                          <a:xfrm>
                            <a:off x="339801" y="24563"/>
                            <a:ext cx="59219" cy="163963"/>
                          </a:xfrm>
                          <a:prstGeom prst="rect">
                            <a:avLst/>
                          </a:prstGeom>
                          <a:ln>
                            <a:noFill/>
                          </a:ln>
                        </wps:spPr>
                        <wps:txbx>
                          <w:txbxContent>
                            <w:p w14:paraId="03995291"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72816675" name="Freeform: Shape 1472816675"/>
                        <wps:cNvSpPr/>
                        <wps:spPr>
                          <a:xfrm>
                            <a:off x="541223" y="26543"/>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8"/>
                                  <a:pt x="13081" y="73152"/>
                                  <a:pt x="17018" y="70104"/>
                                </a:cubicBezTo>
                                <a:cubicBezTo>
                                  <a:pt x="20828" y="67056"/>
                                  <a:pt x="25527" y="63373"/>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2"/>
                                  <a:pt x="30607" y="12319"/>
                                </a:cubicBezTo>
                                <a:cubicBezTo>
                                  <a:pt x="26162" y="13716"/>
                                  <a:pt x="21717" y="15621"/>
                                  <a:pt x="17399" y="18288"/>
                                </a:cubicBezTo>
                                <a:lnTo>
                                  <a:pt x="16764" y="18288"/>
                                </a:lnTo>
                                <a:lnTo>
                                  <a:pt x="19177" y="5715"/>
                                </a:lnTo>
                                <a:cubicBezTo>
                                  <a:pt x="22225" y="4191"/>
                                  <a:pt x="26289" y="2921"/>
                                  <a:pt x="31115" y="1778"/>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24793101" name="Rectangle 624793101"/>
                        <wps:cNvSpPr/>
                        <wps:spPr>
                          <a:xfrm>
                            <a:off x="617169" y="24563"/>
                            <a:ext cx="59219" cy="163963"/>
                          </a:xfrm>
                          <a:prstGeom prst="rect">
                            <a:avLst/>
                          </a:prstGeom>
                          <a:ln>
                            <a:noFill/>
                          </a:ln>
                        </wps:spPr>
                        <wps:txbx>
                          <w:txbxContent>
                            <w:p w14:paraId="44921053"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9997978" name="Freeform: Shape 179997978"/>
                        <wps:cNvSpPr/>
                        <wps:spPr>
                          <a:xfrm>
                            <a:off x="855040" y="26543"/>
                            <a:ext cx="70993" cy="95758"/>
                          </a:xfrm>
                          <a:custGeom>
                            <a:avLst/>
                            <a:gdLst/>
                            <a:ahLst/>
                            <a:cxnLst/>
                            <a:rect l="0" t="0" r="0" b="0"/>
                            <a:pathLst>
                              <a:path w="70993" h="95758">
                                <a:moveTo>
                                  <a:pt x="45847" y="0"/>
                                </a:moveTo>
                                <a:cubicBezTo>
                                  <a:pt x="53721" y="0"/>
                                  <a:pt x="59817" y="1524"/>
                                  <a:pt x="64262" y="4826"/>
                                </a:cubicBezTo>
                                <a:cubicBezTo>
                                  <a:pt x="68834" y="8001"/>
                                  <a:pt x="70993" y="12446"/>
                                  <a:pt x="70993" y="18034"/>
                                </a:cubicBezTo>
                                <a:cubicBezTo>
                                  <a:pt x="70993" y="24130"/>
                                  <a:pt x="68834" y="29591"/>
                                  <a:pt x="64516" y="34290"/>
                                </a:cubicBezTo>
                                <a:cubicBezTo>
                                  <a:pt x="60198" y="38989"/>
                                  <a:pt x="54737" y="41910"/>
                                  <a:pt x="48133" y="43180"/>
                                </a:cubicBezTo>
                                <a:lnTo>
                                  <a:pt x="48133" y="43815"/>
                                </a:lnTo>
                                <a:cubicBezTo>
                                  <a:pt x="49657" y="44196"/>
                                  <a:pt x="51435" y="44831"/>
                                  <a:pt x="53340" y="45720"/>
                                </a:cubicBezTo>
                                <a:cubicBezTo>
                                  <a:pt x="55118" y="46609"/>
                                  <a:pt x="56769" y="47625"/>
                                  <a:pt x="58293" y="49022"/>
                                </a:cubicBezTo>
                                <a:cubicBezTo>
                                  <a:pt x="59690" y="50419"/>
                                  <a:pt x="60960" y="52197"/>
                                  <a:pt x="61976" y="54356"/>
                                </a:cubicBezTo>
                                <a:cubicBezTo>
                                  <a:pt x="62992" y="56515"/>
                                  <a:pt x="63500" y="59055"/>
                                  <a:pt x="63500" y="61976"/>
                                </a:cubicBezTo>
                                <a:cubicBezTo>
                                  <a:pt x="63500" y="66421"/>
                                  <a:pt x="62611" y="70739"/>
                                  <a:pt x="60706" y="74930"/>
                                </a:cubicBezTo>
                                <a:cubicBezTo>
                                  <a:pt x="58928" y="79121"/>
                                  <a:pt x="56261" y="82804"/>
                                  <a:pt x="52959" y="85725"/>
                                </a:cubicBezTo>
                                <a:cubicBezTo>
                                  <a:pt x="49530" y="88900"/>
                                  <a:pt x="45593" y="91440"/>
                                  <a:pt x="41021" y="93091"/>
                                </a:cubicBezTo>
                                <a:cubicBezTo>
                                  <a:pt x="36449" y="94869"/>
                                  <a:pt x="31242" y="95758"/>
                                  <a:pt x="25273" y="95758"/>
                                </a:cubicBezTo>
                                <a:cubicBezTo>
                                  <a:pt x="20447" y="95758"/>
                                  <a:pt x="15875" y="95123"/>
                                  <a:pt x="11303" y="93853"/>
                                </a:cubicBezTo>
                                <a:cubicBezTo>
                                  <a:pt x="6858" y="92583"/>
                                  <a:pt x="3048" y="91186"/>
                                  <a:pt x="0" y="89408"/>
                                </a:cubicBezTo>
                                <a:lnTo>
                                  <a:pt x="2794" y="77597"/>
                                </a:lnTo>
                                <a:lnTo>
                                  <a:pt x="3683" y="77597"/>
                                </a:lnTo>
                                <a:cubicBezTo>
                                  <a:pt x="6477" y="79629"/>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5"/>
                                </a:lnTo>
                                <a:cubicBezTo>
                                  <a:pt x="23114" y="4318"/>
                                  <a:pt x="27178" y="3048"/>
                                  <a:pt x="32004" y="1778"/>
                                </a:cubicBezTo>
                                <a:cubicBezTo>
                                  <a:pt x="36830" y="635"/>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95876176" name="Rectangle 995876176"/>
                        <wps:cNvSpPr/>
                        <wps:spPr>
                          <a:xfrm>
                            <a:off x="929589" y="24563"/>
                            <a:ext cx="59219" cy="163963"/>
                          </a:xfrm>
                          <a:prstGeom prst="rect">
                            <a:avLst/>
                          </a:prstGeom>
                          <a:ln>
                            <a:noFill/>
                          </a:ln>
                        </wps:spPr>
                        <wps:txbx>
                          <w:txbxContent>
                            <w:p w14:paraId="50D3B5A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301859328" name="Freeform: Shape 301859328"/>
                        <wps:cNvSpPr/>
                        <wps:spPr>
                          <a:xfrm>
                            <a:off x="1162253" y="52779"/>
                            <a:ext cx="31940" cy="41582"/>
                          </a:xfrm>
                          <a:custGeom>
                            <a:avLst/>
                            <a:gdLst/>
                            <a:ahLst/>
                            <a:cxnLst/>
                            <a:rect l="0" t="0" r="0" b="0"/>
                            <a:pathLst>
                              <a:path w="31940" h="41582">
                                <a:moveTo>
                                  <a:pt x="31940" y="0"/>
                                </a:moveTo>
                                <a:lnTo>
                                  <a:pt x="31940" y="11357"/>
                                </a:lnTo>
                                <a:lnTo>
                                  <a:pt x="10287" y="32184"/>
                                </a:lnTo>
                                <a:lnTo>
                                  <a:pt x="31940" y="32184"/>
                                </a:lnTo>
                                <a:lnTo>
                                  <a:pt x="31940" y="41582"/>
                                </a:lnTo>
                                <a:lnTo>
                                  <a:pt x="0" y="41582"/>
                                </a:lnTo>
                                <a:lnTo>
                                  <a:pt x="3175" y="27486"/>
                                </a:ln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70422475" name="Freeform: Shape 2070422475"/>
                        <wps:cNvSpPr/>
                        <wps:spPr>
                          <a:xfrm>
                            <a:off x="1194194" y="28448"/>
                            <a:ext cx="37021" cy="91948"/>
                          </a:xfrm>
                          <a:custGeom>
                            <a:avLst/>
                            <a:gdLst/>
                            <a:ahLst/>
                            <a:cxnLst/>
                            <a:rect l="0" t="0" r="0" b="0"/>
                            <a:pathLst>
                              <a:path w="37021" h="91948">
                                <a:moveTo>
                                  <a:pt x="25464" y="0"/>
                                </a:moveTo>
                                <a:lnTo>
                                  <a:pt x="36386" y="0"/>
                                </a:lnTo>
                                <a:lnTo>
                                  <a:pt x="23940" y="56515"/>
                                </a:lnTo>
                                <a:lnTo>
                                  <a:pt x="37021" y="56515"/>
                                </a:lnTo>
                                <a:lnTo>
                                  <a:pt x="34989" y="65913"/>
                                </a:lnTo>
                                <a:lnTo>
                                  <a:pt x="21781" y="65913"/>
                                </a:lnTo>
                                <a:lnTo>
                                  <a:pt x="16066" y="91948"/>
                                </a:lnTo>
                                <a:lnTo>
                                  <a:pt x="4509" y="91948"/>
                                </a:lnTo>
                                <a:lnTo>
                                  <a:pt x="10351" y="65913"/>
                                </a:lnTo>
                                <a:lnTo>
                                  <a:pt x="0" y="65913"/>
                                </a:lnTo>
                                <a:lnTo>
                                  <a:pt x="0" y="56515"/>
                                </a:lnTo>
                                <a:lnTo>
                                  <a:pt x="12383" y="56515"/>
                                </a:lnTo>
                                <a:lnTo>
                                  <a:pt x="21654" y="14859"/>
                                </a:lnTo>
                                <a:lnTo>
                                  <a:pt x="0" y="35687"/>
                                </a:lnTo>
                                <a:lnTo>
                                  <a:pt x="0" y="24331"/>
                                </a:lnTo>
                                <a:lnTo>
                                  <a:pt x="25464"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100982272" name="Rectangle 2100982272"/>
                        <wps:cNvSpPr/>
                        <wps:spPr>
                          <a:xfrm>
                            <a:off x="1237818" y="24563"/>
                            <a:ext cx="59219" cy="163963"/>
                          </a:xfrm>
                          <a:prstGeom prst="rect">
                            <a:avLst/>
                          </a:prstGeom>
                          <a:ln>
                            <a:noFill/>
                          </a:ln>
                        </wps:spPr>
                        <wps:txbx>
                          <w:txbxContent>
                            <w:p w14:paraId="647E4F96"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074401597" name="Freeform: Shape 2074401597"/>
                        <wps:cNvSpPr/>
                        <wps:spPr>
                          <a:xfrm>
                            <a:off x="278308" y="189611"/>
                            <a:ext cx="47777" cy="92329"/>
                          </a:xfrm>
                          <a:custGeom>
                            <a:avLst/>
                            <a:gdLst/>
                            <a:ahLst/>
                            <a:cxnLst/>
                            <a:rect l="0" t="0" r="0" b="0"/>
                            <a:pathLst>
                              <a:path w="47777" h="92329">
                                <a:moveTo>
                                  <a:pt x="20574" y="0"/>
                                </a:moveTo>
                                <a:lnTo>
                                  <a:pt x="29769" y="0"/>
                                </a:lnTo>
                                <a:lnTo>
                                  <a:pt x="29769" y="82931"/>
                                </a:lnTo>
                                <a:lnTo>
                                  <a:pt x="47777" y="82931"/>
                                </a:lnTo>
                                <a:lnTo>
                                  <a:pt x="47777" y="92329"/>
                                </a:lnTo>
                                <a:lnTo>
                                  <a:pt x="0" y="92329"/>
                                </a:lnTo>
                                <a:lnTo>
                                  <a:pt x="0" y="82931"/>
                                </a:lnTo>
                                <a:lnTo>
                                  <a:pt x="18377" y="82931"/>
                                </a:lnTo>
                                <a:lnTo>
                                  <a:pt x="18377" y="21336"/>
                                </a:lnTo>
                                <a:lnTo>
                                  <a:pt x="0" y="21336"/>
                                </a:lnTo>
                                <a:lnTo>
                                  <a:pt x="0" y="12954"/>
                                </a:lnTo>
                                <a:cubicBezTo>
                                  <a:pt x="2489" y="12954"/>
                                  <a:pt x="5156" y="12700"/>
                                  <a:pt x="8001" y="12192"/>
                                </a:cubicBezTo>
                                <a:cubicBezTo>
                                  <a:pt x="10846" y="11811"/>
                                  <a:pt x="13005" y="11176"/>
                                  <a:pt x="14465" y="10414"/>
                                </a:cubicBezTo>
                                <a:cubicBezTo>
                                  <a:pt x="16281" y="9398"/>
                                  <a:pt x="17716" y="8001"/>
                                  <a:pt x="18771" y="6477"/>
                                </a:cubicBezTo>
                                <a:cubicBezTo>
                                  <a:pt x="19812" y="4826"/>
                                  <a:pt x="20422" y="2667"/>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448060203" name="Rectangle 448060203"/>
                        <wps:cNvSpPr/>
                        <wps:spPr>
                          <a:xfrm>
                            <a:off x="339801" y="186107"/>
                            <a:ext cx="59219" cy="163963"/>
                          </a:xfrm>
                          <a:prstGeom prst="rect">
                            <a:avLst/>
                          </a:prstGeom>
                          <a:ln>
                            <a:noFill/>
                          </a:ln>
                        </wps:spPr>
                        <wps:txbx>
                          <w:txbxContent>
                            <w:p w14:paraId="52022A3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444106425" name="Rectangle 1444106425"/>
                        <wps:cNvSpPr/>
                        <wps:spPr>
                          <a:xfrm>
                            <a:off x="496773" y="186107"/>
                            <a:ext cx="214423" cy="163963"/>
                          </a:xfrm>
                          <a:prstGeom prst="rect">
                            <a:avLst/>
                          </a:prstGeom>
                          <a:ln>
                            <a:noFill/>
                          </a:ln>
                        </wps:spPr>
                        <wps:txbx>
                          <w:txbxContent>
                            <w:p w14:paraId="69D17278" w14:textId="77777777" w:rsidR="00000000" w:rsidRDefault="00000000" w:rsidP="001E2795">
                              <w:pPr>
                                <w:spacing w:after="160" w:line="259" w:lineRule="auto"/>
                                <w:ind w:left="0" w:right="0"/>
                                <w:jc w:val="left"/>
                              </w:pPr>
                              <w:r>
                                <w:t>13</w:t>
                              </w:r>
                            </w:p>
                          </w:txbxContent>
                        </wps:txbx>
                        <wps:bodyPr horzOverflow="overflow" vert="horz" lIns="0" tIns="0" rIns="0" bIns="0" rtlCol="0">
                          <a:noAutofit/>
                        </wps:bodyPr>
                      </wps:wsp>
                      <wps:wsp>
                        <wps:cNvPr id="1777500703" name="Rectangle 1777500703"/>
                        <wps:cNvSpPr/>
                        <wps:spPr>
                          <a:xfrm>
                            <a:off x="658317" y="186107"/>
                            <a:ext cx="59219" cy="163963"/>
                          </a:xfrm>
                          <a:prstGeom prst="rect">
                            <a:avLst/>
                          </a:prstGeom>
                          <a:ln>
                            <a:noFill/>
                          </a:ln>
                        </wps:spPr>
                        <wps:txbx>
                          <w:txbxContent>
                            <w:p w14:paraId="537ED27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035639577" name="Rectangle 1035639577"/>
                        <wps:cNvSpPr/>
                        <wps:spPr>
                          <a:xfrm>
                            <a:off x="813765" y="186107"/>
                            <a:ext cx="214423" cy="163963"/>
                          </a:xfrm>
                          <a:prstGeom prst="rect">
                            <a:avLst/>
                          </a:prstGeom>
                          <a:ln>
                            <a:noFill/>
                          </a:ln>
                        </wps:spPr>
                        <wps:txbx>
                          <w:txbxContent>
                            <w:p w14:paraId="4FDD3C3C" w14:textId="77777777" w:rsidR="00000000" w:rsidRDefault="00000000" w:rsidP="001E2795">
                              <w:pPr>
                                <w:spacing w:after="160" w:line="259" w:lineRule="auto"/>
                                <w:ind w:left="0" w:right="0"/>
                                <w:jc w:val="left"/>
                              </w:pPr>
                              <w:r>
                                <w:t>24</w:t>
                              </w:r>
                            </w:p>
                          </w:txbxContent>
                        </wps:txbx>
                        <wps:bodyPr horzOverflow="overflow" vert="horz" lIns="0" tIns="0" rIns="0" bIns="0" rtlCol="0">
                          <a:noAutofit/>
                        </wps:bodyPr>
                      </wps:wsp>
                      <wps:wsp>
                        <wps:cNvPr id="1774722444" name="Rectangle 1774722444"/>
                        <wps:cNvSpPr/>
                        <wps:spPr>
                          <a:xfrm>
                            <a:off x="975309" y="186107"/>
                            <a:ext cx="59219" cy="163963"/>
                          </a:xfrm>
                          <a:prstGeom prst="rect">
                            <a:avLst/>
                          </a:prstGeom>
                          <a:ln>
                            <a:noFill/>
                          </a:ln>
                        </wps:spPr>
                        <wps:txbx>
                          <w:txbxContent>
                            <w:p w14:paraId="7DE1B72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184224312" name="Rectangle 1184224312"/>
                        <wps:cNvSpPr/>
                        <wps:spPr>
                          <a:xfrm>
                            <a:off x="1118946" y="186107"/>
                            <a:ext cx="214423" cy="163963"/>
                          </a:xfrm>
                          <a:prstGeom prst="rect">
                            <a:avLst/>
                          </a:prstGeom>
                          <a:ln>
                            <a:noFill/>
                          </a:ln>
                        </wps:spPr>
                        <wps:txbx>
                          <w:txbxContent>
                            <w:p w14:paraId="6331A3D4" w14:textId="77777777" w:rsidR="00000000" w:rsidRDefault="00000000" w:rsidP="001E2795">
                              <w:pPr>
                                <w:spacing w:after="160" w:line="259" w:lineRule="auto"/>
                                <w:ind w:left="0" w:right="0"/>
                                <w:jc w:val="left"/>
                              </w:pPr>
                              <w:r>
                                <w:t>26</w:t>
                              </w:r>
                            </w:p>
                          </w:txbxContent>
                        </wps:txbx>
                        <wps:bodyPr horzOverflow="overflow" vert="horz" lIns="0" tIns="0" rIns="0" bIns="0" rtlCol="0">
                          <a:noAutofit/>
                        </wps:bodyPr>
                      </wps:wsp>
                      <wps:wsp>
                        <wps:cNvPr id="249887876" name="Rectangle 249887876"/>
                        <wps:cNvSpPr/>
                        <wps:spPr>
                          <a:xfrm>
                            <a:off x="1280490" y="186107"/>
                            <a:ext cx="59219" cy="163963"/>
                          </a:xfrm>
                          <a:prstGeom prst="rect">
                            <a:avLst/>
                          </a:prstGeom>
                          <a:ln>
                            <a:noFill/>
                          </a:ln>
                        </wps:spPr>
                        <wps:txbx>
                          <w:txbxContent>
                            <w:p w14:paraId="425CF3B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84123032" name="Rectangle 1984123032"/>
                        <wps:cNvSpPr/>
                        <wps:spPr>
                          <a:xfrm>
                            <a:off x="182880" y="331668"/>
                            <a:ext cx="42059" cy="186236"/>
                          </a:xfrm>
                          <a:prstGeom prst="rect">
                            <a:avLst/>
                          </a:prstGeom>
                          <a:ln>
                            <a:noFill/>
                          </a:ln>
                        </wps:spPr>
                        <wps:txbx>
                          <w:txbxContent>
                            <w:p w14:paraId="158D13E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60749372" name="Rectangle 560749372"/>
                        <wps:cNvSpPr/>
                        <wps:spPr>
                          <a:xfrm>
                            <a:off x="423621" y="331668"/>
                            <a:ext cx="42059" cy="186236"/>
                          </a:xfrm>
                          <a:prstGeom prst="rect">
                            <a:avLst/>
                          </a:prstGeom>
                          <a:ln>
                            <a:noFill/>
                          </a:ln>
                        </wps:spPr>
                        <wps:txbx>
                          <w:txbxContent>
                            <w:p w14:paraId="5DB3DA1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5219406" name="Rectangle 95219406"/>
                        <wps:cNvSpPr/>
                        <wps:spPr>
                          <a:xfrm>
                            <a:off x="732993" y="331668"/>
                            <a:ext cx="42059" cy="186236"/>
                          </a:xfrm>
                          <a:prstGeom prst="rect">
                            <a:avLst/>
                          </a:prstGeom>
                          <a:ln>
                            <a:noFill/>
                          </a:ln>
                        </wps:spPr>
                        <wps:txbx>
                          <w:txbxContent>
                            <w:p w14:paraId="6E27DE3F"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31097565" name="Rectangle 131097565"/>
                        <wps:cNvSpPr/>
                        <wps:spPr>
                          <a:xfrm>
                            <a:off x="1046937" y="331668"/>
                            <a:ext cx="42059" cy="186236"/>
                          </a:xfrm>
                          <a:prstGeom prst="rect">
                            <a:avLst/>
                          </a:prstGeom>
                          <a:ln>
                            <a:noFill/>
                          </a:ln>
                        </wps:spPr>
                        <wps:txbx>
                          <w:txbxContent>
                            <w:p w14:paraId="54B5049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3029" name="Picture 3029"/>
                          <pic:cNvPicPr/>
                        </pic:nvPicPr>
                        <pic:blipFill>
                          <a:blip r:embed="rId87"/>
                          <a:stretch>
                            <a:fillRect/>
                          </a:stretch>
                        </pic:blipFill>
                        <pic:spPr>
                          <a:xfrm>
                            <a:off x="1663903" y="0"/>
                            <a:ext cx="1243584" cy="643128"/>
                          </a:xfrm>
                          <a:prstGeom prst="rect">
                            <a:avLst/>
                          </a:prstGeom>
                        </pic:spPr>
                      </pic:pic>
                      <wps:wsp>
                        <wps:cNvPr id="1241320252" name="Freeform: Shape 1241320252"/>
                        <wps:cNvSpPr/>
                        <wps:spPr>
                          <a:xfrm>
                            <a:off x="1778965" y="28448"/>
                            <a:ext cx="74930" cy="93853"/>
                          </a:xfrm>
                          <a:custGeom>
                            <a:avLst/>
                            <a:gdLst/>
                            <a:ahLst/>
                            <a:cxnLst/>
                            <a:rect l="0" t="0" r="0" b="0"/>
                            <a:pathLst>
                              <a:path w="74930" h="93853">
                                <a:moveTo>
                                  <a:pt x="21971" y="0"/>
                                </a:moveTo>
                                <a:lnTo>
                                  <a:pt x="74930" y="0"/>
                                </a:lnTo>
                                <a:lnTo>
                                  <a:pt x="72517" y="10414"/>
                                </a:lnTo>
                                <a:lnTo>
                                  <a:pt x="31115" y="10414"/>
                                </a:lnTo>
                                <a:lnTo>
                                  <a:pt x="25527" y="35687"/>
                                </a:lnTo>
                                <a:cubicBezTo>
                                  <a:pt x="27178" y="35433"/>
                                  <a:pt x="28702" y="35306"/>
                                  <a:pt x="30226" y="35179"/>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9"/>
                                  <a:pt x="60452" y="71374"/>
                                </a:cubicBezTo>
                                <a:cubicBezTo>
                                  <a:pt x="58674" y="75819"/>
                                  <a:pt x="56134" y="79629"/>
                                  <a:pt x="52705" y="82931"/>
                                </a:cubicBezTo>
                                <a:cubicBezTo>
                                  <a:pt x="49276" y="86360"/>
                                  <a:pt x="45212" y="89027"/>
                                  <a:pt x="40513" y="90932"/>
                                </a:cubicBezTo>
                                <a:cubicBezTo>
                                  <a:pt x="35941" y="92964"/>
                                  <a:pt x="30480" y="93853"/>
                                  <a:pt x="24257" y="93853"/>
                                </a:cubicBezTo>
                                <a:cubicBezTo>
                                  <a:pt x="19431" y="93853"/>
                                  <a:pt x="14859" y="93218"/>
                                  <a:pt x="10668" y="91948"/>
                                </a:cubicBezTo>
                                <a:cubicBezTo>
                                  <a:pt x="6350" y="90805"/>
                                  <a:pt x="2794" y="89408"/>
                                  <a:pt x="0" y="87884"/>
                                </a:cubicBezTo>
                                <a:lnTo>
                                  <a:pt x="2413" y="75946"/>
                                </a:lnTo>
                                <a:lnTo>
                                  <a:pt x="3175" y="75946"/>
                                </a:lnTo>
                                <a:cubicBezTo>
                                  <a:pt x="5715" y="77851"/>
                                  <a:pt x="9017" y="79629"/>
                                  <a:pt x="13081" y="81280"/>
                                </a:cubicBezTo>
                                <a:cubicBezTo>
                                  <a:pt x="17272" y="82804"/>
                                  <a:pt x="21590" y="83566"/>
                                  <a:pt x="26035" y="83566"/>
                                </a:cubicBezTo>
                                <a:cubicBezTo>
                                  <a:pt x="33401" y="83566"/>
                                  <a:pt x="39370" y="81407"/>
                                  <a:pt x="43815" y="76962"/>
                                </a:cubicBezTo>
                                <a:cubicBezTo>
                                  <a:pt x="48387" y="72517"/>
                                  <a:pt x="50546" y="66675"/>
                                  <a:pt x="50546" y="59436"/>
                                </a:cubicBezTo>
                                <a:cubicBezTo>
                                  <a:pt x="50546" y="56642"/>
                                  <a:pt x="50038" y="54229"/>
                                  <a:pt x="49022" y="52451"/>
                                </a:cubicBezTo>
                                <a:cubicBezTo>
                                  <a:pt x="48006" y="50546"/>
                                  <a:pt x="46609" y="49022"/>
                                  <a:pt x="44831" y="47879"/>
                                </a:cubicBezTo>
                                <a:cubicBezTo>
                                  <a:pt x="43053" y="46736"/>
                                  <a:pt x="41021" y="45974"/>
                                  <a:pt x="38608" y="45466"/>
                                </a:cubicBezTo>
                                <a:cubicBezTo>
                                  <a:pt x="36195" y="44958"/>
                                  <a:pt x="33528" y="44704"/>
                                  <a:pt x="30861" y="44704"/>
                                </a:cubicBezTo>
                                <a:cubicBezTo>
                                  <a:pt x="27432" y="44704"/>
                                  <a:pt x="23876" y="44958"/>
                                  <a:pt x="20447" y="45466"/>
                                </a:cubicBezTo>
                                <a:cubicBezTo>
                                  <a:pt x="16891" y="45974"/>
                                  <a:pt x="13970" y="46609"/>
                                  <a:pt x="11557" y="46990"/>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80984590" name="Rectangle 1480984590"/>
                        <wps:cNvSpPr/>
                        <wps:spPr>
                          <a:xfrm>
                            <a:off x="1851990" y="24563"/>
                            <a:ext cx="59219" cy="163963"/>
                          </a:xfrm>
                          <a:prstGeom prst="rect">
                            <a:avLst/>
                          </a:prstGeom>
                          <a:ln>
                            <a:noFill/>
                          </a:ln>
                        </wps:spPr>
                        <wps:txbx>
                          <w:txbxContent>
                            <w:p w14:paraId="5AF92E54"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676408158" name="Freeform: Shape 676408158"/>
                        <wps:cNvSpPr/>
                        <wps:spPr>
                          <a:xfrm>
                            <a:off x="2080336" y="32084"/>
                            <a:ext cx="30988" cy="90217"/>
                          </a:xfrm>
                          <a:custGeom>
                            <a:avLst/>
                            <a:gdLst/>
                            <a:ahLst/>
                            <a:cxnLst/>
                            <a:rect l="0" t="0" r="0" b="0"/>
                            <a:pathLst>
                              <a:path w="30988" h="90217">
                                <a:moveTo>
                                  <a:pt x="30988" y="0"/>
                                </a:moveTo>
                                <a:lnTo>
                                  <a:pt x="30988" y="12297"/>
                                </a:lnTo>
                                <a:lnTo>
                                  <a:pt x="27813" y="13509"/>
                                </a:lnTo>
                                <a:cubicBezTo>
                                  <a:pt x="21209" y="19224"/>
                                  <a:pt x="16764" y="26590"/>
                                  <a:pt x="14478" y="35861"/>
                                </a:cubicBezTo>
                                <a:cubicBezTo>
                                  <a:pt x="17907" y="33829"/>
                                  <a:pt x="21590" y="32178"/>
                                  <a:pt x="25527" y="31035"/>
                                </a:cubicBezTo>
                                <a:lnTo>
                                  <a:pt x="30988" y="30264"/>
                                </a:lnTo>
                                <a:lnTo>
                                  <a:pt x="30988" y="39321"/>
                                </a:lnTo>
                                <a:lnTo>
                                  <a:pt x="23241" y="40560"/>
                                </a:lnTo>
                                <a:cubicBezTo>
                                  <a:pt x="19812" y="41449"/>
                                  <a:pt x="16383" y="42846"/>
                                  <a:pt x="13081" y="44624"/>
                                </a:cubicBezTo>
                                <a:cubicBezTo>
                                  <a:pt x="12700" y="46402"/>
                                  <a:pt x="12446" y="48688"/>
                                  <a:pt x="12192" y="51355"/>
                                </a:cubicBezTo>
                                <a:cubicBezTo>
                                  <a:pt x="11811" y="54149"/>
                                  <a:pt x="11684" y="56816"/>
                                  <a:pt x="11684" y="59356"/>
                                </a:cubicBezTo>
                                <a:cubicBezTo>
                                  <a:pt x="11684" y="63420"/>
                                  <a:pt x="12192" y="66722"/>
                                  <a:pt x="13208" y="69389"/>
                                </a:cubicBezTo>
                                <a:cubicBezTo>
                                  <a:pt x="14224" y="72183"/>
                                  <a:pt x="15494" y="74342"/>
                                  <a:pt x="16891" y="75866"/>
                                </a:cubicBezTo>
                                <a:cubicBezTo>
                                  <a:pt x="18542" y="77517"/>
                                  <a:pt x="20320" y="78787"/>
                                  <a:pt x="22352" y="79422"/>
                                </a:cubicBezTo>
                                <a:cubicBezTo>
                                  <a:pt x="24384" y="80184"/>
                                  <a:pt x="26543" y="80565"/>
                                  <a:pt x="28702" y="80565"/>
                                </a:cubicBezTo>
                                <a:lnTo>
                                  <a:pt x="30988" y="79543"/>
                                </a:lnTo>
                                <a:lnTo>
                                  <a:pt x="30988" y="89514"/>
                                </a:lnTo>
                                <a:lnTo>
                                  <a:pt x="27305" y="90217"/>
                                </a:lnTo>
                                <a:cubicBezTo>
                                  <a:pt x="18669" y="90217"/>
                                  <a:pt x="11938" y="87423"/>
                                  <a:pt x="7112" y="81835"/>
                                </a:cubicBezTo>
                                <a:cubicBezTo>
                                  <a:pt x="2286" y="76247"/>
                                  <a:pt x="0" y="68627"/>
                                  <a:pt x="0" y="58975"/>
                                </a:cubicBezTo>
                                <a:cubicBezTo>
                                  <a:pt x="0" y="50085"/>
                                  <a:pt x="1143" y="41830"/>
                                  <a:pt x="3556" y="34083"/>
                                </a:cubicBezTo>
                                <a:cubicBezTo>
                                  <a:pt x="5969" y="26463"/>
                                  <a:pt x="9525" y="19605"/>
                                  <a:pt x="14224" y="13636"/>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341890394" name="Freeform: Shape 341890394"/>
                        <wps:cNvSpPr/>
                        <wps:spPr>
                          <a:xfrm>
                            <a:off x="2111324" y="61468"/>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8"/>
                                  <a:pt x="28575" y="10668"/>
                                  <a:pt x="29845" y="13716"/>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6"/>
                                </a:lnTo>
                                <a:cubicBezTo>
                                  <a:pt x="17272" y="39497"/>
                                  <a:pt x="19304" y="33274"/>
                                  <a:pt x="19304" y="25654"/>
                                </a:cubicBezTo>
                                <a:cubicBezTo>
                                  <a:pt x="19304" y="20447"/>
                                  <a:pt x="17780" y="16510"/>
                                  <a:pt x="14859" y="13843"/>
                                </a:cubicBezTo>
                                <a:cubicBezTo>
                                  <a:pt x="11938" y="11049"/>
                                  <a:pt x="7620" y="9652"/>
                                  <a:pt x="1778" y="9652"/>
                                </a:cubicBezTo>
                                <a:lnTo>
                                  <a:pt x="0" y="9937"/>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81242470" name="Freeform: Shape 1381242470"/>
                        <wps:cNvSpPr/>
                        <wps:spPr>
                          <a:xfrm>
                            <a:off x="2111324" y="26670"/>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1"/>
                                  <a:pt x="21844" y="10287"/>
                                  <a:pt x="19431" y="10287"/>
                                </a:cubicBezTo>
                                <a:lnTo>
                                  <a:pt x="0" y="17710"/>
                                </a:lnTo>
                                <a:lnTo>
                                  <a:pt x="0" y="5414"/>
                                </a:lnTo>
                                <a:lnTo>
                                  <a:pt x="254" y="5207"/>
                                </a:lnTo>
                                <a:cubicBezTo>
                                  <a:pt x="7112" y="1778"/>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1173501" name="Rectangle 61173501"/>
                        <wps:cNvSpPr/>
                        <wps:spPr>
                          <a:xfrm>
                            <a:off x="2150694" y="24563"/>
                            <a:ext cx="59219" cy="163963"/>
                          </a:xfrm>
                          <a:prstGeom prst="rect">
                            <a:avLst/>
                          </a:prstGeom>
                          <a:ln>
                            <a:noFill/>
                          </a:ln>
                        </wps:spPr>
                        <wps:txbx>
                          <w:txbxContent>
                            <w:p w14:paraId="73E8FC51"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308473811" name="Freeform: Shape 308473811"/>
                        <wps:cNvSpPr/>
                        <wps:spPr>
                          <a:xfrm>
                            <a:off x="2399741" y="28448"/>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67666167" name="Rectangle 2067666167"/>
                        <wps:cNvSpPr/>
                        <wps:spPr>
                          <a:xfrm>
                            <a:off x="2469464" y="24563"/>
                            <a:ext cx="59219" cy="163963"/>
                          </a:xfrm>
                          <a:prstGeom prst="rect">
                            <a:avLst/>
                          </a:prstGeom>
                          <a:ln>
                            <a:noFill/>
                          </a:ln>
                        </wps:spPr>
                        <wps:txbx>
                          <w:txbxContent>
                            <w:p w14:paraId="36EE1FC0"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424646829" name="Freeform: Shape 1424646829"/>
                        <wps:cNvSpPr/>
                        <wps:spPr>
                          <a:xfrm>
                            <a:off x="2707081" y="30548"/>
                            <a:ext cx="31941" cy="92007"/>
                          </a:xfrm>
                          <a:custGeom>
                            <a:avLst/>
                            <a:gdLst/>
                            <a:ahLst/>
                            <a:cxnLst/>
                            <a:rect l="0" t="0" r="0" b="0"/>
                            <a:pathLst>
                              <a:path w="31941" h="92007">
                                <a:moveTo>
                                  <a:pt x="31941" y="0"/>
                                </a:moveTo>
                                <a:lnTo>
                                  <a:pt x="31941" y="7944"/>
                                </a:lnTo>
                                <a:lnTo>
                                  <a:pt x="28575" y="9076"/>
                                </a:lnTo>
                                <a:cubicBezTo>
                                  <a:pt x="24638" y="12251"/>
                                  <a:pt x="22733" y="16061"/>
                                  <a:pt x="22733" y="20760"/>
                                </a:cubicBezTo>
                                <a:cubicBezTo>
                                  <a:pt x="22733" y="23173"/>
                                  <a:pt x="23368" y="25332"/>
                                  <a:pt x="24638" y="27237"/>
                                </a:cubicBezTo>
                                <a:cubicBezTo>
                                  <a:pt x="26035" y="29269"/>
                                  <a:pt x="27940" y="30920"/>
                                  <a:pt x="30480" y="32317"/>
                                </a:cubicBezTo>
                                <a:lnTo>
                                  <a:pt x="31941" y="33048"/>
                                </a:lnTo>
                                <a:lnTo>
                                  <a:pt x="31941" y="44915"/>
                                </a:lnTo>
                                <a:lnTo>
                                  <a:pt x="28067" y="43366"/>
                                </a:lnTo>
                                <a:cubicBezTo>
                                  <a:pt x="23114" y="45906"/>
                                  <a:pt x="19177" y="49335"/>
                                  <a:pt x="16510" y="53526"/>
                                </a:cubicBezTo>
                                <a:cubicBezTo>
                                  <a:pt x="13843" y="57717"/>
                                  <a:pt x="12446" y="62162"/>
                                  <a:pt x="12446" y="66988"/>
                                </a:cubicBezTo>
                                <a:cubicBezTo>
                                  <a:pt x="12446" y="71560"/>
                                  <a:pt x="13970" y="75370"/>
                                  <a:pt x="16891" y="78545"/>
                                </a:cubicBezTo>
                                <a:cubicBezTo>
                                  <a:pt x="19939" y="81593"/>
                                  <a:pt x="23876" y="83117"/>
                                  <a:pt x="28829" y="83117"/>
                                </a:cubicBezTo>
                                <a:lnTo>
                                  <a:pt x="31941" y="82548"/>
                                </a:lnTo>
                                <a:lnTo>
                                  <a:pt x="31941" y="91220"/>
                                </a:lnTo>
                                <a:lnTo>
                                  <a:pt x="27686" y="92007"/>
                                </a:lnTo>
                                <a:cubicBezTo>
                                  <a:pt x="19177" y="92007"/>
                                  <a:pt x="12446" y="89848"/>
                                  <a:pt x="7493" y="85530"/>
                                </a:cubicBezTo>
                                <a:cubicBezTo>
                                  <a:pt x="2540" y="81339"/>
                                  <a:pt x="0" y="75878"/>
                                  <a:pt x="0" y="69147"/>
                                </a:cubicBezTo>
                                <a:cubicBezTo>
                                  <a:pt x="0" y="62924"/>
                                  <a:pt x="1905" y="57336"/>
                                  <a:pt x="5461" y="52383"/>
                                </a:cubicBezTo>
                                <a:cubicBezTo>
                                  <a:pt x="9017" y="47430"/>
                                  <a:pt x="14351" y="43493"/>
                                  <a:pt x="21209" y="40445"/>
                                </a:cubicBezTo>
                                <a:lnTo>
                                  <a:pt x="21209" y="40191"/>
                                </a:lnTo>
                                <a:cubicBezTo>
                                  <a:pt x="17653" y="37905"/>
                                  <a:pt x="14986" y="35492"/>
                                  <a:pt x="13208" y="32698"/>
                                </a:cubicBezTo>
                                <a:cubicBezTo>
                                  <a:pt x="11430" y="29904"/>
                                  <a:pt x="10541" y="26729"/>
                                  <a:pt x="10541" y="23173"/>
                                </a:cubicBezTo>
                                <a:cubicBezTo>
                                  <a:pt x="10541" y="15807"/>
                                  <a:pt x="13843" y="9330"/>
                                  <a:pt x="20320" y="3996"/>
                                </a:cubicBezTo>
                                <a:lnTo>
                                  <a:pt x="3194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25511334" name="Freeform: Shape 1325511334"/>
                        <wps:cNvSpPr/>
                        <wps:spPr>
                          <a:xfrm>
                            <a:off x="2739022" y="26289"/>
                            <a:ext cx="37655" cy="95479"/>
                          </a:xfrm>
                          <a:custGeom>
                            <a:avLst/>
                            <a:gdLst/>
                            <a:ahLst/>
                            <a:cxnLst/>
                            <a:rect l="0" t="0" r="0" b="0"/>
                            <a:pathLst>
                              <a:path w="37655" h="95479">
                                <a:moveTo>
                                  <a:pt x="12383" y="0"/>
                                </a:moveTo>
                                <a:cubicBezTo>
                                  <a:pt x="20257" y="0"/>
                                  <a:pt x="26352" y="1905"/>
                                  <a:pt x="30924" y="5588"/>
                                </a:cubicBezTo>
                                <a:cubicBezTo>
                                  <a:pt x="35370" y="9271"/>
                                  <a:pt x="37655" y="13970"/>
                                  <a:pt x="37655" y="19685"/>
                                </a:cubicBezTo>
                                <a:cubicBezTo>
                                  <a:pt x="37655" y="24638"/>
                                  <a:pt x="36004" y="29464"/>
                                  <a:pt x="32829" y="34290"/>
                                </a:cubicBezTo>
                                <a:cubicBezTo>
                                  <a:pt x="29527" y="38989"/>
                                  <a:pt x="24828" y="42672"/>
                                  <a:pt x="18605" y="45339"/>
                                </a:cubicBezTo>
                                <a:lnTo>
                                  <a:pt x="18605" y="45720"/>
                                </a:lnTo>
                                <a:cubicBezTo>
                                  <a:pt x="23051" y="47879"/>
                                  <a:pt x="26352" y="50419"/>
                                  <a:pt x="28639" y="53467"/>
                                </a:cubicBezTo>
                                <a:cubicBezTo>
                                  <a:pt x="30924" y="56515"/>
                                  <a:pt x="32067" y="60325"/>
                                  <a:pt x="32067" y="64897"/>
                                </a:cubicBezTo>
                                <a:cubicBezTo>
                                  <a:pt x="32067" y="68580"/>
                                  <a:pt x="31178" y="72263"/>
                                  <a:pt x="29401" y="76073"/>
                                </a:cubicBezTo>
                                <a:cubicBezTo>
                                  <a:pt x="27749" y="80010"/>
                                  <a:pt x="25336" y="83312"/>
                                  <a:pt x="22161" y="86233"/>
                                </a:cubicBezTo>
                                <a:cubicBezTo>
                                  <a:pt x="18859" y="89281"/>
                                  <a:pt x="15177" y="91694"/>
                                  <a:pt x="10858" y="93472"/>
                                </a:cubicBezTo>
                                <a:lnTo>
                                  <a:pt x="0" y="95479"/>
                                </a:lnTo>
                                <a:lnTo>
                                  <a:pt x="0" y="86807"/>
                                </a:lnTo>
                                <a:lnTo>
                                  <a:pt x="7302" y="85471"/>
                                </a:lnTo>
                                <a:cubicBezTo>
                                  <a:pt x="10223" y="84201"/>
                                  <a:pt x="12509" y="82550"/>
                                  <a:pt x="14288" y="80518"/>
                                </a:cubicBezTo>
                                <a:cubicBezTo>
                                  <a:pt x="15939" y="78613"/>
                                  <a:pt x="17335" y="76454"/>
                                  <a:pt x="18224" y="73914"/>
                                </a:cubicBezTo>
                                <a:cubicBezTo>
                                  <a:pt x="19114" y="71501"/>
                                  <a:pt x="19495" y="68961"/>
                                  <a:pt x="19495" y="66548"/>
                                </a:cubicBezTo>
                                <a:cubicBezTo>
                                  <a:pt x="19495" y="63754"/>
                                  <a:pt x="18859" y="61214"/>
                                  <a:pt x="17335" y="59182"/>
                                </a:cubicBezTo>
                                <a:cubicBezTo>
                                  <a:pt x="15939" y="57150"/>
                                  <a:pt x="13526" y="55245"/>
                                  <a:pt x="10096" y="53467"/>
                                </a:cubicBezTo>
                                <a:cubicBezTo>
                                  <a:pt x="8445" y="52578"/>
                                  <a:pt x="6540" y="51689"/>
                                  <a:pt x="4382" y="50927"/>
                                </a:cubicBezTo>
                                <a:lnTo>
                                  <a:pt x="0" y="49174"/>
                                </a:lnTo>
                                <a:lnTo>
                                  <a:pt x="0" y="37306"/>
                                </a:lnTo>
                                <a:lnTo>
                                  <a:pt x="4127" y="39370"/>
                                </a:lnTo>
                                <a:cubicBezTo>
                                  <a:pt x="6540" y="40386"/>
                                  <a:pt x="9080" y="41402"/>
                                  <a:pt x="11874" y="42291"/>
                                </a:cubicBezTo>
                                <a:cubicBezTo>
                                  <a:pt x="16701" y="39243"/>
                                  <a:pt x="20257" y="36068"/>
                                  <a:pt x="22415" y="32639"/>
                                </a:cubicBezTo>
                                <a:cubicBezTo>
                                  <a:pt x="24574" y="29337"/>
                                  <a:pt x="25717" y="25527"/>
                                  <a:pt x="25717" y="21336"/>
                                </a:cubicBezTo>
                                <a:cubicBezTo>
                                  <a:pt x="25717" y="17653"/>
                                  <a:pt x="24320" y="14732"/>
                                  <a:pt x="21653" y="12319"/>
                                </a:cubicBezTo>
                                <a:cubicBezTo>
                                  <a:pt x="18859" y="9906"/>
                                  <a:pt x="15177" y="8636"/>
                                  <a:pt x="10604" y="8636"/>
                                </a:cubicBezTo>
                                <a:lnTo>
                                  <a:pt x="0" y="12203"/>
                                </a:lnTo>
                                <a:lnTo>
                                  <a:pt x="0" y="4259"/>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782864706" name="Rectangle 782864706"/>
                        <wps:cNvSpPr/>
                        <wps:spPr>
                          <a:xfrm>
                            <a:off x="2780360" y="24563"/>
                            <a:ext cx="59219" cy="163963"/>
                          </a:xfrm>
                          <a:prstGeom prst="rect">
                            <a:avLst/>
                          </a:prstGeom>
                          <a:ln>
                            <a:noFill/>
                          </a:ln>
                        </wps:spPr>
                        <wps:txbx>
                          <w:txbxContent>
                            <w:p w14:paraId="342BBE3F"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798985038" name="Freeform: Shape 1798985038"/>
                        <wps:cNvSpPr/>
                        <wps:spPr>
                          <a:xfrm>
                            <a:off x="1783156" y="188087"/>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9"/>
                                  <a:pt x="55626" y="32004"/>
                                  <a:pt x="54737" y="35052"/>
                                </a:cubicBezTo>
                                <a:cubicBezTo>
                                  <a:pt x="53975" y="38100"/>
                                  <a:pt x="52705" y="41021"/>
                                  <a:pt x="51054" y="43688"/>
                                </a:cubicBezTo>
                                <a:cubicBezTo>
                                  <a:pt x="49530" y="46228"/>
                                  <a:pt x="47625" y="48768"/>
                                  <a:pt x="45593" y="51181"/>
                                </a:cubicBezTo>
                                <a:cubicBezTo>
                                  <a:pt x="43561" y="53721"/>
                                  <a:pt x="41021" y="56388"/>
                                  <a:pt x="37973" y="59436"/>
                                </a:cubicBezTo>
                                <a:cubicBezTo>
                                  <a:pt x="33782" y="63754"/>
                                  <a:pt x="29464" y="67945"/>
                                  <a:pt x="24892" y="72009"/>
                                </a:cubicBezTo>
                                <a:cubicBezTo>
                                  <a:pt x="20447" y="76073"/>
                                  <a:pt x="16256" y="79883"/>
                                  <a:pt x="12319" y="83312"/>
                                </a:cubicBezTo>
                                <a:lnTo>
                                  <a:pt x="59817" y="83312"/>
                                </a:lnTo>
                                <a:lnTo>
                                  <a:pt x="59817" y="93853"/>
                                </a:lnTo>
                                <a:lnTo>
                                  <a:pt x="0" y="93853"/>
                                </a:lnTo>
                                <a:lnTo>
                                  <a:pt x="0" y="80899"/>
                                </a:lnTo>
                                <a:cubicBezTo>
                                  <a:pt x="4191" y="77216"/>
                                  <a:pt x="8382" y="73533"/>
                                  <a:pt x="12446" y="69850"/>
                                </a:cubicBezTo>
                                <a:cubicBezTo>
                                  <a:pt x="16637" y="66167"/>
                                  <a:pt x="20574" y="62484"/>
                                  <a:pt x="24130" y="58801"/>
                                </a:cubicBezTo>
                                <a:cubicBezTo>
                                  <a:pt x="31750" y="51054"/>
                                  <a:pt x="36957" y="45085"/>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95881380" name="Rectangle 2095881380"/>
                        <wps:cNvSpPr/>
                        <wps:spPr>
                          <a:xfrm>
                            <a:off x="1851990" y="186107"/>
                            <a:ext cx="59219" cy="163963"/>
                          </a:xfrm>
                          <a:prstGeom prst="rect">
                            <a:avLst/>
                          </a:prstGeom>
                          <a:ln>
                            <a:noFill/>
                          </a:ln>
                        </wps:spPr>
                        <wps:txbx>
                          <w:txbxContent>
                            <w:p w14:paraId="4329B4C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414842869" name="Rectangle 414842869"/>
                        <wps:cNvSpPr/>
                        <wps:spPr>
                          <a:xfrm>
                            <a:off x="2034870" y="186107"/>
                            <a:ext cx="214423" cy="163963"/>
                          </a:xfrm>
                          <a:prstGeom prst="rect">
                            <a:avLst/>
                          </a:prstGeom>
                          <a:ln>
                            <a:noFill/>
                          </a:ln>
                        </wps:spPr>
                        <wps:txbx>
                          <w:txbxContent>
                            <w:p w14:paraId="1670D09E"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843301023" name="Rectangle 843301023"/>
                        <wps:cNvSpPr/>
                        <wps:spPr>
                          <a:xfrm>
                            <a:off x="2196414" y="186107"/>
                            <a:ext cx="59219" cy="163963"/>
                          </a:xfrm>
                          <a:prstGeom prst="rect">
                            <a:avLst/>
                          </a:prstGeom>
                          <a:ln>
                            <a:noFill/>
                          </a:ln>
                        </wps:spPr>
                        <wps:txbx>
                          <w:txbxContent>
                            <w:p w14:paraId="789FD25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13188924" name="Rectangle 313188924"/>
                        <wps:cNvSpPr/>
                        <wps:spPr>
                          <a:xfrm>
                            <a:off x="2350338" y="186107"/>
                            <a:ext cx="214423" cy="163963"/>
                          </a:xfrm>
                          <a:prstGeom prst="rect">
                            <a:avLst/>
                          </a:prstGeom>
                          <a:ln>
                            <a:noFill/>
                          </a:ln>
                        </wps:spPr>
                        <wps:txbx>
                          <w:txbxContent>
                            <w:p w14:paraId="1A673ED1" w14:textId="77777777" w:rsidR="00000000" w:rsidRDefault="00000000" w:rsidP="001E2795">
                              <w:pPr>
                                <w:spacing w:after="160" w:line="259" w:lineRule="auto"/>
                                <w:ind w:left="0" w:right="0"/>
                                <w:jc w:val="left"/>
                              </w:pPr>
                              <w:r>
                                <w:t>27</w:t>
                              </w:r>
                            </w:p>
                          </w:txbxContent>
                        </wps:txbx>
                        <wps:bodyPr horzOverflow="overflow" vert="horz" lIns="0" tIns="0" rIns="0" bIns="0" rtlCol="0">
                          <a:noAutofit/>
                        </wps:bodyPr>
                      </wps:wsp>
                      <wps:wsp>
                        <wps:cNvPr id="1645540279" name="Rectangle 1645540279"/>
                        <wps:cNvSpPr/>
                        <wps:spPr>
                          <a:xfrm>
                            <a:off x="2512136" y="186107"/>
                            <a:ext cx="59219" cy="163963"/>
                          </a:xfrm>
                          <a:prstGeom prst="rect">
                            <a:avLst/>
                          </a:prstGeom>
                          <a:ln>
                            <a:noFill/>
                          </a:ln>
                        </wps:spPr>
                        <wps:txbx>
                          <w:txbxContent>
                            <w:p w14:paraId="3ADE46DF"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52044028" name="Rectangle 352044028"/>
                        <wps:cNvSpPr/>
                        <wps:spPr>
                          <a:xfrm>
                            <a:off x="2664536" y="186107"/>
                            <a:ext cx="214423" cy="163963"/>
                          </a:xfrm>
                          <a:prstGeom prst="rect">
                            <a:avLst/>
                          </a:prstGeom>
                          <a:ln>
                            <a:noFill/>
                          </a:ln>
                        </wps:spPr>
                        <wps:txbx>
                          <w:txbxContent>
                            <w:p w14:paraId="65838426" w14:textId="77777777" w:rsidR="00000000" w:rsidRDefault="00000000" w:rsidP="001E2795">
                              <w:pPr>
                                <w:spacing w:after="160" w:line="259" w:lineRule="auto"/>
                                <w:ind w:left="0" w:right="0"/>
                                <w:jc w:val="left"/>
                              </w:pPr>
                              <w:r>
                                <w:t>28</w:t>
                              </w:r>
                            </w:p>
                          </w:txbxContent>
                        </wps:txbx>
                        <wps:bodyPr horzOverflow="overflow" vert="horz" lIns="0" tIns="0" rIns="0" bIns="0" rtlCol="0">
                          <a:noAutofit/>
                        </wps:bodyPr>
                      </wps:wsp>
                      <wps:wsp>
                        <wps:cNvPr id="993235802" name="Rectangle 993235802"/>
                        <wps:cNvSpPr/>
                        <wps:spPr>
                          <a:xfrm>
                            <a:off x="2826080" y="186107"/>
                            <a:ext cx="59219" cy="163963"/>
                          </a:xfrm>
                          <a:prstGeom prst="rect">
                            <a:avLst/>
                          </a:prstGeom>
                          <a:ln>
                            <a:noFill/>
                          </a:ln>
                        </wps:spPr>
                        <wps:txbx>
                          <w:txbxContent>
                            <w:p w14:paraId="7E737DF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411124" name="Rectangle 7411124"/>
                        <wps:cNvSpPr/>
                        <wps:spPr>
                          <a:xfrm>
                            <a:off x="1672158" y="331668"/>
                            <a:ext cx="42059" cy="186236"/>
                          </a:xfrm>
                          <a:prstGeom prst="rect">
                            <a:avLst/>
                          </a:prstGeom>
                          <a:ln>
                            <a:noFill/>
                          </a:ln>
                        </wps:spPr>
                        <wps:txbx>
                          <w:txbxContent>
                            <w:p w14:paraId="523279A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422795218" name="Rectangle 422795218"/>
                        <wps:cNvSpPr/>
                        <wps:spPr>
                          <a:xfrm>
                            <a:off x="1958670" y="331668"/>
                            <a:ext cx="42059" cy="186236"/>
                          </a:xfrm>
                          <a:prstGeom prst="rect">
                            <a:avLst/>
                          </a:prstGeom>
                          <a:ln>
                            <a:noFill/>
                          </a:ln>
                        </wps:spPr>
                        <wps:txbx>
                          <w:txbxContent>
                            <w:p w14:paraId="4F26AEA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27472071" name="Rectangle 2027472071"/>
                        <wps:cNvSpPr/>
                        <wps:spPr>
                          <a:xfrm>
                            <a:off x="2408250" y="361367"/>
                            <a:ext cx="118000" cy="163964"/>
                          </a:xfrm>
                          <a:prstGeom prst="rect">
                            <a:avLst/>
                          </a:prstGeom>
                          <a:ln>
                            <a:noFill/>
                          </a:ln>
                        </wps:spPr>
                        <wps:txbx>
                          <w:txbxContent>
                            <w:p w14:paraId="008ED219" w14:textId="77777777" w:rsidR="00000000" w:rsidRDefault="00000000" w:rsidP="001E2795">
                              <w:pPr>
                                <w:spacing w:after="160" w:line="259" w:lineRule="auto"/>
                                <w:ind w:left="0" w:right="0"/>
                                <w:jc w:val="left"/>
                              </w:pPr>
                              <w:r>
                                <w:rPr>
                                  <w:rFonts w:ascii="Verdana" w:eastAsia="Verdana" w:hAnsi="Verdana" w:cs="Verdana"/>
                                  <w:i/>
                                </w:rPr>
                                <w:t xml:space="preserve">j </w:t>
                              </w:r>
                            </w:p>
                          </w:txbxContent>
                        </wps:txbx>
                        <wps:bodyPr horzOverflow="overflow" vert="horz" lIns="0" tIns="0" rIns="0" bIns="0" rtlCol="0">
                          <a:noAutofit/>
                        </wps:bodyPr>
                      </wps:wsp>
                      <wps:wsp>
                        <wps:cNvPr id="379056237" name="Rectangle 379056237"/>
                        <wps:cNvSpPr/>
                        <wps:spPr>
                          <a:xfrm>
                            <a:off x="2338146" y="515291"/>
                            <a:ext cx="244109" cy="163964"/>
                          </a:xfrm>
                          <a:prstGeom prst="rect">
                            <a:avLst/>
                          </a:prstGeom>
                          <a:ln>
                            <a:noFill/>
                          </a:ln>
                        </wps:spPr>
                        <wps:txbx>
                          <w:txbxContent>
                            <w:p w14:paraId="6EDB9B24"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wps:txbx>
                        <wps:bodyPr horzOverflow="overflow" vert="horz" lIns="0" tIns="0" rIns="0" bIns="0" rtlCol="0">
                          <a:noAutofit/>
                        </wps:bodyPr>
                      </wps:wsp>
                      <wps:wsp>
                        <wps:cNvPr id="2062202051" name="Rectangle 2062202051"/>
                        <wps:cNvSpPr/>
                        <wps:spPr>
                          <a:xfrm>
                            <a:off x="2521280" y="515291"/>
                            <a:ext cx="59219" cy="163964"/>
                          </a:xfrm>
                          <a:prstGeom prst="rect">
                            <a:avLst/>
                          </a:prstGeom>
                          <a:ln>
                            <a:noFill/>
                          </a:ln>
                        </wps:spPr>
                        <wps:txbx>
                          <w:txbxContent>
                            <w:p w14:paraId="77E72F3E"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623291865" name="Rectangle 623291865"/>
                        <wps:cNvSpPr/>
                        <wps:spPr>
                          <a:xfrm>
                            <a:off x="2592908" y="331668"/>
                            <a:ext cx="42058" cy="186236"/>
                          </a:xfrm>
                          <a:prstGeom prst="rect">
                            <a:avLst/>
                          </a:prstGeom>
                          <a:ln>
                            <a:noFill/>
                          </a:ln>
                        </wps:spPr>
                        <wps:txbx>
                          <w:txbxContent>
                            <w:p w14:paraId="21835C3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pic:pic xmlns:pic="http://schemas.openxmlformats.org/drawingml/2006/picture">
                        <pic:nvPicPr>
                          <pic:cNvPr id="3056" name="Picture 3056"/>
                          <pic:cNvPicPr/>
                        </pic:nvPicPr>
                        <pic:blipFill>
                          <a:blip r:embed="rId88"/>
                          <a:stretch>
                            <a:fillRect/>
                          </a:stretch>
                        </pic:blipFill>
                        <pic:spPr>
                          <a:xfrm>
                            <a:off x="3154375" y="3048"/>
                            <a:ext cx="2391156" cy="643128"/>
                          </a:xfrm>
                          <a:prstGeom prst="rect">
                            <a:avLst/>
                          </a:prstGeom>
                        </pic:spPr>
                      </pic:pic>
                      <wps:wsp>
                        <wps:cNvPr id="456613315" name="Freeform: Shape 456613315"/>
                        <wps:cNvSpPr/>
                        <wps:spPr>
                          <a:xfrm>
                            <a:off x="3273248" y="31115"/>
                            <a:ext cx="50165" cy="92329"/>
                          </a:xfrm>
                          <a:custGeom>
                            <a:avLst/>
                            <a:gdLst/>
                            <a:ahLst/>
                            <a:cxnLst/>
                            <a:rect l="0" t="0" r="0" b="0"/>
                            <a:pathLst>
                              <a:path w="50165" h="92329">
                                <a:moveTo>
                                  <a:pt x="40894" y="0"/>
                                </a:moveTo>
                                <a:lnTo>
                                  <a:pt x="50165" y="0"/>
                                </a:lnTo>
                                <a:lnTo>
                                  <a:pt x="31750" y="83312"/>
                                </a:lnTo>
                                <a:lnTo>
                                  <a:pt x="49911" y="83312"/>
                                </a:lnTo>
                                <a:lnTo>
                                  <a:pt x="48006" y="92329"/>
                                </a:lnTo>
                                <a:lnTo>
                                  <a:pt x="0" y="92329"/>
                                </a:lnTo>
                                <a:lnTo>
                                  <a:pt x="2032" y="83312"/>
                                </a:lnTo>
                                <a:lnTo>
                                  <a:pt x="20193" y="83312"/>
                                </a:lnTo>
                                <a:lnTo>
                                  <a:pt x="34036" y="20828"/>
                                </a:lnTo>
                                <a:lnTo>
                                  <a:pt x="15748" y="20828"/>
                                </a:lnTo>
                                <a:lnTo>
                                  <a:pt x="17399" y="12954"/>
                                </a:lnTo>
                                <a:cubicBezTo>
                                  <a:pt x="24257" y="12954"/>
                                  <a:pt x="29591" y="11938"/>
                                  <a:pt x="33274" y="9906"/>
                                </a:cubicBezTo>
                                <a:cubicBezTo>
                                  <a:pt x="37084" y="7874"/>
                                  <a:pt x="39624" y="4572"/>
                                  <a:pt x="4089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0287900" name="Rectangle 90287900"/>
                        <wps:cNvSpPr/>
                        <wps:spPr>
                          <a:xfrm>
                            <a:off x="3342716" y="27611"/>
                            <a:ext cx="59219" cy="163963"/>
                          </a:xfrm>
                          <a:prstGeom prst="rect">
                            <a:avLst/>
                          </a:prstGeom>
                          <a:ln>
                            <a:noFill/>
                          </a:ln>
                        </wps:spPr>
                        <wps:txbx>
                          <w:txbxContent>
                            <w:p w14:paraId="6D2194DE"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82345958" name="Freeform: Shape 1982345958"/>
                        <wps:cNvSpPr/>
                        <wps:spPr>
                          <a:xfrm>
                            <a:off x="3537407" y="29591"/>
                            <a:ext cx="69977" cy="93853"/>
                          </a:xfrm>
                          <a:custGeom>
                            <a:avLst/>
                            <a:gdLst/>
                            <a:ahLst/>
                            <a:cxnLst/>
                            <a:rect l="0" t="0" r="0" b="0"/>
                            <a:pathLst>
                              <a:path w="69977" h="93853">
                                <a:moveTo>
                                  <a:pt x="45085" y="0"/>
                                </a:moveTo>
                                <a:cubicBezTo>
                                  <a:pt x="53086" y="0"/>
                                  <a:pt x="59182" y="1778"/>
                                  <a:pt x="63500" y="5334"/>
                                </a:cubicBezTo>
                                <a:cubicBezTo>
                                  <a:pt x="67818" y="9017"/>
                                  <a:pt x="69977" y="13843"/>
                                  <a:pt x="69977" y="19939"/>
                                </a:cubicBezTo>
                                <a:cubicBezTo>
                                  <a:pt x="69977" y="26670"/>
                                  <a:pt x="68072" y="32893"/>
                                  <a:pt x="64516" y="38735"/>
                                </a:cubicBezTo>
                                <a:cubicBezTo>
                                  <a:pt x="60833" y="44704"/>
                                  <a:pt x="54483" y="51562"/>
                                  <a:pt x="45339" y="59436"/>
                                </a:cubicBezTo>
                                <a:cubicBezTo>
                                  <a:pt x="40005" y="64135"/>
                                  <a:pt x="34417" y="68580"/>
                                  <a:pt x="28702" y="73025"/>
                                </a:cubicBezTo>
                                <a:cubicBezTo>
                                  <a:pt x="22987" y="77343"/>
                                  <a:pt x="18288" y="81026"/>
                                  <a:pt x="14605" y="83693"/>
                                </a:cubicBezTo>
                                <a:lnTo>
                                  <a:pt x="61976" y="83693"/>
                                </a:lnTo>
                                <a:lnTo>
                                  <a:pt x="59817" y="93853"/>
                                </a:lnTo>
                                <a:lnTo>
                                  <a:pt x="0" y="93853"/>
                                </a:lnTo>
                                <a:lnTo>
                                  <a:pt x="2794" y="80899"/>
                                </a:lnTo>
                                <a:cubicBezTo>
                                  <a:pt x="8382" y="76708"/>
                                  <a:pt x="13081" y="73152"/>
                                  <a:pt x="17018" y="70104"/>
                                </a:cubicBezTo>
                                <a:cubicBezTo>
                                  <a:pt x="20828" y="67183"/>
                                  <a:pt x="25527" y="63373"/>
                                  <a:pt x="31115" y="58801"/>
                                </a:cubicBezTo>
                                <a:cubicBezTo>
                                  <a:pt x="40640" y="50800"/>
                                  <a:pt x="47498" y="43942"/>
                                  <a:pt x="51435" y="38481"/>
                                </a:cubicBezTo>
                                <a:cubicBezTo>
                                  <a:pt x="55499" y="33020"/>
                                  <a:pt x="57404" y="27686"/>
                                  <a:pt x="57404" y="22479"/>
                                </a:cubicBezTo>
                                <a:cubicBezTo>
                                  <a:pt x="57404" y="18415"/>
                                  <a:pt x="56007" y="15367"/>
                                  <a:pt x="53340" y="13335"/>
                                </a:cubicBezTo>
                                <a:cubicBezTo>
                                  <a:pt x="50546" y="11303"/>
                                  <a:pt x="46990" y="10287"/>
                                  <a:pt x="42672" y="10287"/>
                                </a:cubicBezTo>
                                <a:cubicBezTo>
                                  <a:pt x="39243" y="10287"/>
                                  <a:pt x="35179" y="10922"/>
                                  <a:pt x="30607" y="12319"/>
                                </a:cubicBezTo>
                                <a:cubicBezTo>
                                  <a:pt x="26162" y="13716"/>
                                  <a:pt x="21717" y="15621"/>
                                  <a:pt x="17399" y="18288"/>
                                </a:cubicBezTo>
                                <a:lnTo>
                                  <a:pt x="16764" y="18288"/>
                                </a:lnTo>
                                <a:lnTo>
                                  <a:pt x="19177" y="5715"/>
                                </a:lnTo>
                                <a:cubicBezTo>
                                  <a:pt x="22225" y="4191"/>
                                  <a:pt x="26289" y="2921"/>
                                  <a:pt x="31115" y="1778"/>
                                </a:cubicBezTo>
                                <a:cubicBezTo>
                                  <a:pt x="35941" y="508"/>
                                  <a:pt x="40640" y="0"/>
                                  <a:pt x="45085"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553373214" name="Rectangle 553373214"/>
                        <wps:cNvSpPr/>
                        <wps:spPr>
                          <a:xfrm>
                            <a:off x="3613988" y="27611"/>
                            <a:ext cx="59219" cy="163963"/>
                          </a:xfrm>
                          <a:prstGeom prst="rect">
                            <a:avLst/>
                          </a:prstGeom>
                          <a:ln>
                            <a:noFill/>
                          </a:ln>
                        </wps:spPr>
                        <wps:txbx>
                          <w:txbxContent>
                            <w:p w14:paraId="3C54005C"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587386353" name="Freeform: Shape 587386353"/>
                        <wps:cNvSpPr/>
                        <wps:spPr>
                          <a:xfrm>
                            <a:off x="3826840" y="29591"/>
                            <a:ext cx="70993" cy="95758"/>
                          </a:xfrm>
                          <a:custGeom>
                            <a:avLst/>
                            <a:gdLst/>
                            <a:ahLst/>
                            <a:cxnLst/>
                            <a:rect l="0" t="0" r="0" b="0"/>
                            <a:pathLst>
                              <a:path w="70993" h="95758">
                                <a:moveTo>
                                  <a:pt x="45847" y="0"/>
                                </a:moveTo>
                                <a:cubicBezTo>
                                  <a:pt x="53721" y="0"/>
                                  <a:pt x="59817" y="1524"/>
                                  <a:pt x="64262" y="4826"/>
                                </a:cubicBezTo>
                                <a:cubicBezTo>
                                  <a:pt x="68834" y="8001"/>
                                  <a:pt x="70993" y="12446"/>
                                  <a:pt x="70993" y="18034"/>
                                </a:cubicBezTo>
                                <a:cubicBezTo>
                                  <a:pt x="70993" y="24130"/>
                                  <a:pt x="68834" y="29591"/>
                                  <a:pt x="64516" y="34290"/>
                                </a:cubicBezTo>
                                <a:cubicBezTo>
                                  <a:pt x="60198" y="38989"/>
                                  <a:pt x="54737" y="41910"/>
                                  <a:pt x="48133" y="43180"/>
                                </a:cubicBezTo>
                                <a:lnTo>
                                  <a:pt x="48133" y="43815"/>
                                </a:lnTo>
                                <a:cubicBezTo>
                                  <a:pt x="49657" y="44196"/>
                                  <a:pt x="51435" y="44831"/>
                                  <a:pt x="53340" y="45720"/>
                                </a:cubicBezTo>
                                <a:cubicBezTo>
                                  <a:pt x="55118" y="46609"/>
                                  <a:pt x="56769" y="47625"/>
                                  <a:pt x="58293" y="49022"/>
                                </a:cubicBezTo>
                                <a:cubicBezTo>
                                  <a:pt x="59690" y="50419"/>
                                  <a:pt x="60960" y="52197"/>
                                  <a:pt x="61976" y="54356"/>
                                </a:cubicBezTo>
                                <a:cubicBezTo>
                                  <a:pt x="62992" y="56515"/>
                                  <a:pt x="63500" y="59055"/>
                                  <a:pt x="63500" y="61976"/>
                                </a:cubicBezTo>
                                <a:cubicBezTo>
                                  <a:pt x="63500" y="66421"/>
                                  <a:pt x="62611" y="70739"/>
                                  <a:pt x="60706" y="74930"/>
                                </a:cubicBezTo>
                                <a:cubicBezTo>
                                  <a:pt x="58928" y="79121"/>
                                  <a:pt x="56261" y="82804"/>
                                  <a:pt x="52959" y="85725"/>
                                </a:cubicBezTo>
                                <a:cubicBezTo>
                                  <a:pt x="49530" y="88900"/>
                                  <a:pt x="45593" y="91440"/>
                                  <a:pt x="41021" y="93091"/>
                                </a:cubicBezTo>
                                <a:cubicBezTo>
                                  <a:pt x="36449" y="94869"/>
                                  <a:pt x="31242" y="95758"/>
                                  <a:pt x="25273" y="95758"/>
                                </a:cubicBezTo>
                                <a:cubicBezTo>
                                  <a:pt x="20447" y="95758"/>
                                  <a:pt x="15875" y="95123"/>
                                  <a:pt x="11303" y="93853"/>
                                </a:cubicBezTo>
                                <a:cubicBezTo>
                                  <a:pt x="6858" y="92583"/>
                                  <a:pt x="3048" y="91186"/>
                                  <a:pt x="0" y="89408"/>
                                </a:cubicBezTo>
                                <a:lnTo>
                                  <a:pt x="2794" y="77597"/>
                                </a:lnTo>
                                <a:lnTo>
                                  <a:pt x="3683" y="77597"/>
                                </a:lnTo>
                                <a:cubicBezTo>
                                  <a:pt x="6477" y="79629"/>
                                  <a:pt x="9779" y="81534"/>
                                  <a:pt x="13970" y="83185"/>
                                </a:cubicBezTo>
                                <a:cubicBezTo>
                                  <a:pt x="18034" y="84709"/>
                                  <a:pt x="22352" y="85471"/>
                                  <a:pt x="27051" y="85471"/>
                                </a:cubicBezTo>
                                <a:cubicBezTo>
                                  <a:pt x="34163" y="85471"/>
                                  <a:pt x="39878" y="83312"/>
                                  <a:pt x="44450" y="78867"/>
                                </a:cubicBezTo>
                                <a:cubicBezTo>
                                  <a:pt x="49022" y="74422"/>
                                  <a:pt x="51308" y="68707"/>
                                  <a:pt x="51308" y="61722"/>
                                </a:cubicBezTo>
                                <a:cubicBezTo>
                                  <a:pt x="51308" y="57404"/>
                                  <a:pt x="49911" y="54102"/>
                                  <a:pt x="46990" y="51943"/>
                                </a:cubicBezTo>
                                <a:cubicBezTo>
                                  <a:pt x="44069" y="49784"/>
                                  <a:pt x="39624" y="48768"/>
                                  <a:pt x="33528" y="48768"/>
                                </a:cubicBezTo>
                                <a:lnTo>
                                  <a:pt x="27940" y="48768"/>
                                </a:lnTo>
                                <a:lnTo>
                                  <a:pt x="30226" y="38989"/>
                                </a:lnTo>
                                <a:lnTo>
                                  <a:pt x="35814" y="38989"/>
                                </a:lnTo>
                                <a:cubicBezTo>
                                  <a:pt x="42545" y="38989"/>
                                  <a:pt x="48006" y="37465"/>
                                  <a:pt x="52197" y="34163"/>
                                </a:cubicBezTo>
                                <a:cubicBezTo>
                                  <a:pt x="56515" y="30988"/>
                                  <a:pt x="58674" y="26670"/>
                                  <a:pt x="58674" y="21209"/>
                                </a:cubicBezTo>
                                <a:cubicBezTo>
                                  <a:pt x="58674" y="17780"/>
                                  <a:pt x="57404" y="15113"/>
                                  <a:pt x="54864" y="13081"/>
                                </a:cubicBezTo>
                                <a:cubicBezTo>
                                  <a:pt x="52324" y="11176"/>
                                  <a:pt x="48514" y="10287"/>
                                  <a:pt x="43561" y="10287"/>
                                </a:cubicBezTo>
                                <a:cubicBezTo>
                                  <a:pt x="39370" y="10287"/>
                                  <a:pt x="35052" y="11049"/>
                                  <a:pt x="30353" y="12573"/>
                                </a:cubicBezTo>
                                <a:cubicBezTo>
                                  <a:pt x="25654" y="14097"/>
                                  <a:pt x="21590" y="16002"/>
                                  <a:pt x="18034" y="18288"/>
                                </a:cubicBezTo>
                                <a:lnTo>
                                  <a:pt x="17399" y="18288"/>
                                </a:lnTo>
                                <a:lnTo>
                                  <a:pt x="19939" y="5715"/>
                                </a:lnTo>
                                <a:cubicBezTo>
                                  <a:pt x="23114" y="4318"/>
                                  <a:pt x="27178" y="3048"/>
                                  <a:pt x="32004" y="1778"/>
                                </a:cubicBezTo>
                                <a:cubicBezTo>
                                  <a:pt x="36830" y="635"/>
                                  <a:pt x="41529" y="0"/>
                                  <a:pt x="45847"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426751613" name="Rectangle 1426751613"/>
                        <wps:cNvSpPr/>
                        <wps:spPr>
                          <a:xfrm>
                            <a:off x="3902405" y="27611"/>
                            <a:ext cx="59219" cy="163963"/>
                          </a:xfrm>
                          <a:prstGeom prst="rect">
                            <a:avLst/>
                          </a:prstGeom>
                          <a:ln>
                            <a:noFill/>
                          </a:ln>
                        </wps:spPr>
                        <wps:txbx>
                          <w:txbxContent>
                            <w:p w14:paraId="4996B6C3"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15047161" name="Freeform: Shape 215047161"/>
                        <wps:cNvSpPr/>
                        <wps:spPr>
                          <a:xfrm>
                            <a:off x="4137101" y="55827"/>
                            <a:ext cx="31940" cy="41582"/>
                          </a:xfrm>
                          <a:custGeom>
                            <a:avLst/>
                            <a:gdLst/>
                            <a:ahLst/>
                            <a:cxnLst/>
                            <a:rect l="0" t="0" r="0" b="0"/>
                            <a:pathLst>
                              <a:path w="31940" h="41582">
                                <a:moveTo>
                                  <a:pt x="31940" y="0"/>
                                </a:moveTo>
                                <a:lnTo>
                                  <a:pt x="31940" y="11356"/>
                                </a:lnTo>
                                <a:lnTo>
                                  <a:pt x="10287" y="32184"/>
                                </a:lnTo>
                                <a:lnTo>
                                  <a:pt x="31940" y="32184"/>
                                </a:lnTo>
                                <a:lnTo>
                                  <a:pt x="31940" y="41582"/>
                                </a:lnTo>
                                <a:lnTo>
                                  <a:pt x="0" y="41582"/>
                                </a:lnTo>
                                <a:lnTo>
                                  <a:pt x="3175" y="27485"/>
                                </a:ln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44921002" name="Freeform: Shape 1244921002"/>
                        <wps:cNvSpPr/>
                        <wps:spPr>
                          <a:xfrm>
                            <a:off x="4169042" y="31496"/>
                            <a:ext cx="37021" cy="91948"/>
                          </a:xfrm>
                          <a:custGeom>
                            <a:avLst/>
                            <a:gdLst/>
                            <a:ahLst/>
                            <a:cxnLst/>
                            <a:rect l="0" t="0" r="0" b="0"/>
                            <a:pathLst>
                              <a:path w="37021" h="91948">
                                <a:moveTo>
                                  <a:pt x="25464" y="0"/>
                                </a:moveTo>
                                <a:lnTo>
                                  <a:pt x="36386" y="0"/>
                                </a:lnTo>
                                <a:lnTo>
                                  <a:pt x="23940" y="56515"/>
                                </a:lnTo>
                                <a:lnTo>
                                  <a:pt x="37021" y="56515"/>
                                </a:lnTo>
                                <a:lnTo>
                                  <a:pt x="34989" y="65913"/>
                                </a:lnTo>
                                <a:lnTo>
                                  <a:pt x="21781" y="65913"/>
                                </a:lnTo>
                                <a:lnTo>
                                  <a:pt x="16066" y="91948"/>
                                </a:lnTo>
                                <a:lnTo>
                                  <a:pt x="4509" y="91948"/>
                                </a:lnTo>
                                <a:lnTo>
                                  <a:pt x="10351" y="65913"/>
                                </a:lnTo>
                                <a:lnTo>
                                  <a:pt x="0" y="65913"/>
                                </a:lnTo>
                                <a:lnTo>
                                  <a:pt x="0" y="56515"/>
                                </a:lnTo>
                                <a:lnTo>
                                  <a:pt x="12383" y="56515"/>
                                </a:lnTo>
                                <a:lnTo>
                                  <a:pt x="21654" y="14859"/>
                                </a:lnTo>
                                <a:lnTo>
                                  <a:pt x="0" y="35687"/>
                                </a:lnTo>
                                <a:lnTo>
                                  <a:pt x="0" y="24331"/>
                                </a:lnTo>
                                <a:lnTo>
                                  <a:pt x="25464"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99143710" name="Rectangle 1999143710"/>
                        <wps:cNvSpPr/>
                        <wps:spPr>
                          <a:xfrm>
                            <a:off x="4213301" y="27611"/>
                            <a:ext cx="59219" cy="163963"/>
                          </a:xfrm>
                          <a:prstGeom prst="rect">
                            <a:avLst/>
                          </a:prstGeom>
                          <a:ln>
                            <a:noFill/>
                          </a:ln>
                        </wps:spPr>
                        <wps:txbx>
                          <w:txbxContent>
                            <w:p w14:paraId="0E698DE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2096947128" name="Freeform: Shape 2096947128"/>
                        <wps:cNvSpPr/>
                        <wps:spPr>
                          <a:xfrm>
                            <a:off x="4444441" y="31496"/>
                            <a:ext cx="74930" cy="93853"/>
                          </a:xfrm>
                          <a:custGeom>
                            <a:avLst/>
                            <a:gdLst/>
                            <a:ahLst/>
                            <a:cxnLst/>
                            <a:rect l="0" t="0" r="0" b="0"/>
                            <a:pathLst>
                              <a:path w="74930" h="93853">
                                <a:moveTo>
                                  <a:pt x="21971" y="0"/>
                                </a:moveTo>
                                <a:lnTo>
                                  <a:pt x="74930" y="0"/>
                                </a:lnTo>
                                <a:lnTo>
                                  <a:pt x="72517" y="10414"/>
                                </a:lnTo>
                                <a:lnTo>
                                  <a:pt x="31115" y="10414"/>
                                </a:lnTo>
                                <a:lnTo>
                                  <a:pt x="25527" y="35687"/>
                                </a:lnTo>
                                <a:cubicBezTo>
                                  <a:pt x="27178" y="35433"/>
                                  <a:pt x="28702" y="35306"/>
                                  <a:pt x="30226" y="35179"/>
                                </a:cubicBezTo>
                                <a:cubicBezTo>
                                  <a:pt x="31877" y="35052"/>
                                  <a:pt x="33401" y="34925"/>
                                  <a:pt x="34925" y="34925"/>
                                </a:cubicBezTo>
                                <a:cubicBezTo>
                                  <a:pt x="43815" y="34925"/>
                                  <a:pt x="50800" y="36957"/>
                                  <a:pt x="55753" y="40894"/>
                                </a:cubicBezTo>
                                <a:cubicBezTo>
                                  <a:pt x="60706" y="44958"/>
                                  <a:pt x="63246" y="50419"/>
                                  <a:pt x="63246" y="57277"/>
                                </a:cubicBezTo>
                                <a:cubicBezTo>
                                  <a:pt x="63246" y="62230"/>
                                  <a:pt x="62357" y="66929"/>
                                  <a:pt x="60452" y="71374"/>
                                </a:cubicBezTo>
                                <a:cubicBezTo>
                                  <a:pt x="58674" y="75819"/>
                                  <a:pt x="56134" y="79629"/>
                                  <a:pt x="52705" y="82931"/>
                                </a:cubicBezTo>
                                <a:cubicBezTo>
                                  <a:pt x="49276" y="86360"/>
                                  <a:pt x="45212" y="89027"/>
                                  <a:pt x="40513" y="90932"/>
                                </a:cubicBezTo>
                                <a:cubicBezTo>
                                  <a:pt x="35941" y="92964"/>
                                  <a:pt x="30480" y="93853"/>
                                  <a:pt x="24257" y="93853"/>
                                </a:cubicBezTo>
                                <a:cubicBezTo>
                                  <a:pt x="19431" y="93853"/>
                                  <a:pt x="14859" y="93218"/>
                                  <a:pt x="10668" y="91948"/>
                                </a:cubicBezTo>
                                <a:cubicBezTo>
                                  <a:pt x="6350" y="90805"/>
                                  <a:pt x="2794" y="89408"/>
                                  <a:pt x="0" y="87884"/>
                                </a:cubicBezTo>
                                <a:lnTo>
                                  <a:pt x="2413" y="75946"/>
                                </a:lnTo>
                                <a:lnTo>
                                  <a:pt x="3175" y="75946"/>
                                </a:lnTo>
                                <a:cubicBezTo>
                                  <a:pt x="5715" y="77851"/>
                                  <a:pt x="9017" y="79629"/>
                                  <a:pt x="13081" y="81280"/>
                                </a:cubicBezTo>
                                <a:cubicBezTo>
                                  <a:pt x="17272" y="82804"/>
                                  <a:pt x="21590" y="83566"/>
                                  <a:pt x="26035" y="83566"/>
                                </a:cubicBezTo>
                                <a:cubicBezTo>
                                  <a:pt x="33401" y="83566"/>
                                  <a:pt x="39370" y="81407"/>
                                  <a:pt x="43815" y="76962"/>
                                </a:cubicBezTo>
                                <a:cubicBezTo>
                                  <a:pt x="48387" y="72517"/>
                                  <a:pt x="50546" y="66675"/>
                                  <a:pt x="50546" y="59436"/>
                                </a:cubicBezTo>
                                <a:cubicBezTo>
                                  <a:pt x="50546" y="56642"/>
                                  <a:pt x="50038" y="54229"/>
                                  <a:pt x="49022" y="52451"/>
                                </a:cubicBezTo>
                                <a:cubicBezTo>
                                  <a:pt x="48006" y="50546"/>
                                  <a:pt x="46609" y="49022"/>
                                  <a:pt x="44831" y="47879"/>
                                </a:cubicBezTo>
                                <a:cubicBezTo>
                                  <a:pt x="43053" y="46736"/>
                                  <a:pt x="41021" y="45974"/>
                                  <a:pt x="38608" y="45466"/>
                                </a:cubicBezTo>
                                <a:cubicBezTo>
                                  <a:pt x="36195" y="44958"/>
                                  <a:pt x="33528" y="44704"/>
                                  <a:pt x="30861" y="44704"/>
                                </a:cubicBezTo>
                                <a:cubicBezTo>
                                  <a:pt x="27432" y="44704"/>
                                  <a:pt x="23876" y="44958"/>
                                  <a:pt x="20447" y="45466"/>
                                </a:cubicBezTo>
                                <a:cubicBezTo>
                                  <a:pt x="16891" y="45974"/>
                                  <a:pt x="13970" y="46609"/>
                                  <a:pt x="11557" y="46990"/>
                                </a:cubicBezTo>
                                <a:lnTo>
                                  <a:pt x="21971"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809199322" name="Rectangle 809199322"/>
                        <wps:cNvSpPr/>
                        <wps:spPr>
                          <a:xfrm>
                            <a:off x="4518101" y="27611"/>
                            <a:ext cx="59219" cy="163963"/>
                          </a:xfrm>
                          <a:prstGeom prst="rect">
                            <a:avLst/>
                          </a:prstGeom>
                          <a:ln>
                            <a:noFill/>
                          </a:ln>
                        </wps:spPr>
                        <wps:txbx>
                          <w:txbxContent>
                            <w:p w14:paraId="735F09F2"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875271247" name="Freeform: Shape 1875271247"/>
                        <wps:cNvSpPr/>
                        <wps:spPr>
                          <a:xfrm>
                            <a:off x="4748861" y="35132"/>
                            <a:ext cx="30988" cy="90217"/>
                          </a:xfrm>
                          <a:custGeom>
                            <a:avLst/>
                            <a:gdLst/>
                            <a:ahLst/>
                            <a:cxnLst/>
                            <a:rect l="0" t="0" r="0" b="0"/>
                            <a:pathLst>
                              <a:path w="30988" h="90217">
                                <a:moveTo>
                                  <a:pt x="30988" y="0"/>
                                </a:moveTo>
                                <a:lnTo>
                                  <a:pt x="30988" y="12297"/>
                                </a:lnTo>
                                <a:lnTo>
                                  <a:pt x="27813" y="13509"/>
                                </a:lnTo>
                                <a:cubicBezTo>
                                  <a:pt x="21209" y="19224"/>
                                  <a:pt x="16764" y="26590"/>
                                  <a:pt x="14478" y="35861"/>
                                </a:cubicBezTo>
                                <a:cubicBezTo>
                                  <a:pt x="17907" y="33829"/>
                                  <a:pt x="21590" y="32178"/>
                                  <a:pt x="25527" y="31035"/>
                                </a:cubicBezTo>
                                <a:lnTo>
                                  <a:pt x="30988" y="30264"/>
                                </a:lnTo>
                                <a:lnTo>
                                  <a:pt x="30988" y="39321"/>
                                </a:lnTo>
                                <a:lnTo>
                                  <a:pt x="23241" y="40560"/>
                                </a:lnTo>
                                <a:cubicBezTo>
                                  <a:pt x="19812" y="41449"/>
                                  <a:pt x="16383" y="42846"/>
                                  <a:pt x="13081" y="44624"/>
                                </a:cubicBezTo>
                                <a:cubicBezTo>
                                  <a:pt x="12700" y="46402"/>
                                  <a:pt x="12446" y="48689"/>
                                  <a:pt x="12192" y="51355"/>
                                </a:cubicBezTo>
                                <a:cubicBezTo>
                                  <a:pt x="11811" y="54149"/>
                                  <a:pt x="11684" y="56816"/>
                                  <a:pt x="11684" y="59356"/>
                                </a:cubicBezTo>
                                <a:cubicBezTo>
                                  <a:pt x="11684" y="63421"/>
                                  <a:pt x="12192" y="66722"/>
                                  <a:pt x="13208" y="69390"/>
                                </a:cubicBezTo>
                                <a:cubicBezTo>
                                  <a:pt x="14224" y="72184"/>
                                  <a:pt x="15494" y="74342"/>
                                  <a:pt x="16891" y="75866"/>
                                </a:cubicBezTo>
                                <a:cubicBezTo>
                                  <a:pt x="18542" y="77517"/>
                                  <a:pt x="20320" y="78787"/>
                                  <a:pt x="22352" y="79422"/>
                                </a:cubicBezTo>
                                <a:cubicBezTo>
                                  <a:pt x="24384" y="80184"/>
                                  <a:pt x="26543" y="80565"/>
                                  <a:pt x="28702" y="80565"/>
                                </a:cubicBezTo>
                                <a:lnTo>
                                  <a:pt x="30988" y="79543"/>
                                </a:lnTo>
                                <a:lnTo>
                                  <a:pt x="30988" y="89514"/>
                                </a:lnTo>
                                <a:lnTo>
                                  <a:pt x="27305" y="90217"/>
                                </a:lnTo>
                                <a:cubicBezTo>
                                  <a:pt x="18669" y="90217"/>
                                  <a:pt x="11938" y="87423"/>
                                  <a:pt x="7112" y="81835"/>
                                </a:cubicBezTo>
                                <a:cubicBezTo>
                                  <a:pt x="2286" y="76247"/>
                                  <a:pt x="0" y="68627"/>
                                  <a:pt x="0" y="58975"/>
                                </a:cubicBezTo>
                                <a:cubicBezTo>
                                  <a:pt x="0" y="50085"/>
                                  <a:pt x="1143" y="41830"/>
                                  <a:pt x="3556" y="34084"/>
                                </a:cubicBezTo>
                                <a:cubicBezTo>
                                  <a:pt x="5969" y="26464"/>
                                  <a:pt x="9525" y="19605"/>
                                  <a:pt x="14224" y="13636"/>
                                </a:cubicBezTo>
                                <a:lnTo>
                                  <a:pt x="30988"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71422224" name="Freeform: Shape 1371422224"/>
                        <wps:cNvSpPr/>
                        <wps:spPr>
                          <a:xfrm>
                            <a:off x="4779849" y="64516"/>
                            <a:ext cx="31750" cy="60130"/>
                          </a:xfrm>
                          <a:custGeom>
                            <a:avLst/>
                            <a:gdLst/>
                            <a:ahLst/>
                            <a:cxnLst/>
                            <a:rect l="0" t="0" r="0" b="0"/>
                            <a:pathLst>
                              <a:path w="31750" h="60130">
                                <a:moveTo>
                                  <a:pt x="6223" y="0"/>
                                </a:moveTo>
                                <a:cubicBezTo>
                                  <a:pt x="9906" y="0"/>
                                  <a:pt x="13208" y="381"/>
                                  <a:pt x="16129" y="1397"/>
                                </a:cubicBezTo>
                                <a:cubicBezTo>
                                  <a:pt x="19177" y="2286"/>
                                  <a:pt x="21844" y="3810"/>
                                  <a:pt x="24257" y="5842"/>
                                </a:cubicBezTo>
                                <a:cubicBezTo>
                                  <a:pt x="26797" y="8128"/>
                                  <a:pt x="28575" y="10795"/>
                                  <a:pt x="29845" y="13716"/>
                                </a:cubicBezTo>
                                <a:cubicBezTo>
                                  <a:pt x="31115" y="16764"/>
                                  <a:pt x="31750" y="20320"/>
                                  <a:pt x="31750" y="24257"/>
                                </a:cubicBezTo>
                                <a:cubicBezTo>
                                  <a:pt x="31750" y="34417"/>
                                  <a:pt x="28321" y="43053"/>
                                  <a:pt x="21590" y="50165"/>
                                </a:cubicBezTo>
                                <a:cubicBezTo>
                                  <a:pt x="18288" y="53721"/>
                                  <a:pt x="14510" y="56388"/>
                                  <a:pt x="10287" y="58166"/>
                                </a:cubicBezTo>
                                <a:lnTo>
                                  <a:pt x="0" y="60130"/>
                                </a:lnTo>
                                <a:lnTo>
                                  <a:pt x="0" y="50159"/>
                                </a:lnTo>
                                <a:lnTo>
                                  <a:pt x="13335" y="44196"/>
                                </a:lnTo>
                                <a:cubicBezTo>
                                  <a:pt x="17272" y="39497"/>
                                  <a:pt x="19304" y="33274"/>
                                  <a:pt x="19304" y="25654"/>
                                </a:cubicBezTo>
                                <a:cubicBezTo>
                                  <a:pt x="19304" y="20447"/>
                                  <a:pt x="17780" y="16510"/>
                                  <a:pt x="14859" y="13843"/>
                                </a:cubicBezTo>
                                <a:cubicBezTo>
                                  <a:pt x="11938" y="11049"/>
                                  <a:pt x="7620" y="9652"/>
                                  <a:pt x="1778" y="9652"/>
                                </a:cubicBezTo>
                                <a:lnTo>
                                  <a:pt x="0" y="9937"/>
                                </a:lnTo>
                                <a:lnTo>
                                  <a:pt x="0" y="879"/>
                                </a:lnTo>
                                <a:lnTo>
                                  <a:pt x="622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958021676" name="Freeform: Shape 1958021676"/>
                        <wps:cNvSpPr/>
                        <wps:spPr>
                          <a:xfrm>
                            <a:off x="4779849" y="29718"/>
                            <a:ext cx="33528" cy="17710"/>
                          </a:xfrm>
                          <a:custGeom>
                            <a:avLst/>
                            <a:gdLst/>
                            <a:ahLst/>
                            <a:cxnLst/>
                            <a:rect l="0" t="0" r="0" b="0"/>
                            <a:pathLst>
                              <a:path w="33528" h="17710">
                                <a:moveTo>
                                  <a:pt x="23241" y="0"/>
                                </a:moveTo>
                                <a:cubicBezTo>
                                  <a:pt x="25654" y="0"/>
                                  <a:pt x="27813" y="127"/>
                                  <a:pt x="29464" y="508"/>
                                </a:cubicBezTo>
                                <a:cubicBezTo>
                                  <a:pt x="31115" y="762"/>
                                  <a:pt x="32512" y="1143"/>
                                  <a:pt x="33528" y="1397"/>
                                </a:cubicBezTo>
                                <a:lnTo>
                                  <a:pt x="31496" y="12446"/>
                                </a:lnTo>
                                <a:lnTo>
                                  <a:pt x="30861" y="12446"/>
                                </a:lnTo>
                                <a:cubicBezTo>
                                  <a:pt x="29972" y="11938"/>
                                  <a:pt x="28448" y="11557"/>
                                  <a:pt x="26289" y="11049"/>
                                </a:cubicBezTo>
                                <a:cubicBezTo>
                                  <a:pt x="24130" y="10541"/>
                                  <a:pt x="21844" y="10287"/>
                                  <a:pt x="19431" y="10287"/>
                                </a:cubicBezTo>
                                <a:lnTo>
                                  <a:pt x="0" y="17710"/>
                                </a:lnTo>
                                <a:lnTo>
                                  <a:pt x="0" y="5414"/>
                                </a:lnTo>
                                <a:lnTo>
                                  <a:pt x="254" y="5207"/>
                                </a:lnTo>
                                <a:cubicBezTo>
                                  <a:pt x="7112" y="1778"/>
                                  <a:pt x="14732" y="0"/>
                                  <a:pt x="2324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25654918" name="Rectangle 1325654918"/>
                        <wps:cNvSpPr/>
                        <wps:spPr>
                          <a:xfrm>
                            <a:off x="4819853" y="27611"/>
                            <a:ext cx="59219" cy="163963"/>
                          </a:xfrm>
                          <a:prstGeom prst="rect">
                            <a:avLst/>
                          </a:prstGeom>
                          <a:ln>
                            <a:noFill/>
                          </a:ln>
                        </wps:spPr>
                        <wps:txbx>
                          <w:txbxContent>
                            <w:p w14:paraId="4075020B"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64672919" name="Freeform: Shape 64672919"/>
                        <wps:cNvSpPr/>
                        <wps:spPr>
                          <a:xfrm>
                            <a:off x="5051501" y="31496"/>
                            <a:ext cx="73152" cy="91948"/>
                          </a:xfrm>
                          <a:custGeom>
                            <a:avLst/>
                            <a:gdLst/>
                            <a:ahLst/>
                            <a:cxnLst/>
                            <a:rect l="0" t="0" r="0" b="0"/>
                            <a:pathLst>
                              <a:path w="73152" h="91948">
                                <a:moveTo>
                                  <a:pt x="12319" y="0"/>
                                </a:moveTo>
                                <a:lnTo>
                                  <a:pt x="73152" y="0"/>
                                </a:lnTo>
                                <a:lnTo>
                                  <a:pt x="70104" y="13716"/>
                                </a:lnTo>
                                <a:lnTo>
                                  <a:pt x="13462" y="91948"/>
                                </a:lnTo>
                                <a:lnTo>
                                  <a:pt x="0" y="91948"/>
                                </a:lnTo>
                                <a:lnTo>
                                  <a:pt x="60325" y="10414"/>
                                </a:lnTo>
                                <a:lnTo>
                                  <a:pt x="10033" y="10414"/>
                                </a:lnTo>
                                <a:lnTo>
                                  <a:pt x="12319"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50648573" name="Rectangle 1350648573"/>
                        <wps:cNvSpPr/>
                        <wps:spPr>
                          <a:xfrm>
                            <a:off x="5121605" y="27611"/>
                            <a:ext cx="59219" cy="163963"/>
                          </a:xfrm>
                          <a:prstGeom prst="rect">
                            <a:avLst/>
                          </a:prstGeom>
                          <a:ln>
                            <a:noFill/>
                          </a:ln>
                        </wps:spPr>
                        <wps:txbx>
                          <w:txbxContent>
                            <w:p w14:paraId="103F53F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055367024" name="Freeform: Shape 1055367024"/>
                        <wps:cNvSpPr/>
                        <wps:spPr>
                          <a:xfrm>
                            <a:off x="5343601" y="33596"/>
                            <a:ext cx="31940" cy="92007"/>
                          </a:xfrm>
                          <a:custGeom>
                            <a:avLst/>
                            <a:gdLst/>
                            <a:ahLst/>
                            <a:cxnLst/>
                            <a:rect l="0" t="0" r="0" b="0"/>
                            <a:pathLst>
                              <a:path w="31940" h="92007">
                                <a:moveTo>
                                  <a:pt x="31940" y="0"/>
                                </a:moveTo>
                                <a:lnTo>
                                  <a:pt x="31940" y="7944"/>
                                </a:lnTo>
                                <a:lnTo>
                                  <a:pt x="28575" y="9076"/>
                                </a:lnTo>
                                <a:cubicBezTo>
                                  <a:pt x="24638" y="12251"/>
                                  <a:pt x="22733" y="16061"/>
                                  <a:pt x="22733" y="20760"/>
                                </a:cubicBezTo>
                                <a:cubicBezTo>
                                  <a:pt x="22733" y="23173"/>
                                  <a:pt x="23368" y="25332"/>
                                  <a:pt x="24638" y="27237"/>
                                </a:cubicBezTo>
                                <a:cubicBezTo>
                                  <a:pt x="26035" y="29270"/>
                                  <a:pt x="27940" y="30920"/>
                                  <a:pt x="30480" y="32317"/>
                                </a:cubicBezTo>
                                <a:lnTo>
                                  <a:pt x="31940" y="33048"/>
                                </a:lnTo>
                                <a:lnTo>
                                  <a:pt x="31940" y="44916"/>
                                </a:lnTo>
                                <a:lnTo>
                                  <a:pt x="28067" y="43366"/>
                                </a:lnTo>
                                <a:cubicBezTo>
                                  <a:pt x="23114" y="45907"/>
                                  <a:pt x="19177" y="49335"/>
                                  <a:pt x="16510" y="53526"/>
                                </a:cubicBezTo>
                                <a:cubicBezTo>
                                  <a:pt x="13843" y="57717"/>
                                  <a:pt x="12446" y="62162"/>
                                  <a:pt x="12446" y="66988"/>
                                </a:cubicBezTo>
                                <a:cubicBezTo>
                                  <a:pt x="12446" y="71560"/>
                                  <a:pt x="13970" y="75370"/>
                                  <a:pt x="16891" y="78545"/>
                                </a:cubicBezTo>
                                <a:cubicBezTo>
                                  <a:pt x="19939" y="81593"/>
                                  <a:pt x="23876" y="83117"/>
                                  <a:pt x="28829" y="83117"/>
                                </a:cubicBezTo>
                                <a:lnTo>
                                  <a:pt x="31940" y="82548"/>
                                </a:lnTo>
                                <a:lnTo>
                                  <a:pt x="31940" y="91221"/>
                                </a:lnTo>
                                <a:lnTo>
                                  <a:pt x="27686" y="92007"/>
                                </a:lnTo>
                                <a:cubicBezTo>
                                  <a:pt x="19177" y="92007"/>
                                  <a:pt x="12446" y="89848"/>
                                  <a:pt x="7493" y="85530"/>
                                </a:cubicBezTo>
                                <a:cubicBezTo>
                                  <a:pt x="2540" y="81339"/>
                                  <a:pt x="0" y="75878"/>
                                  <a:pt x="0" y="69147"/>
                                </a:cubicBezTo>
                                <a:cubicBezTo>
                                  <a:pt x="0" y="62924"/>
                                  <a:pt x="1905" y="57336"/>
                                  <a:pt x="5461" y="52383"/>
                                </a:cubicBezTo>
                                <a:cubicBezTo>
                                  <a:pt x="9017" y="47430"/>
                                  <a:pt x="14351" y="43493"/>
                                  <a:pt x="21209" y="40445"/>
                                </a:cubicBezTo>
                                <a:lnTo>
                                  <a:pt x="21209" y="40191"/>
                                </a:lnTo>
                                <a:cubicBezTo>
                                  <a:pt x="17653" y="37905"/>
                                  <a:pt x="14986" y="35492"/>
                                  <a:pt x="13208" y="32698"/>
                                </a:cubicBezTo>
                                <a:cubicBezTo>
                                  <a:pt x="11430" y="29904"/>
                                  <a:pt x="10541" y="26729"/>
                                  <a:pt x="10541" y="23173"/>
                                </a:cubicBezTo>
                                <a:cubicBezTo>
                                  <a:pt x="10541" y="15807"/>
                                  <a:pt x="13843" y="9330"/>
                                  <a:pt x="20320" y="3996"/>
                                </a:cubicBezTo>
                                <a:lnTo>
                                  <a:pt x="31940"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02852925" name="Freeform: Shape 1802852925"/>
                        <wps:cNvSpPr/>
                        <wps:spPr>
                          <a:xfrm>
                            <a:off x="5375542" y="29337"/>
                            <a:ext cx="37656" cy="95479"/>
                          </a:xfrm>
                          <a:custGeom>
                            <a:avLst/>
                            <a:gdLst/>
                            <a:ahLst/>
                            <a:cxnLst/>
                            <a:rect l="0" t="0" r="0" b="0"/>
                            <a:pathLst>
                              <a:path w="37656" h="95479">
                                <a:moveTo>
                                  <a:pt x="12383" y="0"/>
                                </a:moveTo>
                                <a:cubicBezTo>
                                  <a:pt x="20257" y="0"/>
                                  <a:pt x="26353" y="1905"/>
                                  <a:pt x="30925" y="5588"/>
                                </a:cubicBezTo>
                                <a:cubicBezTo>
                                  <a:pt x="35370" y="9271"/>
                                  <a:pt x="37656" y="13970"/>
                                  <a:pt x="37656" y="19685"/>
                                </a:cubicBezTo>
                                <a:cubicBezTo>
                                  <a:pt x="37656" y="24638"/>
                                  <a:pt x="36005" y="29464"/>
                                  <a:pt x="32830" y="34290"/>
                                </a:cubicBezTo>
                                <a:cubicBezTo>
                                  <a:pt x="29528" y="38989"/>
                                  <a:pt x="24829" y="42672"/>
                                  <a:pt x="18606" y="45339"/>
                                </a:cubicBezTo>
                                <a:lnTo>
                                  <a:pt x="18606" y="45720"/>
                                </a:lnTo>
                                <a:cubicBezTo>
                                  <a:pt x="23051" y="47879"/>
                                  <a:pt x="26353" y="50419"/>
                                  <a:pt x="28639" y="53467"/>
                                </a:cubicBezTo>
                                <a:cubicBezTo>
                                  <a:pt x="30925" y="56515"/>
                                  <a:pt x="32068" y="60325"/>
                                  <a:pt x="32068" y="64897"/>
                                </a:cubicBezTo>
                                <a:cubicBezTo>
                                  <a:pt x="32068" y="68580"/>
                                  <a:pt x="31179" y="72263"/>
                                  <a:pt x="29401" y="76073"/>
                                </a:cubicBezTo>
                                <a:cubicBezTo>
                                  <a:pt x="27750" y="80010"/>
                                  <a:pt x="25337" y="83312"/>
                                  <a:pt x="22162" y="86233"/>
                                </a:cubicBezTo>
                                <a:cubicBezTo>
                                  <a:pt x="18860" y="89281"/>
                                  <a:pt x="15177" y="91694"/>
                                  <a:pt x="10859" y="93472"/>
                                </a:cubicBezTo>
                                <a:lnTo>
                                  <a:pt x="0" y="95479"/>
                                </a:lnTo>
                                <a:lnTo>
                                  <a:pt x="0" y="86807"/>
                                </a:lnTo>
                                <a:lnTo>
                                  <a:pt x="7303" y="85471"/>
                                </a:lnTo>
                                <a:cubicBezTo>
                                  <a:pt x="10224" y="84201"/>
                                  <a:pt x="12510" y="82550"/>
                                  <a:pt x="14288" y="80518"/>
                                </a:cubicBezTo>
                                <a:cubicBezTo>
                                  <a:pt x="15939" y="78613"/>
                                  <a:pt x="17336" y="76454"/>
                                  <a:pt x="18225" y="73914"/>
                                </a:cubicBezTo>
                                <a:cubicBezTo>
                                  <a:pt x="19114" y="71501"/>
                                  <a:pt x="19495" y="68961"/>
                                  <a:pt x="19495" y="66548"/>
                                </a:cubicBezTo>
                                <a:cubicBezTo>
                                  <a:pt x="19495" y="63754"/>
                                  <a:pt x="18860" y="61214"/>
                                  <a:pt x="17336" y="59182"/>
                                </a:cubicBezTo>
                                <a:cubicBezTo>
                                  <a:pt x="15939" y="57150"/>
                                  <a:pt x="13526" y="55245"/>
                                  <a:pt x="10097" y="53467"/>
                                </a:cubicBezTo>
                                <a:cubicBezTo>
                                  <a:pt x="8446" y="52578"/>
                                  <a:pt x="6541" y="51689"/>
                                  <a:pt x="4382" y="50927"/>
                                </a:cubicBezTo>
                                <a:lnTo>
                                  <a:pt x="0" y="49175"/>
                                </a:lnTo>
                                <a:lnTo>
                                  <a:pt x="0" y="37306"/>
                                </a:lnTo>
                                <a:lnTo>
                                  <a:pt x="4128" y="39370"/>
                                </a:lnTo>
                                <a:cubicBezTo>
                                  <a:pt x="6541" y="40386"/>
                                  <a:pt x="9081" y="41402"/>
                                  <a:pt x="11875" y="42291"/>
                                </a:cubicBezTo>
                                <a:cubicBezTo>
                                  <a:pt x="16701" y="39243"/>
                                  <a:pt x="20257" y="36068"/>
                                  <a:pt x="22416" y="32639"/>
                                </a:cubicBezTo>
                                <a:cubicBezTo>
                                  <a:pt x="24575" y="29337"/>
                                  <a:pt x="25718" y="25527"/>
                                  <a:pt x="25718" y="21336"/>
                                </a:cubicBezTo>
                                <a:cubicBezTo>
                                  <a:pt x="25718" y="17653"/>
                                  <a:pt x="24321" y="14732"/>
                                  <a:pt x="21654" y="12319"/>
                                </a:cubicBezTo>
                                <a:cubicBezTo>
                                  <a:pt x="18860" y="9906"/>
                                  <a:pt x="15177" y="8636"/>
                                  <a:pt x="10605" y="8636"/>
                                </a:cubicBezTo>
                                <a:lnTo>
                                  <a:pt x="0" y="12203"/>
                                </a:lnTo>
                                <a:lnTo>
                                  <a:pt x="0" y="4259"/>
                                </a:lnTo>
                                <a:lnTo>
                                  <a:pt x="12383" y="0"/>
                                </a:ln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054458833" name="Rectangle 1054458833"/>
                        <wps:cNvSpPr/>
                        <wps:spPr>
                          <a:xfrm>
                            <a:off x="5417515" y="27611"/>
                            <a:ext cx="59219" cy="163963"/>
                          </a:xfrm>
                          <a:prstGeom prst="rect">
                            <a:avLst/>
                          </a:prstGeom>
                          <a:ln>
                            <a:noFill/>
                          </a:ln>
                        </wps:spPr>
                        <wps:txbx>
                          <w:txbxContent>
                            <w:p w14:paraId="4B8CD197" w14:textId="77777777" w:rsidR="00000000" w:rsidRDefault="00000000" w:rsidP="001E2795">
                              <w:pPr>
                                <w:spacing w:after="160" w:line="259" w:lineRule="auto"/>
                                <w:ind w:left="0" w:right="0"/>
                                <w:jc w:val="left"/>
                              </w:pPr>
                              <w:r>
                                <w:rPr>
                                  <w:rFonts w:ascii="Verdana" w:eastAsia="Verdana" w:hAnsi="Verdana" w:cs="Verdana"/>
                                  <w:i/>
                                </w:rPr>
                                <w:t xml:space="preserve"> </w:t>
                              </w:r>
                            </w:p>
                          </w:txbxContent>
                        </wps:txbx>
                        <wps:bodyPr horzOverflow="overflow" vert="horz" lIns="0" tIns="0" rIns="0" bIns="0" rtlCol="0">
                          <a:noAutofit/>
                        </wps:bodyPr>
                      </wps:wsp>
                      <wps:wsp>
                        <wps:cNvPr id="1956313044" name="Freeform: Shape 1956313044"/>
                        <wps:cNvSpPr/>
                        <wps:spPr>
                          <a:xfrm>
                            <a:off x="3280613" y="189611"/>
                            <a:ext cx="47752" cy="92329"/>
                          </a:xfrm>
                          <a:custGeom>
                            <a:avLst/>
                            <a:gdLst/>
                            <a:ahLst/>
                            <a:cxnLst/>
                            <a:rect l="0" t="0" r="0" b="0"/>
                            <a:pathLst>
                              <a:path w="47752" h="92329">
                                <a:moveTo>
                                  <a:pt x="20574" y="0"/>
                                </a:moveTo>
                                <a:lnTo>
                                  <a:pt x="29718" y="0"/>
                                </a:lnTo>
                                <a:lnTo>
                                  <a:pt x="29718" y="82931"/>
                                </a:lnTo>
                                <a:lnTo>
                                  <a:pt x="47752" y="82931"/>
                                </a:lnTo>
                                <a:lnTo>
                                  <a:pt x="47752" y="92329"/>
                                </a:lnTo>
                                <a:lnTo>
                                  <a:pt x="0" y="92329"/>
                                </a:lnTo>
                                <a:lnTo>
                                  <a:pt x="0" y="82931"/>
                                </a:lnTo>
                                <a:lnTo>
                                  <a:pt x="18415" y="82931"/>
                                </a:lnTo>
                                <a:lnTo>
                                  <a:pt x="18415" y="21336"/>
                                </a:lnTo>
                                <a:lnTo>
                                  <a:pt x="0" y="21336"/>
                                </a:lnTo>
                                <a:lnTo>
                                  <a:pt x="0" y="12954"/>
                                </a:lnTo>
                                <a:cubicBezTo>
                                  <a:pt x="2413" y="12954"/>
                                  <a:pt x="5080" y="12700"/>
                                  <a:pt x="8001" y="12192"/>
                                </a:cubicBezTo>
                                <a:cubicBezTo>
                                  <a:pt x="10795" y="11811"/>
                                  <a:pt x="12954" y="11176"/>
                                  <a:pt x="14478" y="10414"/>
                                </a:cubicBezTo>
                                <a:cubicBezTo>
                                  <a:pt x="16256" y="9398"/>
                                  <a:pt x="17653" y="8001"/>
                                  <a:pt x="18796" y="6477"/>
                                </a:cubicBezTo>
                                <a:cubicBezTo>
                                  <a:pt x="19812" y="4826"/>
                                  <a:pt x="20447" y="2667"/>
                                  <a:pt x="2057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74435294" name="Rectangle 2074435294"/>
                        <wps:cNvSpPr/>
                        <wps:spPr>
                          <a:xfrm>
                            <a:off x="3342716" y="186107"/>
                            <a:ext cx="59219" cy="163963"/>
                          </a:xfrm>
                          <a:prstGeom prst="rect">
                            <a:avLst/>
                          </a:prstGeom>
                          <a:ln>
                            <a:noFill/>
                          </a:ln>
                        </wps:spPr>
                        <wps:txbx>
                          <w:txbxContent>
                            <w:p w14:paraId="7314FD0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672976706" name="Freeform: Shape 672976706"/>
                        <wps:cNvSpPr/>
                        <wps:spPr>
                          <a:xfrm>
                            <a:off x="3544900" y="188087"/>
                            <a:ext cx="59817" cy="93853"/>
                          </a:xfrm>
                          <a:custGeom>
                            <a:avLst/>
                            <a:gdLst/>
                            <a:ahLst/>
                            <a:cxnLst/>
                            <a:rect l="0" t="0" r="0" b="0"/>
                            <a:pathLst>
                              <a:path w="59817" h="93853">
                                <a:moveTo>
                                  <a:pt x="27051" y="0"/>
                                </a:moveTo>
                                <a:cubicBezTo>
                                  <a:pt x="36068" y="0"/>
                                  <a:pt x="43180" y="2286"/>
                                  <a:pt x="48387" y="6858"/>
                                </a:cubicBezTo>
                                <a:cubicBezTo>
                                  <a:pt x="53467" y="11303"/>
                                  <a:pt x="56007" y="17526"/>
                                  <a:pt x="56007" y="25273"/>
                                </a:cubicBezTo>
                                <a:cubicBezTo>
                                  <a:pt x="56007" y="28829"/>
                                  <a:pt x="55626" y="32004"/>
                                  <a:pt x="54737" y="35052"/>
                                </a:cubicBezTo>
                                <a:cubicBezTo>
                                  <a:pt x="53975" y="38100"/>
                                  <a:pt x="52705" y="41021"/>
                                  <a:pt x="51054" y="43688"/>
                                </a:cubicBezTo>
                                <a:cubicBezTo>
                                  <a:pt x="49530" y="46228"/>
                                  <a:pt x="47625" y="48768"/>
                                  <a:pt x="45593" y="51181"/>
                                </a:cubicBezTo>
                                <a:cubicBezTo>
                                  <a:pt x="43561" y="53721"/>
                                  <a:pt x="41021" y="56388"/>
                                  <a:pt x="37973" y="59436"/>
                                </a:cubicBezTo>
                                <a:cubicBezTo>
                                  <a:pt x="33782" y="63754"/>
                                  <a:pt x="29464" y="67945"/>
                                  <a:pt x="24892" y="72009"/>
                                </a:cubicBezTo>
                                <a:cubicBezTo>
                                  <a:pt x="20447" y="76073"/>
                                  <a:pt x="16256" y="79883"/>
                                  <a:pt x="12319" y="83312"/>
                                </a:cubicBezTo>
                                <a:lnTo>
                                  <a:pt x="59817" y="83312"/>
                                </a:lnTo>
                                <a:lnTo>
                                  <a:pt x="59817" y="93853"/>
                                </a:lnTo>
                                <a:lnTo>
                                  <a:pt x="0" y="93853"/>
                                </a:lnTo>
                                <a:lnTo>
                                  <a:pt x="0" y="80899"/>
                                </a:lnTo>
                                <a:cubicBezTo>
                                  <a:pt x="4191" y="77216"/>
                                  <a:pt x="8382" y="73533"/>
                                  <a:pt x="12446" y="69850"/>
                                </a:cubicBezTo>
                                <a:cubicBezTo>
                                  <a:pt x="16637" y="66167"/>
                                  <a:pt x="20574" y="62484"/>
                                  <a:pt x="24130" y="58801"/>
                                </a:cubicBezTo>
                                <a:cubicBezTo>
                                  <a:pt x="31750" y="51054"/>
                                  <a:pt x="36957" y="45085"/>
                                  <a:pt x="39751" y="40513"/>
                                </a:cubicBezTo>
                                <a:cubicBezTo>
                                  <a:pt x="42545" y="36068"/>
                                  <a:pt x="43942" y="31115"/>
                                  <a:pt x="43942" y="25908"/>
                                </a:cubicBezTo>
                                <a:cubicBezTo>
                                  <a:pt x="43942" y="21082"/>
                                  <a:pt x="42418" y="17399"/>
                                  <a:pt x="39370" y="14732"/>
                                </a:cubicBezTo>
                                <a:cubicBezTo>
                                  <a:pt x="36449" y="12065"/>
                                  <a:pt x="32131" y="10668"/>
                                  <a:pt x="26797" y="10668"/>
                                </a:cubicBezTo>
                                <a:cubicBezTo>
                                  <a:pt x="23114" y="10668"/>
                                  <a:pt x="19304" y="11303"/>
                                  <a:pt x="15113" y="12573"/>
                                </a:cubicBezTo>
                                <a:cubicBezTo>
                                  <a:pt x="10922" y="13970"/>
                                  <a:pt x="6858" y="16002"/>
                                  <a:pt x="2794" y="18669"/>
                                </a:cubicBezTo>
                                <a:lnTo>
                                  <a:pt x="2159" y="18669"/>
                                </a:lnTo>
                                <a:lnTo>
                                  <a:pt x="2159" y="5715"/>
                                </a:lnTo>
                                <a:cubicBezTo>
                                  <a:pt x="5080" y="4318"/>
                                  <a:pt x="8763" y="2921"/>
                                  <a:pt x="13462" y="1778"/>
                                </a:cubicBezTo>
                                <a:cubicBezTo>
                                  <a:pt x="18161" y="508"/>
                                  <a:pt x="22733" y="0"/>
                                  <a:pt x="27051"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442967448" name="Rectangle 442967448"/>
                        <wps:cNvSpPr/>
                        <wps:spPr>
                          <a:xfrm>
                            <a:off x="3613988" y="186107"/>
                            <a:ext cx="59219" cy="163963"/>
                          </a:xfrm>
                          <a:prstGeom prst="rect">
                            <a:avLst/>
                          </a:prstGeom>
                          <a:ln>
                            <a:noFill/>
                          </a:ln>
                        </wps:spPr>
                        <wps:txbx>
                          <w:txbxContent>
                            <w:p w14:paraId="3DD1F549"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08047830" name="Freeform: Shape 308047830"/>
                        <wps:cNvSpPr/>
                        <wps:spPr>
                          <a:xfrm>
                            <a:off x="3816045" y="189611"/>
                            <a:ext cx="44704" cy="92329"/>
                          </a:xfrm>
                          <a:custGeom>
                            <a:avLst/>
                            <a:gdLst/>
                            <a:ahLst/>
                            <a:cxnLst/>
                            <a:rect l="0" t="0" r="0" b="0"/>
                            <a:pathLst>
                              <a:path w="44704" h="92329">
                                <a:moveTo>
                                  <a:pt x="19304" y="0"/>
                                </a:moveTo>
                                <a:lnTo>
                                  <a:pt x="27813" y="0"/>
                                </a:lnTo>
                                <a:lnTo>
                                  <a:pt x="27813" y="82931"/>
                                </a:lnTo>
                                <a:lnTo>
                                  <a:pt x="44704" y="82931"/>
                                </a:lnTo>
                                <a:lnTo>
                                  <a:pt x="44704" y="92329"/>
                                </a:lnTo>
                                <a:lnTo>
                                  <a:pt x="0" y="92329"/>
                                </a:lnTo>
                                <a:lnTo>
                                  <a:pt x="0" y="82931"/>
                                </a:lnTo>
                                <a:lnTo>
                                  <a:pt x="17145" y="82931"/>
                                </a:lnTo>
                                <a:lnTo>
                                  <a:pt x="17145" y="21336"/>
                                </a:lnTo>
                                <a:lnTo>
                                  <a:pt x="0" y="21336"/>
                                </a:lnTo>
                                <a:lnTo>
                                  <a:pt x="0" y="12954"/>
                                </a:lnTo>
                                <a:cubicBezTo>
                                  <a:pt x="2286" y="12954"/>
                                  <a:pt x="4826" y="12700"/>
                                  <a:pt x="7493" y="12192"/>
                                </a:cubicBezTo>
                                <a:cubicBezTo>
                                  <a:pt x="10160" y="11811"/>
                                  <a:pt x="12192" y="11176"/>
                                  <a:pt x="13462" y="10414"/>
                                </a:cubicBezTo>
                                <a:cubicBezTo>
                                  <a:pt x="15240" y="9398"/>
                                  <a:pt x="16510" y="8001"/>
                                  <a:pt x="17526" y="6477"/>
                                </a:cubicBezTo>
                                <a:cubicBezTo>
                                  <a:pt x="18542" y="4826"/>
                                  <a:pt x="19050" y="2667"/>
                                  <a:pt x="1930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12490178" name="Freeform: Shape 1212490178"/>
                        <wps:cNvSpPr/>
                        <wps:spPr>
                          <a:xfrm>
                            <a:off x="3881450" y="188087"/>
                            <a:ext cx="54483" cy="95758"/>
                          </a:xfrm>
                          <a:custGeom>
                            <a:avLst/>
                            <a:gdLst/>
                            <a:ahLst/>
                            <a:cxnLst/>
                            <a:rect l="0" t="0" r="0" b="0"/>
                            <a:pathLst>
                              <a:path w="54483" h="95758">
                                <a:moveTo>
                                  <a:pt x="25654" y="0"/>
                                </a:moveTo>
                                <a:cubicBezTo>
                                  <a:pt x="29718" y="0"/>
                                  <a:pt x="33274" y="381"/>
                                  <a:pt x="36322" y="1270"/>
                                </a:cubicBezTo>
                                <a:cubicBezTo>
                                  <a:pt x="39497" y="2032"/>
                                  <a:pt x="42164" y="3302"/>
                                  <a:pt x="44704" y="5207"/>
                                </a:cubicBezTo>
                                <a:cubicBezTo>
                                  <a:pt x="47371" y="7112"/>
                                  <a:pt x="49403" y="9525"/>
                                  <a:pt x="50800" y="12319"/>
                                </a:cubicBezTo>
                                <a:cubicBezTo>
                                  <a:pt x="52197" y="15113"/>
                                  <a:pt x="52832" y="18415"/>
                                  <a:pt x="52832" y="22098"/>
                                </a:cubicBezTo>
                                <a:cubicBezTo>
                                  <a:pt x="52832" y="27305"/>
                                  <a:pt x="51181" y="31750"/>
                                  <a:pt x="48006" y="35560"/>
                                </a:cubicBezTo>
                                <a:cubicBezTo>
                                  <a:pt x="44704" y="39370"/>
                                  <a:pt x="40894" y="41783"/>
                                  <a:pt x="36449" y="42672"/>
                                </a:cubicBezTo>
                                <a:lnTo>
                                  <a:pt x="36449" y="43561"/>
                                </a:lnTo>
                                <a:cubicBezTo>
                                  <a:pt x="38227" y="43942"/>
                                  <a:pt x="40259" y="44577"/>
                                  <a:pt x="42545" y="45593"/>
                                </a:cubicBezTo>
                                <a:cubicBezTo>
                                  <a:pt x="44831" y="46736"/>
                                  <a:pt x="46863" y="48006"/>
                                  <a:pt x="48387" y="49530"/>
                                </a:cubicBezTo>
                                <a:cubicBezTo>
                                  <a:pt x="50165" y="51308"/>
                                  <a:pt x="51689" y="53594"/>
                                  <a:pt x="52832" y="56261"/>
                                </a:cubicBezTo>
                                <a:cubicBezTo>
                                  <a:pt x="53975" y="58928"/>
                                  <a:pt x="54483" y="62357"/>
                                  <a:pt x="54483" y="66675"/>
                                </a:cubicBezTo>
                                <a:cubicBezTo>
                                  <a:pt x="54483" y="70866"/>
                                  <a:pt x="53848" y="74676"/>
                                  <a:pt x="52451" y="78105"/>
                                </a:cubicBezTo>
                                <a:cubicBezTo>
                                  <a:pt x="51054" y="81661"/>
                                  <a:pt x="49149" y="84709"/>
                                  <a:pt x="46736" y="87249"/>
                                </a:cubicBezTo>
                                <a:cubicBezTo>
                                  <a:pt x="43942" y="90170"/>
                                  <a:pt x="40640" y="92329"/>
                                  <a:pt x="36957" y="93726"/>
                                </a:cubicBezTo>
                                <a:cubicBezTo>
                                  <a:pt x="33147" y="95123"/>
                                  <a:pt x="28956" y="95758"/>
                                  <a:pt x="24511" y="95758"/>
                                </a:cubicBezTo>
                                <a:cubicBezTo>
                                  <a:pt x="19939" y="95758"/>
                                  <a:pt x="15367" y="95123"/>
                                  <a:pt x="10922" y="93980"/>
                                </a:cubicBezTo>
                                <a:cubicBezTo>
                                  <a:pt x="6477" y="92710"/>
                                  <a:pt x="2921" y="91440"/>
                                  <a:pt x="0" y="89916"/>
                                </a:cubicBezTo>
                                <a:lnTo>
                                  <a:pt x="0" y="77089"/>
                                </a:lnTo>
                                <a:lnTo>
                                  <a:pt x="889" y="77089"/>
                                </a:lnTo>
                                <a:cubicBezTo>
                                  <a:pt x="3937" y="79375"/>
                                  <a:pt x="7747" y="81280"/>
                                  <a:pt x="11938" y="82804"/>
                                </a:cubicBezTo>
                                <a:cubicBezTo>
                                  <a:pt x="16256" y="84328"/>
                                  <a:pt x="20320" y="85090"/>
                                  <a:pt x="24257" y="85090"/>
                                </a:cubicBezTo>
                                <a:cubicBezTo>
                                  <a:pt x="26670" y="85090"/>
                                  <a:pt x="29083" y="84709"/>
                                  <a:pt x="31750" y="83820"/>
                                </a:cubicBezTo>
                                <a:cubicBezTo>
                                  <a:pt x="34417" y="82931"/>
                                  <a:pt x="36576" y="81661"/>
                                  <a:pt x="38100" y="80010"/>
                                </a:cubicBezTo>
                                <a:cubicBezTo>
                                  <a:pt x="39878" y="78105"/>
                                  <a:pt x="41148" y="76200"/>
                                  <a:pt x="41910" y="73914"/>
                                </a:cubicBezTo>
                                <a:cubicBezTo>
                                  <a:pt x="42799" y="71755"/>
                                  <a:pt x="43180" y="68961"/>
                                  <a:pt x="43180" y="65659"/>
                                </a:cubicBezTo>
                                <a:cubicBezTo>
                                  <a:pt x="43180" y="62357"/>
                                  <a:pt x="42672" y="59690"/>
                                  <a:pt x="41783" y="57531"/>
                                </a:cubicBezTo>
                                <a:cubicBezTo>
                                  <a:pt x="40894" y="55372"/>
                                  <a:pt x="39497" y="53594"/>
                                  <a:pt x="37846" y="52451"/>
                                </a:cubicBezTo>
                                <a:cubicBezTo>
                                  <a:pt x="36195" y="51181"/>
                                  <a:pt x="34163" y="50292"/>
                                  <a:pt x="31750" y="49784"/>
                                </a:cubicBezTo>
                                <a:cubicBezTo>
                                  <a:pt x="29464" y="49276"/>
                                  <a:pt x="26924" y="49022"/>
                                  <a:pt x="24130" y="49022"/>
                                </a:cubicBezTo>
                                <a:lnTo>
                                  <a:pt x="19177" y="49022"/>
                                </a:lnTo>
                                <a:lnTo>
                                  <a:pt x="19177" y="38862"/>
                                </a:lnTo>
                                <a:lnTo>
                                  <a:pt x="22987" y="38862"/>
                                </a:lnTo>
                                <a:cubicBezTo>
                                  <a:pt x="28702" y="38862"/>
                                  <a:pt x="33147" y="37465"/>
                                  <a:pt x="36449" y="34925"/>
                                </a:cubicBezTo>
                                <a:cubicBezTo>
                                  <a:pt x="39878" y="32258"/>
                                  <a:pt x="41529" y="28448"/>
                                  <a:pt x="41529" y="23495"/>
                                </a:cubicBezTo>
                                <a:cubicBezTo>
                                  <a:pt x="41529" y="21209"/>
                                  <a:pt x="41148" y="19304"/>
                                  <a:pt x="40259" y="17653"/>
                                </a:cubicBezTo>
                                <a:cubicBezTo>
                                  <a:pt x="39370" y="15875"/>
                                  <a:pt x="38227" y="14605"/>
                                  <a:pt x="36703" y="13462"/>
                                </a:cubicBezTo>
                                <a:cubicBezTo>
                                  <a:pt x="35052" y="12446"/>
                                  <a:pt x="33401" y="11684"/>
                                  <a:pt x="31623" y="11303"/>
                                </a:cubicBezTo>
                                <a:cubicBezTo>
                                  <a:pt x="29718" y="10922"/>
                                  <a:pt x="27686" y="10668"/>
                                  <a:pt x="25400" y="10668"/>
                                </a:cubicBezTo>
                                <a:cubicBezTo>
                                  <a:pt x="21844" y="10668"/>
                                  <a:pt x="18161" y="11303"/>
                                  <a:pt x="14224" y="12700"/>
                                </a:cubicBezTo>
                                <a:cubicBezTo>
                                  <a:pt x="10160" y="14097"/>
                                  <a:pt x="6477" y="16129"/>
                                  <a:pt x="2921" y="18669"/>
                                </a:cubicBezTo>
                                <a:lnTo>
                                  <a:pt x="2413" y="18669"/>
                                </a:lnTo>
                                <a:lnTo>
                                  <a:pt x="2413" y="5715"/>
                                </a:lnTo>
                                <a:cubicBezTo>
                                  <a:pt x="5080" y="4318"/>
                                  <a:pt x="8509" y="3048"/>
                                  <a:pt x="12954" y="1778"/>
                                </a:cubicBezTo>
                                <a:cubicBezTo>
                                  <a:pt x="17272" y="635"/>
                                  <a:pt x="21590" y="0"/>
                                  <a:pt x="25654" y="0"/>
                                </a:cubicBezTo>
                                <a:close/>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388007480" name="Rectangle 388007480"/>
                        <wps:cNvSpPr/>
                        <wps:spPr>
                          <a:xfrm>
                            <a:off x="3946601" y="186107"/>
                            <a:ext cx="59219" cy="163963"/>
                          </a:xfrm>
                          <a:prstGeom prst="rect">
                            <a:avLst/>
                          </a:prstGeom>
                          <a:ln>
                            <a:noFill/>
                          </a:ln>
                        </wps:spPr>
                        <wps:txbx>
                          <w:txbxContent>
                            <w:p w14:paraId="51613B00"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918196868" name="Rectangle 918196868"/>
                        <wps:cNvSpPr/>
                        <wps:spPr>
                          <a:xfrm>
                            <a:off x="4095953" y="186107"/>
                            <a:ext cx="214423" cy="163963"/>
                          </a:xfrm>
                          <a:prstGeom prst="rect">
                            <a:avLst/>
                          </a:prstGeom>
                          <a:ln>
                            <a:noFill/>
                          </a:ln>
                        </wps:spPr>
                        <wps:txbx>
                          <w:txbxContent>
                            <w:p w14:paraId="0875E2FB" w14:textId="77777777" w:rsidR="00000000" w:rsidRDefault="00000000" w:rsidP="001E2795">
                              <w:pPr>
                                <w:spacing w:after="160" w:line="259" w:lineRule="auto"/>
                                <w:ind w:left="0" w:right="0"/>
                                <w:jc w:val="left"/>
                              </w:pPr>
                              <w:r>
                                <w:t>15</w:t>
                              </w:r>
                            </w:p>
                          </w:txbxContent>
                        </wps:txbx>
                        <wps:bodyPr horzOverflow="overflow" vert="horz" lIns="0" tIns="0" rIns="0" bIns="0" rtlCol="0">
                          <a:noAutofit/>
                        </wps:bodyPr>
                      </wps:wsp>
                      <wps:wsp>
                        <wps:cNvPr id="1217764223" name="Rectangle 1217764223"/>
                        <wps:cNvSpPr/>
                        <wps:spPr>
                          <a:xfrm>
                            <a:off x="4257498" y="186107"/>
                            <a:ext cx="59219" cy="163963"/>
                          </a:xfrm>
                          <a:prstGeom prst="rect">
                            <a:avLst/>
                          </a:prstGeom>
                          <a:ln>
                            <a:noFill/>
                          </a:ln>
                        </wps:spPr>
                        <wps:txbx>
                          <w:txbxContent>
                            <w:p w14:paraId="404AF4D5"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136328407" name="Rectangle 1136328407"/>
                        <wps:cNvSpPr/>
                        <wps:spPr>
                          <a:xfrm>
                            <a:off x="4400753" y="186107"/>
                            <a:ext cx="214423" cy="163963"/>
                          </a:xfrm>
                          <a:prstGeom prst="rect">
                            <a:avLst/>
                          </a:prstGeom>
                          <a:ln>
                            <a:noFill/>
                          </a:ln>
                        </wps:spPr>
                        <wps:txbx>
                          <w:txbxContent>
                            <w:p w14:paraId="7BAB857D" w14:textId="77777777" w:rsidR="00000000" w:rsidRDefault="00000000" w:rsidP="001E2795">
                              <w:pPr>
                                <w:spacing w:after="160" w:line="259" w:lineRule="auto"/>
                                <w:ind w:left="0" w:right="0"/>
                                <w:jc w:val="left"/>
                              </w:pPr>
                              <w:r>
                                <w:t>24</w:t>
                              </w:r>
                            </w:p>
                          </w:txbxContent>
                        </wps:txbx>
                        <wps:bodyPr horzOverflow="overflow" vert="horz" lIns="0" tIns="0" rIns="0" bIns="0" rtlCol="0">
                          <a:noAutofit/>
                        </wps:bodyPr>
                      </wps:wsp>
                      <wps:wsp>
                        <wps:cNvPr id="584426875" name="Rectangle 584426875"/>
                        <wps:cNvSpPr/>
                        <wps:spPr>
                          <a:xfrm>
                            <a:off x="4562298" y="186107"/>
                            <a:ext cx="59219" cy="163963"/>
                          </a:xfrm>
                          <a:prstGeom prst="rect">
                            <a:avLst/>
                          </a:prstGeom>
                          <a:ln>
                            <a:noFill/>
                          </a:ln>
                        </wps:spPr>
                        <wps:txbx>
                          <w:txbxContent>
                            <w:p w14:paraId="1F80A946"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24529625" name="Rectangle 524529625"/>
                        <wps:cNvSpPr/>
                        <wps:spPr>
                          <a:xfrm>
                            <a:off x="4702505" y="186107"/>
                            <a:ext cx="214423" cy="163963"/>
                          </a:xfrm>
                          <a:prstGeom prst="rect">
                            <a:avLst/>
                          </a:prstGeom>
                          <a:ln>
                            <a:noFill/>
                          </a:ln>
                        </wps:spPr>
                        <wps:txbx>
                          <w:txbxContent>
                            <w:p w14:paraId="33ED324C" w14:textId="77777777" w:rsidR="00000000" w:rsidRDefault="00000000" w:rsidP="001E2795">
                              <w:pPr>
                                <w:spacing w:after="160" w:line="259" w:lineRule="auto"/>
                                <w:ind w:left="0" w:right="0"/>
                                <w:jc w:val="left"/>
                              </w:pPr>
                              <w:r>
                                <w:t>26</w:t>
                              </w:r>
                            </w:p>
                          </w:txbxContent>
                        </wps:txbx>
                        <wps:bodyPr horzOverflow="overflow" vert="horz" lIns="0" tIns="0" rIns="0" bIns="0" rtlCol="0">
                          <a:noAutofit/>
                        </wps:bodyPr>
                      </wps:wsp>
                      <wps:wsp>
                        <wps:cNvPr id="1545275317" name="Rectangle 1545275317"/>
                        <wps:cNvSpPr/>
                        <wps:spPr>
                          <a:xfrm>
                            <a:off x="4864049" y="186107"/>
                            <a:ext cx="59219" cy="163963"/>
                          </a:xfrm>
                          <a:prstGeom prst="rect">
                            <a:avLst/>
                          </a:prstGeom>
                          <a:ln>
                            <a:noFill/>
                          </a:ln>
                        </wps:spPr>
                        <wps:txbx>
                          <w:txbxContent>
                            <w:p w14:paraId="3DD2B06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28370010" name="Rectangle 1828370010"/>
                        <wps:cNvSpPr/>
                        <wps:spPr>
                          <a:xfrm>
                            <a:off x="5004258" y="186107"/>
                            <a:ext cx="214423" cy="163963"/>
                          </a:xfrm>
                          <a:prstGeom prst="rect">
                            <a:avLst/>
                          </a:prstGeom>
                          <a:ln>
                            <a:noFill/>
                          </a:ln>
                        </wps:spPr>
                        <wps:txbx>
                          <w:txbxContent>
                            <w:p w14:paraId="37B0856B" w14:textId="77777777" w:rsidR="00000000" w:rsidRDefault="00000000" w:rsidP="001E2795">
                              <w:pPr>
                                <w:spacing w:after="160" w:line="259" w:lineRule="auto"/>
                                <w:ind w:left="0" w:right="0"/>
                                <w:jc w:val="left"/>
                              </w:pPr>
                              <w:r>
                                <w:t>27</w:t>
                              </w:r>
                            </w:p>
                          </w:txbxContent>
                        </wps:txbx>
                        <wps:bodyPr horzOverflow="overflow" vert="horz" lIns="0" tIns="0" rIns="0" bIns="0" rtlCol="0">
                          <a:noAutofit/>
                        </wps:bodyPr>
                      </wps:wsp>
                      <wps:wsp>
                        <wps:cNvPr id="622258552" name="Rectangle 622258552"/>
                        <wps:cNvSpPr/>
                        <wps:spPr>
                          <a:xfrm>
                            <a:off x="5165801" y="186107"/>
                            <a:ext cx="59219" cy="163963"/>
                          </a:xfrm>
                          <a:prstGeom prst="rect">
                            <a:avLst/>
                          </a:prstGeom>
                          <a:ln>
                            <a:noFill/>
                          </a:ln>
                        </wps:spPr>
                        <wps:txbx>
                          <w:txbxContent>
                            <w:p w14:paraId="04A562A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26474327" name="Rectangle 126474327"/>
                        <wps:cNvSpPr/>
                        <wps:spPr>
                          <a:xfrm>
                            <a:off x="5300167" y="186107"/>
                            <a:ext cx="214423" cy="163963"/>
                          </a:xfrm>
                          <a:prstGeom prst="rect">
                            <a:avLst/>
                          </a:prstGeom>
                          <a:ln>
                            <a:noFill/>
                          </a:ln>
                        </wps:spPr>
                        <wps:txbx>
                          <w:txbxContent>
                            <w:p w14:paraId="0C8C0813" w14:textId="77777777" w:rsidR="00000000" w:rsidRDefault="00000000" w:rsidP="001E2795">
                              <w:pPr>
                                <w:spacing w:after="160" w:line="259" w:lineRule="auto"/>
                                <w:ind w:left="0" w:right="0"/>
                                <w:jc w:val="left"/>
                              </w:pPr>
                              <w:r>
                                <w:t>28</w:t>
                              </w:r>
                            </w:p>
                          </w:txbxContent>
                        </wps:txbx>
                        <wps:bodyPr horzOverflow="overflow" vert="horz" lIns="0" tIns="0" rIns="0" bIns="0" rtlCol="0">
                          <a:noAutofit/>
                        </wps:bodyPr>
                      </wps:wsp>
                      <wps:wsp>
                        <wps:cNvPr id="651237225" name="Rectangle 651237225"/>
                        <wps:cNvSpPr/>
                        <wps:spPr>
                          <a:xfrm>
                            <a:off x="5461711" y="186107"/>
                            <a:ext cx="59219" cy="163963"/>
                          </a:xfrm>
                          <a:prstGeom prst="rect">
                            <a:avLst/>
                          </a:prstGeom>
                          <a:ln>
                            <a:noFill/>
                          </a:ln>
                        </wps:spPr>
                        <wps:txbx>
                          <w:txbxContent>
                            <w:p w14:paraId="749CA54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449233899" name="Rectangle 449233899"/>
                        <wps:cNvSpPr/>
                        <wps:spPr>
                          <a:xfrm>
                            <a:off x="3161360" y="331668"/>
                            <a:ext cx="42058" cy="186236"/>
                          </a:xfrm>
                          <a:prstGeom prst="rect">
                            <a:avLst/>
                          </a:prstGeom>
                          <a:ln>
                            <a:noFill/>
                          </a:ln>
                        </wps:spPr>
                        <wps:txbx>
                          <w:txbxContent>
                            <w:p w14:paraId="65AA51B7"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510413225" name="Rectangle 1510413225"/>
                        <wps:cNvSpPr/>
                        <wps:spPr>
                          <a:xfrm>
                            <a:off x="3449397" y="331668"/>
                            <a:ext cx="42058" cy="186236"/>
                          </a:xfrm>
                          <a:prstGeom prst="rect">
                            <a:avLst/>
                          </a:prstGeom>
                          <a:ln>
                            <a:noFill/>
                          </a:ln>
                        </wps:spPr>
                        <wps:txbx>
                          <w:txbxContent>
                            <w:p w14:paraId="7651182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08794338" name="Rectangle 708794338"/>
                        <wps:cNvSpPr/>
                        <wps:spPr>
                          <a:xfrm>
                            <a:off x="3705428" y="331668"/>
                            <a:ext cx="42058" cy="186236"/>
                          </a:xfrm>
                          <a:prstGeom prst="rect">
                            <a:avLst/>
                          </a:prstGeom>
                          <a:ln>
                            <a:noFill/>
                          </a:ln>
                        </wps:spPr>
                        <wps:txbx>
                          <w:txbxContent>
                            <w:p w14:paraId="7F9A3E8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062620844" name="Rectangle 1062620844"/>
                        <wps:cNvSpPr/>
                        <wps:spPr>
                          <a:xfrm>
                            <a:off x="4021277" y="331668"/>
                            <a:ext cx="42058" cy="186236"/>
                          </a:xfrm>
                          <a:prstGeom prst="rect">
                            <a:avLst/>
                          </a:prstGeom>
                          <a:ln>
                            <a:noFill/>
                          </a:ln>
                        </wps:spPr>
                        <wps:txbx>
                          <w:txbxContent>
                            <w:p w14:paraId="1216A67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359797544" name="Rectangle 1359797544"/>
                        <wps:cNvSpPr/>
                        <wps:spPr>
                          <a:xfrm>
                            <a:off x="4335222" y="331668"/>
                            <a:ext cx="42058" cy="186236"/>
                          </a:xfrm>
                          <a:prstGeom prst="rect">
                            <a:avLst/>
                          </a:prstGeom>
                          <a:ln>
                            <a:noFill/>
                          </a:ln>
                        </wps:spPr>
                        <wps:txbx>
                          <w:txbxContent>
                            <w:p w14:paraId="57F8E6C4"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936363542" name="Rectangle 1936363542"/>
                        <wps:cNvSpPr/>
                        <wps:spPr>
                          <a:xfrm>
                            <a:off x="4633925" y="331668"/>
                            <a:ext cx="42058" cy="186236"/>
                          </a:xfrm>
                          <a:prstGeom prst="rect">
                            <a:avLst/>
                          </a:prstGeom>
                          <a:ln>
                            <a:noFill/>
                          </a:ln>
                        </wps:spPr>
                        <wps:txbx>
                          <w:txbxContent>
                            <w:p w14:paraId="305171EA"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57283168" name="Rectangle 157283168"/>
                        <wps:cNvSpPr/>
                        <wps:spPr>
                          <a:xfrm>
                            <a:off x="4935677" y="331668"/>
                            <a:ext cx="42058" cy="186236"/>
                          </a:xfrm>
                          <a:prstGeom prst="rect">
                            <a:avLst/>
                          </a:prstGeom>
                          <a:ln>
                            <a:noFill/>
                          </a:ln>
                        </wps:spPr>
                        <wps:txbx>
                          <w:txbxContent>
                            <w:p w14:paraId="74C1EA42"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34661239" name="Rectangle 334661239"/>
                        <wps:cNvSpPr/>
                        <wps:spPr>
                          <a:xfrm>
                            <a:off x="5236160" y="331668"/>
                            <a:ext cx="42058" cy="186236"/>
                          </a:xfrm>
                          <a:prstGeom prst="rect">
                            <a:avLst/>
                          </a:prstGeom>
                          <a:ln>
                            <a:noFill/>
                          </a:ln>
                        </wps:spPr>
                        <wps:txbx>
                          <w:txbxContent>
                            <w:p w14:paraId="4308D26D"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g:wgp>
                  </a:graphicData>
                </a:graphic>
              </wp:inline>
            </w:drawing>
          </mc:Choice>
          <mc:Fallback>
            <w:pict>
              <v:group w14:anchorId="77346881" id="Group 15" o:spid="_x0000_s1594" style="width:459.35pt;height:50.9pt;mso-position-horizontal-relative:char;mso-position-vertical-relative:line" coordsize="58338,6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">
                <v:rect id="Rectangle 1637347269" o:spid="_x0000_s1595" style="position:absolute;top:367;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" filled="f" stroked="f">
                  <v:textbox inset="0,0,0,0">
                    <w:txbxContent>
                      <w:p w14:paraId="1E3567FB" w14:textId="77777777" w:rsidR="00000000" w:rsidRDefault="00000000" w:rsidP="001E2795">
                        <w:pPr>
                          <w:spacing w:after="160" w:line="259" w:lineRule="auto"/>
                          <w:ind w:left="0" w:right="0"/>
                          <w:jc w:val="left"/>
                        </w:pPr>
                        <w:r>
                          <w:t xml:space="preserve"> </w:t>
                        </w:r>
                      </w:p>
                    </w:txbxContent>
                  </v:textbox>
                </v:rect>
                <v:rect id="Rectangle 96693447" o:spid="_x0000_s1596" style="position:absolute;top:1923;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" filled="f" stroked="f">
                  <v:textbox inset="0,0,0,0">
                    <w:txbxContent>
                      <w:p w14:paraId="7248F3EF" w14:textId="77777777" w:rsidR="00000000" w:rsidRDefault="00000000" w:rsidP="001E2795">
                        <w:pPr>
                          <w:spacing w:after="160" w:line="259" w:lineRule="auto"/>
                          <w:ind w:left="0" w:right="0"/>
                          <w:jc w:val="left"/>
                        </w:pPr>
                        <w:r>
                          <w:rPr>
                            <w:sz w:val="22"/>
                          </w:rPr>
                          <w:t xml:space="preserve"> </w:t>
                        </w:r>
                      </w:p>
                    </w:txbxContent>
                  </v:textbox>
                </v:rect>
                <v:rect id="Rectangle 1957926519" o:spid="_x0000_s1597" style="position:absolute;left:14786;top:3628;width:16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" filled="f" stroked="f">
                  <v:textbox inset="0,0,0,0">
                    <w:txbxContent>
                      <w:p w14:paraId="1DCE552F" w14:textId="77777777" w:rsidR="00000000" w:rsidRDefault="00000000" w:rsidP="001E2795">
                        <w:pPr>
                          <w:spacing w:after="160" w:line="259" w:lineRule="auto"/>
                          <w:ind w:left="0" w:right="0"/>
                          <w:jc w:val="left"/>
                        </w:pPr>
                        <w:r>
                          <w:rPr>
                            <w:rFonts w:ascii="Verdana" w:eastAsia="Verdana" w:hAnsi="Verdana" w:cs="Verdana"/>
                            <w:i/>
                          </w:rPr>
                          <w:t xml:space="preserve">h </w:t>
                        </w:r>
                      </w:p>
                    </w:txbxContent>
                  </v:textbox>
                </v:rect>
                <v:rect id="Rectangle 852397695" o:spid="_x0000_s1598" style="position:absolute;left:14283;top:5168;width:24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" filled="f" stroked="f">
                  <v:textbox inset="0,0,0,0">
                    <w:txbxContent>
                      <w:p w14:paraId="09125591"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631368073" o:spid="_x0000_s1599" style="position:absolute;left:16111;top:5168;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" filled="f" stroked="f">
                  <v:textbox inset="0,0,0,0">
                    <w:txbxContent>
                      <w:p w14:paraId="26D1D40C"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976792205" o:spid="_x0000_s1600" style="position:absolute;left:54159;top:1923;width:657;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" filled="f" stroked="f">
                  <v:textbox inset="0,0,0,0">
                    <w:txbxContent>
                      <w:p w14:paraId="2A7C8D27" w14:textId="77777777" w:rsidR="00000000" w:rsidRDefault="00000000" w:rsidP="001E2795">
                        <w:pPr>
                          <w:spacing w:after="160" w:line="259" w:lineRule="auto"/>
                          <w:ind w:left="0" w:right="0"/>
                          <w:jc w:val="left"/>
                        </w:pPr>
                        <w:r>
                          <w:rPr>
                            <w:sz w:val="22"/>
                          </w:rPr>
                          <w:t xml:space="preserve"> </w:t>
                        </w:r>
                      </w:p>
                    </w:txbxContent>
                  </v:textbox>
                </v:rect>
                <v:rect id="Rectangle 1510030095" o:spid="_x0000_s1601" style="position:absolute;left:56796;top:3628;width:10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" filled="f" stroked="f">
                  <v:textbox inset="0,0,0,0">
                    <w:txbxContent>
                      <w:p w14:paraId="36A6A5C0" w14:textId="77777777" w:rsidR="00000000" w:rsidRDefault="00000000" w:rsidP="001E2795">
                        <w:pPr>
                          <w:spacing w:after="160" w:line="259" w:lineRule="auto"/>
                          <w:ind w:left="0" w:right="0"/>
                          <w:jc w:val="left"/>
                        </w:pPr>
                        <w:proofErr w:type="spellStart"/>
                        <w:r>
                          <w:rPr>
                            <w:rFonts w:ascii="Verdana" w:eastAsia="Verdana" w:hAnsi="Verdana" w:cs="Verdana"/>
                            <w:i/>
                          </w:rPr>
                          <w:t>i</w:t>
                        </w:r>
                        <w:proofErr w:type="spellEnd"/>
                        <w:r>
                          <w:rPr>
                            <w:rFonts w:ascii="Verdana" w:eastAsia="Verdana" w:hAnsi="Verdana" w:cs="Verdana"/>
                            <w:i/>
                          </w:rPr>
                          <w:t xml:space="preserve"> </w:t>
                        </w:r>
                      </w:p>
                    </w:txbxContent>
                  </v:textbox>
                </v:rect>
                <v:rect id="Rectangle 1610812984" o:spid="_x0000_s1602" style="position:absolute;left:56064;top:5168;width:244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" filled="f" stroked="f">
                  <v:textbox inset="0,0,0,0">
                    <w:txbxContent>
                      <w:p w14:paraId="2FAAA361"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1984792645" o:spid="_x0000_s1603" style="position:absolute;left:57893;top:516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" filled="f" stroked="f">
                  <v:textbox inset="0,0,0,0">
                    <w:txbxContent>
                      <w:p w14:paraId="04D8730D"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Picture 3006" o:spid="_x0000_s1604" type="#_x0000_t75" style="position:absolute;left:1764;width:11857;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">
                  <v:imagedata r:id="rId89" o:title=""/>
                </v:shape>
                <v:shape id="Freeform: Shape 1927596237" o:spid="_x0000_s1605" style="position:absolute;left:2710;top:280;width:501;height:923;visibility:visible;mso-wrap-style:square;v-text-anchor:top" coordsize="50114,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" path="m40818,r9296,l31661,83312r18199,l47955,92329,,92329,2007,83312r18148,l34011,20828r-18365,l17361,12954v6832,,12128,-1016,15900,-3048c37033,7874,39548,4572,40818,xe" fillcolor="black" stroked="f">
                  <v:stroke miterlimit="83231f" joinstyle="miter"/>
                  <v:path arrowok="t" textboxrect="0,0,50114,92329"/>
                </v:shape>
                <v:rect id="Rectangle 1865816360" o:spid="_x0000_s1606" style="position:absolute;left:3398;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" filled="f" stroked="f">
                  <v:textbox inset="0,0,0,0">
                    <w:txbxContent>
                      <w:p w14:paraId="03995291"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72816675" o:spid="_x0000_s1607" style="position:absolute;left:5412;top:265;width:700;height:938;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" path="m45085,v8001,,14097,1778,18415,5334c67818,9017,69977,13843,69977,19939v,6731,-1905,12954,-5461,18796c60833,44704,54483,51562,45339,59436,40005,64135,34417,68580,28702,73025,22987,77343,18288,81026,14605,83693r47371,l59817,93853,,93853,2794,80899c8382,76708,13081,73152,17018,70104v3810,-3048,8509,-6731,14097,-11303c40640,50800,47498,43942,51435,38481v4064,-5461,5969,-10795,5969,-16002c57404,18415,56007,15367,53340,13335,50546,11303,46990,10287,42672,10287v-3429,,-7493,635,-12065,2032c26162,13716,21717,15621,17399,18288r-635,l19177,5715c22225,4191,26289,2921,31115,1778,35941,508,40640,,45085,xe" fillcolor="black" stroked="f">
                  <v:stroke miterlimit="83231f" joinstyle="miter"/>
                  <v:path arrowok="t" textboxrect="0,0,69977,93853"/>
                </v:shape>
                <v:rect id="Rectangle 624793101" o:spid="_x0000_s1608" style="position:absolute;left:6171;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" filled="f" stroked="f">
                  <v:textbox inset="0,0,0,0">
                    <w:txbxContent>
                      <w:p w14:paraId="44921053"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9997978" o:spid="_x0000_s1609" style="position:absolute;left:8550;top:265;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" path="m45847,v7874,,13970,1524,18415,4826c68834,8001,70993,12446,70993,18034v,6096,-2159,11557,-6477,16256c60198,38989,54737,41910,48133,43180r,635c49657,44196,51435,44831,53340,45720v1778,889,3429,1905,4953,3302c59690,50419,60960,52197,61976,54356v1016,2159,1524,4699,1524,7620c63500,66421,62611,70739,60706,74930v-1778,4191,-4445,7874,-7747,10795c49530,88900,45593,91440,41021,93091v-4572,1778,-9779,2667,-15748,2667c20447,95758,15875,95123,11303,93853,6858,92583,3048,91186,,89408l2794,77597r889,c6477,79629,9779,81534,13970,83185v4064,1524,8382,2286,13081,2286c34163,85471,39878,83312,44450,78867v4572,-4445,6858,-10160,6858,-17145c51308,57404,49911,54102,46990,51943,44069,49784,39624,48768,33528,48768r-5588,l30226,38989r5588,c42545,38989,48006,37465,52197,34163v4318,-3175,6477,-7493,6477,-12954c58674,17780,57404,15113,54864,13081,52324,11176,48514,10287,43561,10287v-4191,,-8509,762,-13208,2286c25654,14097,21590,16002,18034,18288r-635,l19939,5715c23114,4318,27178,3048,32004,1778,36830,635,41529,,45847,xe" fillcolor="black" stroked="f">
                  <v:stroke miterlimit="83231f" joinstyle="miter"/>
                  <v:path arrowok="t" textboxrect="0,0,70993,95758"/>
                </v:shape>
                <v:rect id="Rectangle 995876176" o:spid="_x0000_s1610" style="position:absolute;left:9295;top:245;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" filled="f" stroked="f">
                  <v:textbox inset="0,0,0,0">
                    <w:txbxContent>
                      <w:p w14:paraId="50D3B5A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301859328" o:spid="_x0000_s1611" style="position:absolute;left:11622;top:527;width:319;height:416;visibility:visible;mso-wrap-style:square;v-text-anchor:top" coordsize="31940,4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" path="m31940,r,11357l10287,32184r21653,l31940,41582,,41582,3175,27486,31940,xe" fillcolor="black" stroked="f">
                  <v:stroke miterlimit="83231f" joinstyle="miter"/>
                  <v:path arrowok="t" textboxrect="0,0,31940,41582"/>
                </v:shape>
                <v:shape id="Freeform: Shape 2070422475" o:spid="_x0000_s1612" style="position:absolute;left:11941;top:284;width:371;height:919;visibility:visible;mso-wrap-style:square;v-text-anchor:top" coordsize="37021,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" path="m25464,l36386,,23940,56515r13081,l34989,65913r-13208,l16066,91948r-11557,l10351,65913,,65913,,56515r12383,l21654,14859,,35687,,24331,25464,xe" fillcolor="black" stroked="f">
                  <v:stroke miterlimit="83231f" joinstyle="miter"/>
                  <v:path arrowok="t" textboxrect="0,0,37021,91948"/>
                </v:shape>
                <v:rect id="Rectangle 2100982272" o:spid="_x0000_s1613" style="position:absolute;left:12378;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" filled="f" stroked="f">
                  <v:textbox inset="0,0,0,0">
                    <w:txbxContent>
                      <w:p w14:paraId="647E4F96"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074401597" o:spid="_x0000_s1614" style="position:absolute;left:2783;top:1896;width:477;height:923;visibility:visible;mso-wrap-style:square;v-text-anchor:top" coordsize="47777,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" path="m20574,r9195,l29769,82931r18008,l47777,92329,,92329,,82931r18377,l18377,21336,,21336,,12954v2489,,5156,-254,8001,-762c10846,11811,13005,11176,14465,10414,16281,9398,17716,8001,18771,6477,19812,4826,20422,2667,20574,xe" fillcolor="black" stroked="f">
                  <v:stroke miterlimit="83231f" joinstyle="miter"/>
                  <v:path arrowok="t" textboxrect="0,0,47777,92329"/>
                </v:shape>
                <v:rect id="Rectangle 448060203" o:spid="_x0000_s1615" style="position:absolute;left:3398;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" filled="f" stroked="f">
                  <v:textbox inset="0,0,0,0">
                    <w:txbxContent>
                      <w:p w14:paraId="52022A37" w14:textId="77777777" w:rsidR="00000000" w:rsidRDefault="00000000" w:rsidP="001E2795">
                        <w:pPr>
                          <w:spacing w:after="160" w:line="259" w:lineRule="auto"/>
                          <w:ind w:left="0" w:right="0"/>
                          <w:jc w:val="left"/>
                        </w:pPr>
                        <w:r>
                          <w:t xml:space="preserve"> </w:t>
                        </w:r>
                      </w:p>
                    </w:txbxContent>
                  </v:textbox>
                </v:rect>
                <v:rect id="Rectangle 1444106425" o:spid="_x0000_s1616" style="position:absolute;left:4967;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" filled="f" stroked="f">
                  <v:textbox inset="0,0,0,0">
                    <w:txbxContent>
                      <w:p w14:paraId="69D17278" w14:textId="77777777" w:rsidR="00000000" w:rsidRDefault="00000000" w:rsidP="001E2795">
                        <w:pPr>
                          <w:spacing w:after="160" w:line="259" w:lineRule="auto"/>
                          <w:ind w:left="0" w:right="0"/>
                          <w:jc w:val="left"/>
                        </w:pPr>
                        <w:r>
                          <w:t>13</w:t>
                        </w:r>
                      </w:p>
                    </w:txbxContent>
                  </v:textbox>
                </v:rect>
                <v:rect id="Rectangle 1777500703" o:spid="_x0000_s1617" style="position:absolute;left:6583;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" filled="f" stroked="f">
                  <v:textbox inset="0,0,0,0">
                    <w:txbxContent>
                      <w:p w14:paraId="537ED274" w14:textId="77777777" w:rsidR="00000000" w:rsidRDefault="00000000" w:rsidP="001E2795">
                        <w:pPr>
                          <w:spacing w:after="160" w:line="259" w:lineRule="auto"/>
                          <w:ind w:left="0" w:right="0"/>
                          <w:jc w:val="left"/>
                        </w:pPr>
                        <w:r>
                          <w:t xml:space="preserve"> </w:t>
                        </w:r>
                      </w:p>
                    </w:txbxContent>
                  </v:textbox>
                </v:rect>
                <v:rect id="Rectangle 1035639577" o:spid="_x0000_s1618" style="position:absolute;left:8137;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" filled="f" stroked="f">
                  <v:textbox inset="0,0,0,0">
                    <w:txbxContent>
                      <w:p w14:paraId="4FDD3C3C" w14:textId="77777777" w:rsidR="00000000" w:rsidRDefault="00000000" w:rsidP="001E2795">
                        <w:pPr>
                          <w:spacing w:after="160" w:line="259" w:lineRule="auto"/>
                          <w:ind w:left="0" w:right="0"/>
                          <w:jc w:val="left"/>
                        </w:pPr>
                        <w:r>
                          <w:t>24</w:t>
                        </w:r>
                      </w:p>
                    </w:txbxContent>
                  </v:textbox>
                </v:rect>
                <v:rect id="Rectangle 1774722444" o:spid="_x0000_s1619" style="position:absolute;left:9753;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" filled="f" stroked="f">
                  <v:textbox inset="0,0,0,0">
                    <w:txbxContent>
                      <w:p w14:paraId="7DE1B72D" w14:textId="77777777" w:rsidR="00000000" w:rsidRDefault="00000000" w:rsidP="001E2795">
                        <w:pPr>
                          <w:spacing w:after="160" w:line="259" w:lineRule="auto"/>
                          <w:ind w:left="0" w:right="0"/>
                          <w:jc w:val="left"/>
                        </w:pPr>
                        <w:r>
                          <w:t xml:space="preserve"> </w:t>
                        </w:r>
                      </w:p>
                    </w:txbxContent>
                  </v:textbox>
                </v:rect>
                <v:rect id="Rectangle 1184224312" o:spid="_x0000_s1620" style="position:absolute;left:11189;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" filled="f" stroked="f">
                  <v:textbox inset="0,0,0,0">
                    <w:txbxContent>
                      <w:p w14:paraId="6331A3D4" w14:textId="77777777" w:rsidR="00000000" w:rsidRDefault="00000000" w:rsidP="001E2795">
                        <w:pPr>
                          <w:spacing w:after="160" w:line="259" w:lineRule="auto"/>
                          <w:ind w:left="0" w:right="0"/>
                          <w:jc w:val="left"/>
                        </w:pPr>
                        <w:r>
                          <w:t>26</w:t>
                        </w:r>
                      </w:p>
                    </w:txbxContent>
                  </v:textbox>
                </v:rect>
                <v:rect id="Rectangle 249887876" o:spid="_x0000_s1621" style="position:absolute;left:12804;top:1861;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" filled="f" stroked="f">
                  <v:textbox inset="0,0,0,0">
                    <w:txbxContent>
                      <w:p w14:paraId="425CF3BC" w14:textId="77777777" w:rsidR="00000000" w:rsidRDefault="00000000" w:rsidP="001E2795">
                        <w:pPr>
                          <w:spacing w:after="160" w:line="259" w:lineRule="auto"/>
                          <w:ind w:left="0" w:right="0"/>
                          <w:jc w:val="left"/>
                        </w:pPr>
                        <w:r>
                          <w:t xml:space="preserve"> </w:t>
                        </w:r>
                      </w:p>
                    </w:txbxContent>
                  </v:textbox>
                </v:rect>
                <v:rect id="Rectangle 1984123032" o:spid="_x0000_s1622" style="position:absolute;left:1828;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" filled="f" stroked="f">
                  <v:textbox inset="0,0,0,0">
                    <w:txbxContent>
                      <w:p w14:paraId="158D13EC" w14:textId="77777777" w:rsidR="00000000" w:rsidRDefault="00000000" w:rsidP="001E2795">
                        <w:pPr>
                          <w:spacing w:after="160" w:line="259" w:lineRule="auto"/>
                          <w:ind w:left="0" w:right="0"/>
                          <w:jc w:val="left"/>
                        </w:pPr>
                        <w:r>
                          <w:t xml:space="preserve"> </w:t>
                        </w:r>
                      </w:p>
                    </w:txbxContent>
                  </v:textbox>
                </v:rect>
                <v:rect id="Rectangle 560749372" o:spid="_x0000_s1623" style="position:absolute;left:4236;top:331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" filled="f" stroked="f">
                  <v:textbox inset="0,0,0,0">
                    <w:txbxContent>
                      <w:p w14:paraId="5DB3DA1A" w14:textId="77777777" w:rsidR="00000000" w:rsidRDefault="00000000" w:rsidP="001E2795">
                        <w:pPr>
                          <w:spacing w:after="160" w:line="259" w:lineRule="auto"/>
                          <w:ind w:left="0" w:right="0"/>
                          <w:jc w:val="left"/>
                        </w:pPr>
                        <w:r>
                          <w:t xml:space="preserve"> </w:t>
                        </w:r>
                      </w:p>
                    </w:txbxContent>
                  </v:textbox>
                </v:rect>
                <v:rect id="Rectangle 95219406" o:spid="_x0000_s1624" style="position:absolute;left:7329;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" filled="f" stroked="f">
                  <v:textbox inset="0,0,0,0">
                    <w:txbxContent>
                      <w:p w14:paraId="6E27DE3F" w14:textId="77777777" w:rsidR="00000000" w:rsidRDefault="00000000" w:rsidP="001E2795">
                        <w:pPr>
                          <w:spacing w:after="160" w:line="259" w:lineRule="auto"/>
                          <w:ind w:left="0" w:right="0"/>
                          <w:jc w:val="left"/>
                        </w:pPr>
                        <w:r>
                          <w:t xml:space="preserve"> </w:t>
                        </w:r>
                      </w:p>
                    </w:txbxContent>
                  </v:textbox>
                </v:rect>
                <v:rect id="Rectangle 131097565" o:spid="_x0000_s1625" style="position:absolute;left:10469;top:331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" filled="f" stroked="f">
                  <v:textbox inset="0,0,0,0">
                    <w:txbxContent>
                      <w:p w14:paraId="54B50496" w14:textId="77777777" w:rsidR="00000000" w:rsidRDefault="00000000" w:rsidP="001E2795">
                        <w:pPr>
                          <w:spacing w:after="160" w:line="259" w:lineRule="auto"/>
                          <w:ind w:left="0" w:right="0"/>
                          <w:jc w:val="left"/>
                        </w:pPr>
                        <w:r>
                          <w:t xml:space="preserve"> </w:t>
                        </w:r>
                      </w:p>
                    </w:txbxContent>
                  </v:textbox>
                </v:rect>
                <v:shape id="Picture 3029" o:spid="_x0000_s1626" type="#_x0000_t75" style="position:absolute;left:16639;width:12435;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">
                  <v:imagedata r:id="rId90" o:title=""/>
                </v:shape>
                <v:shape id="Freeform: Shape 1241320252" o:spid="_x0000_s1627" style="position:absolute;left:17789;top:284;width:749;height:939;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" path="m21971,l74930,,72517,10414r-41402,l25527,35687v1651,-254,3175,-381,4699,-508c31877,35052,33401,34925,34925,34925v8890,,15875,2032,20828,5969c60706,44958,63246,50419,63246,57277v,4953,-889,9652,-2794,14097c58674,75819,56134,79629,52705,82931v-3429,3429,-7493,6096,-12192,8001c35941,92964,30480,93853,24257,93853v-4826,,-9398,-635,-13589,-1905c6350,90805,2794,89408,,87884l2413,75946r762,c5715,77851,9017,79629,13081,81280v4191,1524,8509,2286,12954,2286c33401,83566,39370,81407,43815,76962v4572,-4445,6731,-10287,6731,-17526c50546,56642,50038,54229,49022,52451,48006,50546,46609,49022,44831,47879,43053,46736,41021,45974,38608,45466v-2413,-508,-5080,-762,-7747,-762c27432,44704,23876,44958,20447,45466v-3556,508,-6477,1143,-8890,1524l21971,xe" fillcolor="black" stroked="f">
                  <v:stroke miterlimit="83231f" joinstyle="miter"/>
                  <v:path arrowok="t" textboxrect="0,0,74930,93853"/>
                </v:shape>
                <v:rect id="Rectangle 1480984590" o:spid="_x0000_s1628" style="position:absolute;left:18519;top:245;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" filled="f" stroked="f">
                  <v:textbox inset="0,0,0,0">
                    <w:txbxContent>
                      <w:p w14:paraId="5AF92E54"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676408158" o:spid="_x0000_s1629" style="position:absolute;left:20803;top:320;width:310;height:903;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" path="m30988,r,12297l27813,13509c21209,19224,16764,26590,14478,35861v3429,-2032,7112,-3683,11049,-4826l30988,30264r,9057l23241,40560v-3429,889,-6858,2286,-10160,4064c12700,46402,12446,48688,12192,51355v-381,2794,-508,5461,-508,8001c11684,63420,12192,66722,13208,69389v1016,2794,2286,4953,3683,6477c18542,77517,20320,78787,22352,79422v2032,762,4191,1143,6350,1143l30988,79543r,9971l27305,90217v-8636,,-15367,-2794,-20193,-8382c2286,76247,,68627,,58975,,50085,1143,41830,3556,34083,5969,26463,9525,19605,14224,13636l30988,xe" fillcolor="black" stroked="f">
                  <v:stroke miterlimit="83231f" joinstyle="miter"/>
                  <v:path arrowok="t" textboxrect="0,0,30988,90217"/>
                </v:shape>
                <v:shape id="Freeform: Shape 341890394" o:spid="_x0000_s1630" style="position:absolute;left:21113;top:614;width:317;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" path="m6223,v3683,,6985,381,9906,1397c19177,2286,21844,3810,24257,5842v2540,2286,4318,4826,5588,7874c31115,16764,31750,20320,31750,24257v,10160,-3429,18796,-10160,25908c18288,53721,14510,56388,10287,58166l,60130,,50159,13335,44196v3937,-4699,5969,-10922,5969,-18542c19304,20447,17780,16510,14859,13843,11938,11049,7620,9652,1778,9652l,9937,,879,6223,xe" fillcolor="black" stroked="f">
                  <v:stroke miterlimit="83231f" joinstyle="miter"/>
                  <v:path arrowok="t" textboxrect="0,0,31750,60130"/>
                </v:shape>
                <v:shape id="Freeform: Shape 1381242470" o:spid="_x0000_s1631" style="position:absolute;left:21113;top:266;width:335;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" path="m23241,v2413,,4572,127,6223,508c31115,762,32512,1143,33528,1397l31496,12446r-635,c29972,11938,28448,11557,26289,11049v-2159,-508,-4445,-762,-6858,-762l,17710,,5414,254,5207c7112,1778,14732,,23241,xe" fillcolor="black" stroked="f">
                  <v:stroke miterlimit="83231f" joinstyle="miter"/>
                  <v:path arrowok="t" textboxrect="0,0,33528,17710"/>
                </v:shape>
                <v:rect id="Rectangle 61173501" o:spid="_x0000_s1632" style="position:absolute;left:21506;top:245;width:59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" filled="f" stroked="f">
                  <v:textbox inset="0,0,0,0">
                    <w:txbxContent>
                      <w:p w14:paraId="73E8FC51"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308473811" o:spid="_x0000_s1633" style="position:absolute;left:23997;top:284;width:731;height:919;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" path="m12319,l73152,,70104,13716,13462,91948,,91948,60325,10414r-50292,l12319,xe" fillcolor="black" stroked="f">
                  <v:stroke miterlimit="83231f" joinstyle="miter"/>
                  <v:path arrowok="t" textboxrect="0,0,73152,91948"/>
                </v:shape>
                <v:rect id="Rectangle 2067666167" o:spid="_x0000_s1634" style="position:absolute;left:24694;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" filled="f" stroked="f">
                  <v:textbox inset="0,0,0,0">
                    <w:txbxContent>
                      <w:p w14:paraId="36EE1FC0"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424646829" o:spid="_x0000_s1635" style="position:absolute;left:27070;top:305;width:320;height:920;visibility:visible;mso-wrap-style:square;v-text-anchor:top" coordsize="31941,9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" path="m31941,r,7944l28575,9076v-3937,3175,-5842,6985,-5842,11684c22733,23173,23368,25332,24638,27237v1397,2032,3302,3683,5842,5080l31941,33048r,11867l28067,43366v-4953,2540,-8890,5969,-11557,10160c13843,57717,12446,62162,12446,66988v,4572,1524,8382,4445,11557c19939,81593,23876,83117,28829,83117r3112,-569l31941,91220r-4255,787c19177,92007,12446,89848,7493,85530,2540,81339,,75878,,69147,,62924,1905,57336,5461,52383,9017,47430,14351,43493,21209,40445r,-254c17653,37905,14986,35492,13208,32698,11430,29904,10541,26729,10541,23173v,-7366,3302,-13843,9779,-19177l31941,xe" fillcolor="black" stroked="f">
                  <v:stroke miterlimit="83231f" joinstyle="miter"/>
                  <v:path arrowok="t" textboxrect="0,0,31941,92007"/>
                </v:shape>
                <v:shape id="Freeform: Shape 1325511334" o:spid="_x0000_s1636" style="position:absolute;left:27390;top:262;width:376;height:955;visibility:visible;mso-wrap-style:square;v-text-anchor:top" coordsize="37655,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" path="m12383,v7874,,13969,1905,18541,5588c35370,9271,37655,13970,37655,19685v,4953,-1651,9779,-4826,14605c29527,38989,24828,42672,18605,45339r,381c23051,47879,26352,50419,28639,53467v2285,3048,3428,6858,3428,11430c32067,68580,31178,72263,29401,76073v-1652,3937,-4065,7239,-7240,10160c18859,89281,15177,91694,10858,93472l,95479,,86807,7302,85471v2921,-1270,5207,-2921,6986,-4953c15939,78613,17335,76454,18224,73914v890,-2413,1271,-4953,1271,-7366c19495,63754,18859,61214,17335,59182,15939,57150,13526,55245,10096,53467,8445,52578,6540,51689,4382,50927l,49174,,37306r4127,2064c6540,40386,9080,41402,11874,42291v4827,-3048,8383,-6223,10541,-9652c24574,29337,25717,25527,25717,21336v,-3683,-1397,-6604,-4064,-9017c18859,9906,15177,8636,10604,8636l,12203,,4259,12383,xe" fillcolor="black" stroked="f">
                  <v:stroke miterlimit="83231f" joinstyle="miter"/>
                  <v:path arrowok="t" textboxrect="0,0,37655,95479"/>
                </v:shape>
                <v:rect id="Rectangle 782864706" o:spid="_x0000_s1637" style="position:absolute;left:27803;top:245;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" filled="f" stroked="f">
                  <v:textbox inset="0,0,0,0">
                    <w:txbxContent>
                      <w:p w14:paraId="342BBE3F"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798985038" o:spid="_x0000_s1638" style="position:absolute;left:17831;top:1880;width:598;height:939;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" path="m27051,v9017,,16129,2286,21336,6858c53467,11303,56007,17526,56007,25273v,3556,-381,6731,-1270,9779c53975,38100,52705,41021,51054,43688v-1524,2540,-3429,5080,-5461,7493c43561,53721,41021,56388,37973,59436v-4191,4318,-8509,8509,-13081,12573c20447,76073,16256,79883,12319,83312r47498,l59817,93853,,93853,,80899c4191,77216,8382,73533,12446,69850v4191,-3683,8128,-7366,11684,-11049c31750,51054,36957,45085,39751,40513v2794,-4445,4191,-9398,4191,-14605c43942,21082,42418,17399,39370,14732,36449,12065,32131,10668,26797,10668v-3683,,-7493,635,-11684,1905c10922,13970,6858,16002,2794,18669r-635,l2159,5715c5080,4318,8763,2921,13462,1778,18161,508,22733,,27051,xe" fillcolor="black" stroked="f">
                  <v:stroke miterlimit="83231f" joinstyle="miter"/>
                  <v:path arrowok="t" textboxrect="0,0,59817,93853"/>
                </v:shape>
                <v:rect id="Rectangle 2095881380" o:spid="_x0000_s1639" style="position:absolute;left:18519;top:1861;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" filled="f" stroked="f">
                  <v:textbox inset="0,0,0,0">
                    <w:txbxContent>
                      <w:p w14:paraId="4329B4C5" w14:textId="77777777" w:rsidR="00000000" w:rsidRDefault="00000000" w:rsidP="001E2795">
                        <w:pPr>
                          <w:spacing w:after="160" w:line="259" w:lineRule="auto"/>
                          <w:ind w:left="0" w:right="0"/>
                          <w:jc w:val="left"/>
                        </w:pPr>
                        <w:r>
                          <w:t xml:space="preserve"> </w:t>
                        </w:r>
                      </w:p>
                    </w:txbxContent>
                  </v:textbox>
                </v:rect>
                <v:rect id="Rectangle 414842869" o:spid="_x0000_s1640" style="position:absolute;left:20348;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" filled="f" stroked="f">
                  <v:textbox inset="0,0,0,0">
                    <w:txbxContent>
                      <w:p w14:paraId="1670D09E" w14:textId="77777777" w:rsidR="00000000" w:rsidRDefault="00000000" w:rsidP="001E2795">
                        <w:pPr>
                          <w:spacing w:after="160" w:line="259" w:lineRule="auto"/>
                          <w:ind w:left="0" w:right="0"/>
                          <w:jc w:val="left"/>
                        </w:pPr>
                        <w:r>
                          <w:t>15</w:t>
                        </w:r>
                      </w:p>
                    </w:txbxContent>
                  </v:textbox>
                </v:rect>
                <v:rect id="Rectangle 843301023" o:spid="_x0000_s1641" style="position:absolute;left:21964;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" filled="f" stroked="f">
                  <v:textbox inset="0,0,0,0">
                    <w:txbxContent>
                      <w:p w14:paraId="789FD253" w14:textId="77777777" w:rsidR="00000000" w:rsidRDefault="00000000" w:rsidP="001E2795">
                        <w:pPr>
                          <w:spacing w:after="160" w:line="259" w:lineRule="auto"/>
                          <w:ind w:left="0" w:right="0"/>
                          <w:jc w:val="left"/>
                        </w:pPr>
                        <w:r>
                          <w:t xml:space="preserve"> </w:t>
                        </w:r>
                      </w:p>
                    </w:txbxContent>
                  </v:textbox>
                </v:rect>
                <v:rect id="Rectangle 313188924" o:spid="_x0000_s1642" style="position:absolute;left:23503;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" filled="f" stroked="f">
                  <v:textbox inset="0,0,0,0">
                    <w:txbxContent>
                      <w:p w14:paraId="1A673ED1" w14:textId="77777777" w:rsidR="00000000" w:rsidRDefault="00000000" w:rsidP="001E2795">
                        <w:pPr>
                          <w:spacing w:after="160" w:line="259" w:lineRule="auto"/>
                          <w:ind w:left="0" w:right="0"/>
                          <w:jc w:val="left"/>
                        </w:pPr>
                        <w:r>
                          <w:t>27</w:t>
                        </w:r>
                      </w:p>
                    </w:txbxContent>
                  </v:textbox>
                </v:rect>
                <v:rect id="Rectangle 1645540279" o:spid="_x0000_s1643" style="position:absolute;left:25121;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" filled="f" stroked="f">
                  <v:textbox inset="0,0,0,0">
                    <w:txbxContent>
                      <w:p w14:paraId="3ADE46DF" w14:textId="77777777" w:rsidR="00000000" w:rsidRDefault="00000000" w:rsidP="001E2795">
                        <w:pPr>
                          <w:spacing w:after="160" w:line="259" w:lineRule="auto"/>
                          <w:ind w:left="0" w:right="0"/>
                          <w:jc w:val="left"/>
                        </w:pPr>
                        <w:r>
                          <w:t xml:space="preserve"> </w:t>
                        </w:r>
                      </w:p>
                    </w:txbxContent>
                  </v:textbox>
                </v:rect>
                <v:rect id="Rectangle 352044028" o:spid="_x0000_s1644" style="position:absolute;left:26645;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" filled="f" stroked="f">
                  <v:textbox inset="0,0,0,0">
                    <w:txbxContent>
                      <w:p w14:paraId="65838426" w14:textId="77777777" w:rsidR="00000000" w:rsidRDefault="00000000" w:rsidP="001E2795">
                        <w:pPr>
                          <w:spacing w:after="160" w:line="259" w:lineRule="auto"/>
                          <w:ind w:left="0" w:right="0"/>
                          <w:jc w:val="left"/>
                        </w:pPr>
                        <w:r>
                          <w:t>28</w:t>
                        </w:r>
                      </w:p>
                    </w:txbxContent>
                  </v:textbox>
                </v:rect>
                <v:rect id="Rectangle 993235802" o:spid="_x0000_s1645" style="position:absolute;left:28260;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" filled="f" stroked="f">
                  <v:textbox inset="0,0,0,0">
                    <w:txbxContent>
                      <w:p w14:paraId="7E737DFC" w14:textId="77777777" w:rsidR="00000000" w:rsidRDefault="00000000" w:rsidP="001E2795">
                        <w:pPr>
                          <w:spacing w:after="160" w:line="259" w:lineRule="auto"/>
                          <w:ind w:left="0" w:right="0"/>
                          <w:jc w:val="left"/>
                        </w:pPr>
                        <w:r>
                          <w:t xml:space="preserve"> </w:t>
                        </w:r>
                      </w:p>
                    </w:txbxContent>
                  </v:textbox>
                </v:rect>
                <v:rect id="Rectangle 7411124" o:spid="_x0000_s1646" style="position:absolute;left:16721;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" filled="f" stroked="f">
                  <v:textbox inset="0,0,0,0">
                    <w:txbxContent>
                      <w:p w14:paraId="523279AD" w14:textId="77777777" w:rsidR="00000000" w:rsidRDefault="00000000" w:rsidP="001E2795">
                        <w:pPr>
                          <w:spacing w:after="160" w:line="259" w:lineRule="auto"/>
                          <w:ind w:left="0" w:right="0"/>
                          <w:jc w:val="left"/>
                        </w:pPr>
                        <w:r>
                          <w:t xml:space="preserve"> </w:t>
                        </w:r>
                      </w:p>
                    </w:txbxContent>
                  </v:textbox>
                </v:rect>
                <v:rect id="Rectangle 422795218" o:spid="_x0000_s1647" style="position:absolute;left:19586;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" filled="f" stroked="f">
                  <v:textbox inset="0,0,0,0">
                    <w:txbxContent>
                      <w:p w14:paraId="4F26AEA2" w14:textId="77777777" w:rsidR="00000000" w:rsidRDefault="00000000" w:rsidP="001E2795">
                        <w:pPr>
                          <w:spacing w:after="160" w:line="259" w:lineRule="auto"/>
                          <w:ind w:left="0" w:right="0"/>
                          <w:jc w:val="left"/>
                        </w:pPr>
                        <w:r>
                          <w:t xml:space="preserve"> </w:t>
                        </w:r>
                      </w:p>
                    </w:txbxContent>
                  </v:textbox>
                </v:rect>
                <v:rect id="Rectangle 2027472071" o:spid="_x0000_s1648" style="position:absolute;left:24082;top:3613;width:118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" filled="f" stroked="f">
                  <v:textbox inset="0,0,0,0">
                    <w:txbxContent>
                      <w:p w14:paraId="008ED219" w14:textId="77777777" w:rsidR="00000000" w:rsidRDefault="00000000" w:rsidP="001E2795">
                        <w:pPr>
                          <w:spacing w:after="160" w:line="259" w:lineRule="auto"/>
                          <w:ind w:left="0" w:right="0"/>
                          <w:jc w:val="left"/>
                        </w:pPr>
                        <w:r>
                          <w:rPr>
                            <w:rFonts w:ascii="Verdana" w:eastAsia="Verdana" w:hAnsi="Verdana" w:cs="Verdana"/>
                            <w:i/>
                          </w:rPr>
                          <w:t xml:space="preserve">j </w:t>
                        </w:r>
                      </w:p>
                    </w:txbxContent>
                  </v:textbox>
                </v:rect>
                <v:rect id="Rectangle 379056237" o:spid="_x0000_s1649" style="position:absolute;left:23381;top:5152;width:24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" filled="f" stroked="f">
                  <v:textbox inset="0,0,0,0">
                    <w:txbxContent>
                      <w:p w14:paraId="6EDB9B24" w14:textId="77777777" w:rsidR="00000000" w:rsidRDefault="00000000" w:rsidP="001E2795">
                        <w:pPr>
                          <w:spacing w:after="160" w:line="259" w:lineRule="auto"/>
                          <w:ind w:left="0" w:right="0"/>
                          <w:jc w:val="left"/>
                        </w:pPr>
                        <w:proofErr w:type="spellStart"/>
                        <w:r>
                          <w:rPr>
                            <w:rFonts w:ascii="Verdana" w:eastAsia="Verdana" w:hAnsi="Verdana" w:cs="Verdana"/>
                            <w:i/>
                          </w:rPr>
                          <w:t>ptr</w:t>
                        </w:r>
                        <w:proofErr w:type="spellEnd"/>
                      </w:p>
                    </w:txbxContent>
                  </v:textbox>
                </v:rect>
                <v:rect id="Rectangle 2062202051" o:spid="_x0000_s1650" style="position:absolute;left:25212;top:5152;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" filled="f" stroked="f">
                  <v:textbox inset="0,0,0,0">
                    <w:txbxContent>
                      <w:p w14:paraId="77E72F3E"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rect id="Rectangle 623291865" o:spid="_x0000_s1651" style="position:absolute;left:25929;top:331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" filled="f" stroked="f">
                  <v:textbox inset="0,0,0,0">
                    <w:txbxContent>
                      <w:p w14:paraId="21835C34" w14:textId="77777777" w:rsidR="00000000" w:rsidRDefault="00000000" w:rsidP="001E2795">
                        <w:pPr>
                          <w:spacing w:after="160" w:line="259" w:lineRule="auto"/>
                          <w:ind w:left="0" w:right="0"/>
                          <w:jc w:val="left"/>
                        </w:pPr>
                        <w:r>
                          <w:t xml:space="preserve"> </w:t>
                        </w:r>
                      </w:p>
                    </w:txbxContent>
                  </v:textbox>
                </v:rect>
                <v:shape id="Picture 3056" o:spid="_x0000_s1652" type="#_x0000_t75" style="position:absolute;left:31543;top:30;width:23912;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">
                  <v:imagedata r:id="rId91" o:title=""/>
                </v:shape>
                <v:shape id="Freeform: Shape 456613315" o:spid="_x0000_s1653" style="position:absolute;left:32732;top:311;width:502;height:923;visibility:visible;mso-wrap-style:square;v-text-anchor:top" coordsize="5016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" path="m40894,r9271,l31750,83312r18161,l48006,92329,,92329,2032,83312r18161,l34036,20828r-18288,l17399,12954v6858,,12192,-1016,15875,-3048c37084,7874,39624,4572,40894,xe" fillcolor="black" stroked="f">
                  <v:stroke miterlimit="83231f" joinstyle="miter"/>
                  <v:path arrowok="t" textboxrect="0,0,50165,92329"/>
                </v:shape>
                <v:rect id="Rectangle 90287900" o:spid="_x0000_s1654" style="position:absolute;left:33427;top:27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" filled="f" stroked="f">
                  <v:textbox inset="0,0,0,0">
                    <w:txbxContent>
                      <w:p w14:paraId="6D2194DE"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82345958" o:spid="_x0000_s1655" style="position:absolute;left:35374;top:295;width:699;height:939;visibility:visible;mso-wrap-style:square;v-text-anchor:top" coordsize="6997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" path="m45085,v8001,,14097,1778,18415,5334c67818,9017,69977,13843,69977,19939v,6731,-1905,12954,-5461,18796c60833,44704,54483,51562,45339,59436,40005,64135,34417,68580,28702,73025,22987,77343,18288,81026,14605,83693r47371,l59817,93853,,93853,2794,80899c8382,76708,13081,73152,17018,70104v3810,-2921,8509,-6731,14097,-11303c40640,50800,47498,43942,51435,38481v4064,-5461,5969,-10795,5969,-16002c57404,18415,56007,15367,53340,13335,50546,11303,46990,10287,42672,10287v-3429,,-7493,635,-12065,2032c26162,13716,21717,15621,17399,18288r-635,l19177,5715c22225,4191,26289,2921,31115,1778,35941,508,40640,,45085,xe" fillcolor="black" stroked="f">
                  <v:stroke miterlimit="83231f" joinstyle="miter"/>
                  <v:path arrowok="t" textboxrect="0,0,69977,93853"/>
                </v:shape>
                <v:rect id="Rectangle 553373214" o:spid="_x0000_s1656" style="position:absolute;left:36139;top:276;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" filled="f" stroked="f">
                  <v:textbox inset="0,0,0,0">
                    <w:txbxContent>
                      <w:p w14:paraId="3C54005C"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587386353" o:spid="_x0000_s1657" style="position:absolute;left:38268;top:295;width:710;height:958;visibility:visible;mso-wrap-style:square;v-text-anchor:top" coordsize="7099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" path="m45847,v7874,,13970,1524,18415,4826c68834,8001,70993,12446,70993,18034v,6096,-2159,11557,-6477,16256c60198,38989,54737,41910,48133,43180r,635c49657,44196,51435,44831,53340,45720v1778,889,3429,1905,4953,3302c59690,50419,60960,52197,61976,54356v1016,2159,1524,4699,1524,7620c63500,66421,62611,70739,60706,74930v-1778,4191,-4445,7874,-7747,10795c49530,88900,45593,91440,41021,93091v-4572,1778,-9779,2667,-15748,2667c20447,95758,15875,95123,11303,93853,6858,92583,3048,91186,,89408l2794,77597r889,c6477,79629,9779,81534,13970,83185v4064,1524,8382,2286,13081,2286c34163,85471,39878,83312,44450,78867v4572,-4445,6858,-10160,6858,-17145c51308,57404,49911,54102,46990,51943,44069,49784,39624,48768,33528,48768r-5588,l30226,38989r5588,c42545,38989,48006,37465,52197,34163v4318,-3175,6477,-7493,6477,-12954c58674,17780,57404,15113,54864,13081,52324,11176,48514,10287,43561,10287v-4191,,-8509,762,-13208,2286c25654,14097,21590,16002,18034,18288r-635,l19939,5715c23114,4318,27178,3048,32004,1778,36830,635,41529,,45847,xe" fillcolor="black" stroked="f">
                  <v:stroke miterlimit="83231f" joinstyle="miter"/>
                  <v:path arrowok="t" textboxrect="0,0,70993,95758"/>
                </v:shape>
                <v:rect id="Rectangle 1426751613" o:spid="_x0000_s1658" style="position:absolute;left:39024;top:27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" filled="f" stroked="f">
                  <v:textbox inset="0,0,0,0">
                    <w:txbxContent>
                      <w:p w14:paraId="4996B6C3"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15047161" o:spid="_x0000_s1659" style="position:absolute;left:41371;top:558;width:319;height:416;visibility:visible;mso-wrap-style:square;v-text-anchor:top" coordsize="31940,4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" path="m31940,r,11356l10287,32184r21653,l31940,41582,,41582,3175,27485,31940,xe" fillcolor="black" stroked="f">
                  <v:stroke miterlimit="83231f" joinstyle="miter"/>
                  <v:path arrowok="t" textboxrect="0,0,31940,41582"/>
                </v:shape>
                <v:shape id="Freeform: Shape 1244921002" o:spid="_x0000_s1660" style="position:absolute;left:41690;top:314;width:370;height:920;visibility:visible;mso-wrap-style:square;v-text-anchor:top" coordsize="37021,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" path="m25464,l36386,,23940,56515r13081,l34989,65913r-13208,l16066,91948r-11557,l10351,65913,,65913,,56515r12383,l21654,14859,,35687,,24331,25464,xe" fillcolor="black" stroked="f">
                  <v:stroke miterlimit="83231f" joinstyle="miter"/>
                  <v:path arrowok="t" textboxrect="0,0,37021,91948"/>
                </v:shape>
                <v:rect id="Rectangle 1999143710" o:spid="_x0000_s1661" style="position:absolute;left:42133;top:27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" filled="f" stroked="f">
                  <v:textbox inset="0,0,0,0">
                    <w:txbxContent>
                      <w:p w14:paraId="0E698DE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2096947128" o:spid="_x0000_s1662" style="position:absolute;left:44444;top:314;width:749;height:939;visibility:visible;mso-wrap-style:square;v-text-anchor:top" coordsize="74930,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" path="m21971,l74930,,72517,10414r-41402,l25527,35687v1651,-254,3175,-381,4699,-508c31877,35052,33401,34925,34925,34925v8890,,15875,2032,20828,5969c60706,44958,63246,50419,63246,57277v,4953,-889,9652,-2794,14097c58674,75819,56134,79629,52705,82931v-3429,3429,-7493,6096,-12192,8001c35941,92964,30480,93853,24257,93853v-4826,,-9398,-635,-13589,-1905c6350,90805,2794,89408,,87884l2413,75946r762,c5715,77851,9017,79629,13081,81280v4191,1524,8509,2286,12954,2286c33401,83566,39370,81407,43815,76962v4572,-4445,6731,-10287,6731,-17526c50546,56642,50038,54229,49022,52451,48006,50546,46609,49022,44831,47879,43053,46736,41021,45974,38608,45466v-2413,-508,-5080,-762,-7747,-762c27432,44704,23876,44958,20447,45466v-3556,508,-6477,1143,-8890,1524l21971,xe" fillcolor="black" stroked="f">
                  <v:stroke miterlimit="83231f" joinstyle="miter"/>
                  <v:path arrowok="t" textboxrect="0,0,74930,93853"/>
                </v:shape>
                <v:rect id="Rectangle 809199322" o:spid="_x0000_s1663" style="position:absolute;left:45181;top:27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" filled="f" stroked="f">
                  <v:textbox inset="0,0,0,0">
                    <w:txbxContent>
                      <w:p w14:paraId="735F09F2"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875271247" o:spid="_x0000_s1664" style="position:absolute;left:47488;top:351;width:310;height:902;visibility:visible;mso-wrap-style:square;v-text-anchor:top" coordsize="30988,9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" path="m30988,r,12297l27813,13509c21209,19224,16764,26590,14478,35861v3429,-2032,7112,-3683,11049,-4826l30988,30264r,9057l23241,40560v-3429,889,-6858,2286,-10160,4064c12700,46402,12446,48689,12192,51355v-381,2794,-508,5461,-508,8001c11684,63421,12192,66722,13208,69390v1016,2794,2286,4952,3683,6476c18542,77517,20320,78787,22352,79422v2032,762,4191,1143,6350,1143l30988,79543r,9971l27305,90217v-8636,,-15367,-2794,-20193,-8382c2286,76247,,68627,,58975,,50085,1143,41830,3556,34084,5969,26464,9525,19605,14224,13636l30988,xe" fillcolor="black" stroked="f">
                  <v:stroke miterlimit="83231f" joinstyle="miter"/>
                  <v:path arrowok="t" textboxrect="0,0,30988,90217"/>
                </v:shape>
                <v:shape id="Freeform: Shape 1371422224" o:spid="_x0000_s1665" style="position:absolute;left:47798;top:645;width:317;height:601;visibility:visible;mso-wrap-style:square;v-text-anchor:top" coordsize="31750,6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" path="m6223,v3683,,6985,381,9906,1397c19177,2286,21844,3810,24257,5842v2540,2286,4318,4953,5588,7874c31115,16764,31750,20320,31750,24257v,10160,-3429,18796,-10160,25908c18288,53721,14510,56388,10287,58166l,60130,,50159,13335,44196v3937,-4699,5969,-10922,5969,-18542c19304,20447,17780,16510,14859,13843,11938,11049,7620,9652,1778,9652l,9937,,879,6223,xe" fillcolor="black" stroked="f">
                  <v:stroke miterlimit="83231f" joinstyle="miter"/>
                  <v:path arrowok="t" textboxrect="0,0,31750,60130"/>
                </v:shape>
                <v:shape id="Freeform: Shape 1958021676" o:spid="_x0000_s1666" style="position:absolute;left:47798;top:297;width:335;height:177;visibility:visible;mso-wrap-style:square;v-text-anchor:top" coordsize="33528,1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" path="m23241,v2413,,4572,127,6223,508c31115,762,32512,1143,33528,1397l31496,12446r-635,c29972,11938,28448,11557,26289,11049v-2159,-508,-4445,-762,-6858,-762l,17710,,5414,254,5207c7112,1778,14732,,23241,xe" fillcolor="black" stroked="f">
                  <v:stroke miterlimit="83231f" joinstyle="miter"/>
                  <v:path arrowok="t" textboxrect="0,0,33528,17710"/>
                </v:shape>
                <v:rect id="Rectangle 1325654918" o:spid="_x0000_s1667" style="position:absolute;left:48198;top:27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" filled="f" stroked="f">
                  <v:textbox inset="0,0,0,0">
                    <w:txbxContent>
                      <w:p w14:paraId="4075020B"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64672919" o:spid="_x0000_s1668" style="position:absolute;left:50515;top:314;width:731;height:920;visibility:visible;mso-wrap-style:square;v-text-anchor:top" coordsize="73152,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" path="m12319,l73152,,70104,13716,13462,91948,,91948,60325,10414r-50292,l12319,xe" fillcolor="black" stroked="f">
                  <v:stroke miterlimit="83231f" joinstyle="miter"/>
                  <v:path arrowok="t" textboxrect="0,0,73152,91948"/>
                </v:shape>
                <v:rect id="Rectangle 1350648573" o:spid="_x0000_s1669" style="position:absolute;left:51216;top:27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" filled="f" stroked="f">
                  <v:textbox inset="0,0,0,0">
                    <w:txbxContent>
                      <w:p w14:paraId="103F53F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055367024" o:spid="_x0000_s1670" style="position:absolute;left:53436;top:335;width:319;height:921;visibility:visible;mso-wrap-style:square;v-text-anchor:top" coordsize="31940,9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" path="m31940,r,7944l28575,9076v-3937,3175,-5842,6985,-5842,11684c22733,23173,23368,25332,24638,27237v1397,2033,3302,3683,5842,5080l31940,33048r,11868l28067,43366v-4953,2541,-8890,5969,-11557,10160c13843,57717,12446,62162,12446,66988v,4572,1524,8382,4445,11557c19939,81593,23876,83117,28829,83117r3111,-569l31940,91221r-4254,786c19177,92007,12446,89848,7493,85530,2540,81339,,75878,,69147,,62924,1905,57336,5461,52383,9017,47430,14351,43493,21209,40445r,-254c17653,37905,14986,35492,13208,32698,11430,29904,10541,26729,10541,23173v,-7366,3302,-13843,9779,-19177l31940,xe" fillcolor="black" stroked="f">
                  <v:stroke miterlimit="83231f" joinstyle="miter"/>
                  <v:path arrowok="t" textboxrect="0,0,31940,92007"/>
                </v:shape>
                <v:shape id="Freeform: Shape 1802852925" o:spid="_x0000_s1671" style="position:absolute;left:53755;top:293;width:376;height:955;visibility:visible;mso-wrap-style:square;v-text-anchor:top" coordsize="37656,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" path="m12383,v7874,,13970,1905,18542,5588c35370,9271,37656,13970,37656,19685v,4953,-1651,9779,-4826,14605c29528,38989,24829,42672,18606,45339r,381c23051,47879,26353,50419,28639,53467v2286,3048,3429,6858,3429,11430c32068,68580,31179,72263,29401,76073v-1651,3937,-4064,7239,-7239,10160c18860,89281,15177,91694,10859,93472l,95479,,86807,7303,85471v2921,-1270,5207,-2921,6985,-4953c15939,78613,17336,76454,18225,73914v889,-2413,1270,-4953,1270,-7366c19495,63754,18860,61214,17336,59182,15939,57150,13526,55245,10097,53467,8446,52578,6541,51689,4382,50927l,49175,,37306r4128,2064c6541,40386,9081,41402,11875,42291v4826,-3048,8382,-6223,10541,-9652c24575,29337,25718,25527,25718,21336v,-3683,-1397,-6604,-4064,-9017c18860,9906,15177,8636,10605,8636l,12203,,4259,12383,xe" fillcolor="black" stroked="f">
                  <v:stroke miterlimit="83231f" joinstyle="miter"/>
                  <v:path arrowok="t" textboxrect="0,0,37656,95479"/>
                </v:shape>
                <v:rect id="Rectangle 1054458833" o:spid="_x0000_s1672" style="position:absolute;left:54175;top:276;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" filled="f" stroked="f">
                  <v:textbox inset="0,0,0,0">
                    <w:txbxContent>
                      <w:p w14:paraId="4B8CD197" w14:textId="77777777" w:rsidR="00000000" w:rsidRDefault="00000000" w:rsidP="001E2795">
                        <w:pPr>
                          <w:spacing w:after="160" w:line="259" w:lineRule="auto"/>
                          <w:ind w:left="0" w:right="0"/>
                          <w:jc w:val="left"/>
                        </w:pPr>
                        <w:r>
                          <w:rPr>
                            <w:rFonts w:ascii="Verdana" w:eastAsia="Verdana" w:hAnsi="Verdana" w:cs="Verdana"/>
                            <w:i/>
                          </w:rPr>
                          <w:t xml:space="preserve"> </w:t>
                        </w:r>
                      </w:p>
                    </w:txbxContent>
                  </v:textbox>
                </v:rect>
                <v:shape id="Freeform: Shape 1956313044" o:spid="_x0000_s1673" style="position:absolute;left:32806;top:1896;width:477;height:923;visibility:visible;mso-wrap-style:square;v-text-anchor:top" coordsize="47752,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" path="m20574,r9144,l29718,82931r18034,l47752,92329,,92329,,82931r18415,l18415,21336,,21336,,12954v2413,,5080,-254,8001,-762c10795,11811,12954,11176,14478,10414,16256,9398,17653,8001,18796,6477,19812,4826,20447,2667,20574,xe" fillcolor="black" stroked="f">
                  <v:stroke miterlimit="83231f" joinstyle="miter"/>
                  <v:path arrowok="t" textboxrect="0,0,47752,92329"/>
                </v:shape>
                <v:rect id="Rectangle 2074435294" o:spid="_x0000_s1674" style="position:absolute;left:33427;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" filled="f" stroked="f">
                  <v:textbox inset="0,0,0,0">
                    <w:txbxContent>
                      <w:p w14:paraId="7314FD0C" w14:textId="77777777" w:rsidR="00000000" w:rsidRDefault="00000000" w:rsidP="001E2795">
                        <w:pPr>
                          <w:spacing w:after="160" w:line="259" w:lineRule="auto"/>
                          <w:ind w:left="0" w:right="0"/>
                          <w:jc w:val="left"/>
                        </w:pPr>
                        <w:r>
                          <w:t xml:space="preserve"> </w:t>
                        </w:r>
                      </w:p>
                    </w:txbxContent>
                  </v:textbox>
                </v:rect>
                <v:shape id="Freeform: Shape 672976706" o:spid="_x0000_s1675" style="position:absolute;left:35449;top:1880;width:598;height:939;visibility:visible;mso-wrap-style:square;v-text-anchor:top" coordsize="59817,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" path="m27051,v9017,,16129,2286,21336,6858c53467,11303,56007,17526,56007,25273v,3556,-381,6731,-1270,9779c53975,38100,52705,41021,51054,43688v-1524,2540,-3429,5080,-5461,7493c43561,53721,41021,56388,37973,59436v-4191,4318,-8509,8509,-13081,12573c20447,76073,16256,79883,12319,83312r47498,l59817,93853,,93853,,80899c4191,77216,8382,73533,12446,69850v4191,-3683,8128,-7366,11684,-11049c31750,51054,36957,45085,39751,40513v2794,-4445,4191,-9398,4191,-14605c43942,21082,42418,17399,39370,14732,36449,12065,32131,10668,26797,10668v-3683,,-7493,635,-11684,1905c10922,13970,6858,16002,2794,18669r-635,l2159,5715c5080,4318,8763,2921,13462,1778,18161,508,22733,,27051,xe" fillcolor="black" stroked="f">
                  <v:stroke miterlimit="83231f" joinstyle="miter"/>
                  <v:path arrowok="t" textboxrect="0,0,59817,93853"/>
                </v:shape>
                <v:rect id="Rectangle 442967448" o:spid="_x0000_s1676" style="position:absolute;left:36139;top:1861;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" filled="f" stroked="f">
                  <v:textbox inset="0,0,0,0">
                    <w:txbxContent>
                      <w:p w14:paraId="3DD1F549" w14:textId="77777777" w:rsidR="00000000" w:rsidRDefault="00000000" w:rsidP="001E2795">
                        <w:pPr>
                          <w:spacing w:after="160" w:line="259" w:lineRule="auto"/>
                          <w:ind w:left="0" w:right="0"/>
                          <w:jc w:val="left"/>
                        </w:pPr>
                        <w:r>
                          <w:t xml:space="preserve"> </w:t>
                        </w:r>
                      </w:p>
                    </w:txbxContent>
                  </v:textbox>
                </v:rect>
                <v:shape id="Freeform: Shape 308047830" o:spid="_x0000_s1677" style="position:absolute;left:38160;top:1896;width:447;height:923;visibility:visible;mso-wrap-style:square;v-text-anchor:top" coordsize="44704,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" path="m19304,r8509,l27813,82931r16891,l44704,92329,,92329,,82931r17145,l17145,21336,,21336,,12954v2286,,4826,-254,7493,-762c10160,11811,12192,11176,13462,10414,15240,9398,16510,8001,17526,6477,18542,4826,19050,2667,19304,xe" fillcolor="black" stroked="f">
                  <v:stroke miterlimit="83231f" joinstyle="miter"/>
                  <v:path arrowok="t" textboxrect="0,0,44704,92329"/>
                </v:shape>
                <v:shape id="Freeform: Shape 1212490178" o:spid="_x0000_s1678" style="position:absolute;left:38814;top:1880;width:545;height:958;visibility:visible;mso-wrap-style:square;v-text-anchor:top" coordsize="54483,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" path="m25654,v4064,,7620,381,10668,1270c39497,2032,42164,3302,44704,5207v2667,1905,4699,4318,6096,7112c52197,15113,52832,18415,52832,22098v,5207,-1651,9652,-4826,13462c44704,39370,40894,41783,36449,42672r,889c38227,43942,40259,44577,42545,45593v2286,1143,4318,2413,5842,3937c50165,51308,51689,53594,52832,56261v1143,2667,1651,6096,1651,10414c54483,70866,53848,74676,52451,78105v-1397,3556,-3302,6604,-5715,9144c43942,90170,40640,92329,36957,93726v-3810,1397,-8001,2032,-12446,2032c19939,95758,15367,95123,10922,93980,6477,92710,2921,91440,,89916l,77089r889,c3937,79375,7747,81280,11938,82804v4318,1524,8382,2286,12319,2286c26670,85090,29083,84709,31750,83820v2667,-889,4826,-2159,6350,-3810c39878,78105,41148,76200,41910,73914v889,-2159,1270,-4953,1270,-8255c43180,62357,42672,59690,41783,57531v-889,-2159,-2286,-3937,-3937,-5080c36195,51181,34163,50292,31750,49784v-2286,-508,-4826,-762,-7620,-762l19177,49022r,-10160l22987,38862v5715,,10160,-1397,13462,-3937c39878,32258,41529,28448,41529,23495v,-2286,-381,-4191,-1270,-5842c39370,15875,38227,14605,36703,13462,35052,12446,33401,11684,31623,11303v-1905,-381,-3937,-635,-6223,-635c21844,10668,18161,11303,14224,12700,10160,14097,6477,16129,2921,18669r-508,l2413,5715c5080,4318,8509,3048,12954,1778,17272,635,21590,,25654,xe" fillcolor="black" stroked="f">
                  <v:stroke miterlimit="83231f" joinstyle="miter"/>
                  <v:path arrowok="t" textboxrect="0,0,54483,95758"/>
                </v:shape>
                <v:rect id="Rectangle 388007480" o:spid="_x0000_s1679" style="position:absolute;left:39466;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" filled="f" stroked="f">
                  <v:textbox inset="0,0,0,0">
                    <w:txbxContent>
                      <w:p w14:paraId="51613B00" w14:textId="77777777" w:rsidR="00000000" w:rsidRDefault="00000000" w:rsidP="001E2795">
                        <w:pPr>
                          <w:spacing w:after="160" w:line="259" w:lineRule="auto"/>
                          <w:ind w:left="0" w:right="0"/>
                          <w:jc w:val="left"/>
                        </w:pPr>
                        <w:r>
                          <w:t xml:space="preserve"> </w:t>
                        </w:r>
                      </w:p>
                    </w:txbxContent>
                  </v:textbox>
                </v:rect>
                <v:rect id="Rectangle 918196868" o:spid="_x0000_s1680" style="position:absolute;left:40959;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" filled="f" stroked="f">
                  <v:textbox inset="0,0,0,0">
                    <w:txbxContent>
                      <w:p w14:paraId="0875E2FB" w14:textId="77777777" w:rsidR="00000000" w:rsidRDefault="00000000" w:rsidP="001E2795">
                        <w:pPr>
                          <w:spacing w:after="160" w:line="259" w:lineRule="auto"/>
                          <w:ind w:left="0" w:right="0"/>
                          <w:jc w:val="left"/>
                        </w:pPr>
                        <w:r>
                          <w:t>15</w:t>
                        </w:r>
                      </w:p>
                    </w:txbxContent>
                  </v:textbox>
                </v:rect>
                <v:rect id="Rectangle 1217764223" o:spid="_x0000_s1681" style="position:absolute;left:42574;top:1861;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" filled="f" stroked="f">
                  <v:textbox inset="0,0,0,0">
                    <w:txbxContent>
                      <w:p w14:paraId="404AF4D5" w14:textId="77777777" w:rsidR="00000000" w:rsidRDefault="00000000" w:rsidP="001E2795">
                        <w:pPr>
                          <w:spacing w:after="160" w:line="259" w:lineRule="auto"/>
                          <w:ind w:left="0" w:right="0"/>
                          <w:jc w:val="left"/>
                        </w:pPr>
                        <w:r>
                          <w:t xml:space="preserve"> </w:t>
                        </w:r>
                      </w:p>
                    </w:txbxContent>
                  </v:textbox>
                </v:rect>
                <v:rect id="Rectangle 1136328407" o:spid="_x0000_s1682" style="position:absolute;left:44007;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" filled="f" stroked="f">
                  <v:textbox inset="0,0,0,0">
                    <w:txbxContent>
                      <w:p w14:paraId="7BAB857D" w14:textId="77777777" w:rsidR="00000000" w:rsidRDefault="00000000" w:rsidP="001E2795">
                        <w:pPr>
                          <w:spacing w:after="160" w:line="259" w:lineRule="auto"/>
                          <w:ind w:left="0" w:right="0"/>
                          <w:jc w:val="left"/>
                        </w:pPr>
                        <w:r>
                          <w:t>24</w:t>
                        </w:r>
                      </w:p>
                    </w:txbxContent>
                  </v:textbox>
                </v:rect>
                <v:rect id="Rectangle 584426875" o:spid="_x0000_s1683" style="position:absolute;left:45622;top:1861;width:59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" filled="f" stroked="f">
                  <v:textbox inset="0,0,0,0">
                    <w:txbxContent>
                      <w:p w14:paraId="1F80A946" w14:textId="77777777" w:rsidR="00000000" w:rsidRDefault="00000000" w:rsidP="001E2795">
                        <w:pPr>
                          <w:spacing w:after="160" w:line="259" w:lineRule="auto"/>
                          <w:ind w:left="0" w:right="0"/>
                          <w:jc w:val="left"/>
                        </w:pPr>
                        <w:r>
                          <w:t xml:space="preserve"> </w:t>
                        </w:r>
                      </w:p>
                    </w:txbxContent>
                  </v:textbox>
                </v:rect>
                <v:rect id="Rectangle 524529625" o:spid="_x0000_s1684" style="position:absolute;left:47025;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" filled="f" stroked="f">
                  <v:textbox inset="0,0,0,0">
                    <w:txbxContent>
                      <w:p w14:paraId="33ED324C" w14:textId="77777777" w:rsidR="00000000" w:rsidRDefault="00000000" w:rsidP="001E2795">
                        <w:pPr>
                          <w:spacing w:after="160" w:line="259" w:lineRule="auto"/>
                          <w:ind w:left="0" w:right="0"/>
                          <w:jc w:val="left"/>
                        </w:pPr>
                        <w:r>
                          <w:t>26</w:t>
                        </w:r>
                      </w:p>
                    </w:txbxContent>
                  </v:textbox>
                </v:rect>
                <v:rect id="Rectangle 1545275317" o:spid="_x0000_s1685" style="position:absolute;left:48640;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" filled="f" stroked="f">
                  <v:textbox inset="0,0,0,0">
                    <w:txbxContent>
                      <w:p w14:paraId="3DD2B06E" w14:textId="77777777" w:rsidR="00000000" w:rsidRDefault="00000000" w:rsidP="001E2795">
                        <w:pPr>
                          <w:spacing w:after="160" w:line="259" w:lineRule="auto"/>
                          <w:ind w:left="0" w:right="0"/>
                          <w:jc w:val="left"/>
                        </w:pPr>
                        <w:r>
                          <w:t xml:space="preserve"> </w:t>
                        </w:r>
                      </w:p>
                    </w:txbxContent>
                  </v:textbox>
                </v:rect>
                <v:rect id="Rectangle 1828370010" o:spid="_x0000_s1686" style="position:absolute;left:50042;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" filled="f" stroked="f">
                  <v:textbox inset="0,0,0,0">
                    <w:txbxContent>
                      <w:p w14:paraId="37B0856B" w14:textId="77777777" w:rsidR="00000000" w:rsidRDefault="00000000" w:rsidP="001E2795">
                        <w:pPr>
                          <w:spacing w:after="160" w:line="259" w:lineRule="auto"/>
                          <w:ind w:left="0" w:right="0"/>
                          <w:jc w:val="left"/>
                        </w:pPr>
                        <w:r>
                          <w:t>27</w:t>
                        </w:r>
                      </w:p>
                    </w:txbxContent>
                  </v:textbox>
                </v:rect>
                <v:rect id="Rectangle 622258552" o:spid="_x0000_s1687" style="position:absolute;left:51658;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" filled="f" stroked="f">
                  <v:textbox inset="0,0,0,0">
                    <w:txbxContent>
                      <w:p w14:paraId="04A562AC" w14:textId="77777777" w:rsidR="00000000" w:rsidRDefault="00000000" w:rsidP="001E2795">
                        <w:pPr>
                          <w:spacing w:after="160" w:line="259" w:lineRule="auto"/>
                          <w:ind w:left="0" w:right="0"/>
                          <w:jc w:val="left"/>
                        </w:pPr>
                        <w:r>
                          <w:t xml:space="preserve"> </w:t>
                        </w:r>
                      </w:p>
                    </w:txbxContent>
                  </v:textbox>
                </v:rect>
                <v:rect id="Rectangle 126474327" o:spid="_x0000_s1688" style="position:absolute;left:53001;top:1861;width:214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" filled="f" stroked="f">
                  <v:textbox inset="0,0,0,0">
                    <w:txbxContent>
                      <w:p w14:paraId="0C8C0813" w14:textId="77777777" w:rsidR="00000000" w:rsidRDefault="00000000" w:rsidP="001E2795">
                        <w:pPr>
                          <w:spacing w:after="160" w:line="259" w:lineRule="auto"/>
                          <w:ind w:left="0" w:right="0"/>
                          <w:jc w:val="left"/>
                        </w:pPr>
                        <w:r>
                          <w:t>28</w:t>
                        </w:r>
                      </w:p>
                    </w:txbxContent>
                  </v:textbox>
                </v:rect>
                <v:rect id="Rectangle 651237225" o:spid="_x0000_s1689" style="position:absolute;left:54617;top:1861;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" filled="f" stroked="f">
                  <v:textbox inset="0,0,0,0">
                    <w:txbxContent>
                      <w:p w14:paraId="749CA54D" w14:textId="77777777" w:rsidR="00000000" w:rsidRDefault="00000000" w:rsidP="001E2795">
                        <w:pPr>
                          <w:spacing w:after="160" w:line="259" w:lineRule="auto"/>
                          <w:ind w:left="0" w:right="0"/>
                          <w:jc w:val="left"/>
                        </w:pPr>
                        <w:r>
                          <w:t xml:space="preserve"> </w:t>
                        </w:r>
                      </w:p>
                    </w:txbxContent>
                  </v:textbox>
                </v:rect>
                <v:rect id="Rectangle 449233899" o:spid="_x0000_s1690" style="position:absolute;left:31613;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" filled="f" stroked="f">
                  <v:textbox inset="0,0,0,0">
                    <w:txbxContent>
                      <w:p w14:paraId="65AA51B7" w14:textId="77777777" w:rsidR="00000000" w:rsidRDefault="00000000" w:rsidP="001E2795">
                        <w:pPr>
                          <w:spacing w:after="160" w:line="259" w:lineRule="auto"/>
                          <w:ind w:left="0" w:right="0"/>
                          <w:jc w:val="left"/>
                        </w:pPr>
                        <w:r>
                          <w:t xml:space="preserve"> </w:t>
                        </w:r>
                      </w:p>
                    </w:txbxContent>
                  </v:textbox>
                </v:rect>
                <v:rect id="Rectangle 1510413225" o:spid="_x0000_s1691" style="position:absolute;left:34493;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" filled="f" stroked="f">
                  <v:textbox inset="0,0,0,0">
                    <w:txbxContent>
                      <w:p w14:paraId="7651182B" w14:textId="77777777" w:rsidR="00000000" w:rsidRDefault="00000000" w:rsidP="001E2795">
                        <w:pPr>
                          <w:spacing w:after="160" w:line="259" w:lineRule="auto"/>
                          <w:ind w:left="0" w:right="0"/>
                          <w:jc w:val="left"/>
                        </w:pPr>
                        <w:r>
                          <w:t xml:space="preserve"> </w:t>
                        </w:r>
                      </w:p>
                    </w:txbxContent>
                  </v:textbox>
                </v:rect>
                <v:rect id="Rectangle 708794338" o:spid="_x0000_s1692" style="position:absolute;left:37054;top:331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" filled="f" stroked="f">
                  <v:textbox inset="0,0,0,0">
                    <w:txbxContent>
                      <w:p w14:paraId="7F9A3E81" w14:textId="77777777" w:rsidR="00000000" w:rsidRDefault="00000000" w:rsidP="001E2795">
                        <w:pPr>
                          <w:spacing w:after="160" w:line="259" w:lineRule="auto"/>
                          <w:ind w:left="0" w:right="0"/>
                          <w:jc w:val="left"/>
                        </w:pPr>
                        <w:r>
                          <w:t xml:space="preserve"> </w:t>
                        </w:r>
                      </w:p>
                    </w:txbxContent>
                  </v:textbox>
                </v:rect>
                <v:rect id="Rectangle 1062620844" o:spid="_x0000_s1693" style="position:absolute;left:40212;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" filled="f" stroked="f">
                  <v:textbox inset="0,0,0,0">
                    <w:txbxContent>
                      <w:p w14:paraId="1216A67A" w14:textId="77777777" w:rsidR="00000000" w:rsidRDefault="00000000" w:rsidP="001E2795">
                        <w:pPr>
                          <w:spacing w:after="160" w:line="259" w:lineRule="auto"/>
                          <w:ind w:left="0" w:right="0"/>
                          <w:jc w:val="left"/>
                        </w:pPr>
                        <w:r>
                          <w:t xml:space="preserve"> </w:t>
                        </w:r>
                      </w:p>
                    </w:txbxContent>
                  </v:textbox>
                </v:rect>
                <v:rect id="Rectangle 1359797544" o:spid="_x0000_s1694" style="position:absolute;left:43352;top:331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" filled="f" stroked="f">
                  <v:textbox inset="0,0,0,0">
                    <w:txbxContent>
                      <w:p w14:paraId="57F8E6C4" w14:textId="77777777" w:rsidR="00000000" w:rsidRDefault="00000000" w:rsidP="001E2795">
                        <w:pPr>
                          <w:spacing w:after="160" w:line="259" w:lineRule="auto"/>
                          <w:ind w:left="0" w:right="0"/>
                          <w:jc w:val="left"/>
                        </w:pPr>
                        <w:r>
                          <w:t xml:space="preserve"> </w:t>
                        </w:r>
                      </w:p>
                    </w:txbxContent>
                  </v:textbox>
                </v:rect>
                <v:rect id="Rectangle 1936363542" o:spid="_x0000_s1695" style="position:absolute;left:46339;top:331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" filled="f" stroked="f">
                  <v:textbox inset="0,0,0,0">
                    <w:txbxContent>
                      <w:p w14:paraId="305171EA" w14:textId="77777777" w:rsidR="00000000" w:rsidRDefault="00000000" w:rsidP="001E2795">
                        <w:pPr>
                          <w:spacing w:after="160" w:line="259" w:lineRule="auto"/>
                          <w:ind w:left="0" w:right="0"/>
                          <w:jc w:val="left"/>
                        </w:pPr>
                        <w:r>
                          <w:t xml:space="preserve"> </w:t>
                        </w:r>
                      </w:p>
                    </w:txbxContent>
                  </v:textbox>
                </v:rect>
                <v:rect id="Rectangle 157283168" o:spid="_x0000_s1696" style="position:absolute;left:49356;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" filled="f" stroked="f">
                  <v:textbox inset="0,0,0,0">
                    <w:txbxContent>
                      <w:p w14:paraId="74C1EA42" w14:textId="77777777" w:rsidR="00000000" w:rsidRDefault="00000000" w:rsidP="001E2795">
                        <w:pPr>
                          <w:spacing w:after="160" w:line="259" w:lineRule="auto"/>
                          <w:ind w:left="0" w:right="0"/>
                          <w:jc w:val="left"/>
                        </w:pPr>
                        <w:r>
                          <w:t xml:space="preserve"> </w:t>
                        </w:r>
                      </w:p>
                    </w:txbxContent>
                  </v:textbox>
                </v:rect>
                <v:rect id="Rectangle 334661239" o:spid="_x0000_s1697" style="position:absolute;left:52361;top:331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" filled="f" stroked="f">
                  <v:textbox inset="0,0,0,0">
                    <w:txbxContent>
                      <w:p w14:paraId="4308D26D" w14:textId="77777777" w:rsidR="00000000" w:rsidRDefault="00000000" w:rsidP="001E2795">
                        <w:pPr>
                          <w:spacing w:after="160" w:line="259" w:lineRule="auto"/>
                          <w:ind w:left="0" w:right="0"/>
                          <w:jc w:val="left"/>
                        </w:pPr>
                        <w:r>
                          <w:t xml:space="preserve"> </w:t>
                        </w:r>
                      </w:p>
                    </w:txbxContent>
                  </v:textbox>
                </v:rect>
                <w10:anchorlock/>
              </v:group>
            </w:pict>
          </mc:Fallback>
        </mc:AlternateContent>
      </w:r>
    </w:p>
    <w:p w14:paraId="323E9DC0"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27368CDE"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72C6EA60" w14:textId="77777777" w:rsidR="00567CD6" w:rsidRPr="00276539" w:rsidRDefault="00000000">
      <w:pPr>
        <w:spacing w:after="11" w:line="251" w:lineRule="auto"/>
        <w:ind w:left="535" w:right="450"/>
        <w:jc w:val="left"/>
        <w:rPr>
          <w:rFonts w:ascii="Verdana" w:eastAsia="Verdana" w:hAnsi="Verdana" w:cs="Verdana"/>
          <w:sz w:val="20"/>
          <w:szCs w:val="20"/>
        </w:rPr>
      </w:pPr>
      <w:r w:rsidRPr="00276539">
        <w:rPr>
          <w:rFonts w:ascii="Verdana" w:eastAsia="Verdana" w:hAnsi="Verdana" w:cs="Verdana"/>
          <w:b/>
          <w:sz w:val="20"/>
          <w:szCs w:val="20"/>
        </w:rPr>
        <w:t xml:space="preserve">Algorithm </w:t>
      </w:r>
    </w:p>
    <w:p w14:paraId="541A5AE3"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121D939B" w14:textId="77777777" w:rsidR="00567CD6" w:rsidRPr="00276539" w:rsidRDefault="00000000">
      <w:pPr>
        <w:pStyle w:val="Heading1"/>
        <w:ind w:left="310" w:right="450" w:firstLine="540"/>
        <w:rPr>
          <w:color w:val="auto"/>
        </w:rPr>
      </w:pPr>
      <w:r w:rsidRPr="00276539">
        <w:rPr>
          <w:color w:val="auto"/>
        </w:rPr>
        <w:t xml:space="preserve">Algorithm MERGESORT </w:t>
      </w:r>
      <w:r w:rsidRPr="00276539">
        <w:rPr>
          <w:b w:val="0"/>
          <w:color w:val="auto"/>
        </w:rPr>
        <w:t xml:space="preserve">(low, high) </w:t>
      </w:r>
    </w:p>
    <w:p w14:paraId="13B44C52"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a (</w:t>
      </w:r>
      <w:proofErr w:type="gramStart"/>
      <w:r w:rsidRPr="00276539">
        <w:rPr>
          <w:rFonts w:ascii="Verdana" w:eastAsia="Verdana" w:hAnsi="Verdana" w:cs="Verdana"/>
          <w:sz w:val="20"/>
          <w:szCs w:val="20"/>
        </w:rPr>
        <w:t>low :</w:t>
      </w:r>
      <w:proofErr w:type="gramEnd"/>
      <w:r w:rsidRPr="00276539">
        <w:rPr>
          <w:rFonts w:ascii="Verdana" w:eastAsia="Verdana" w:hAnsi="Verdana" w:cs="Verdana"/>
          <w:sz w:val="20"/>
          <w:szCs w:val="20"/>
        </w:rPr>
        <w:t xml:space="preserve"> high) is a global array to be sorted. </w:t>
      </w:r>
    </w:p>
    <w:p w14:paraId="06E0A34F" w14:textId="77777777" w:rsidR="00567CD6" w:rsidRPr="00276539" w:rsidRDefault="00000000">
      <w:pPr>
        <w:ind w:left="1034" w:right="6517" w:hanging="720"/>
        <w:rPr>
          <w:rFonts w:ascii="Verdana" w:eastAsia="Verdana" w:hAnsi="Verdana" w:cs="Verdana"/>
          <w:sz w:val="20"/>
          <w:szCs w:val="20"/>
        </w:rPr>
      </w:pPr>
      <w:proofErr w:type="gramStart"/>
      <w:r w:rsidRPr="00276539">
        <w:rPr>
          <w:rFonts w:ascii="Verdana" w:eastAsia="Verdana" w:hAnsi="Verdana" w:cs="Verdana"/>
          <w:sz w:val="20"/>
          <w:szCs w:val="20"/>
        </w:rPr>
        <w:t>{ if</w:t>
      </w:r>
      <w:proofErr w:type="gramEnd"/>
      <w:r w:rsidRPr="00276539">
        <w:rPr>
          <w:rFonts w:ascii="Verdana" w:eastAsia="Verdana" w:hAnsi="Verdana" w:cs="Verdana"/>
          <w:sz w:val="20"/>
          <w:szCs w:val="20"/>
        </w:rPr>
        <w:t xml:space="preserve"> (low &lt; high) </w:t>
      </w:r>
    </w:p>
    <w:p w14:paraId="72E5C60B" w14:textId="6653638C" w:rsidR="00567CD6" w:rsidRPr="00276539" w:rsidRDefault="00000000">
      <w:pPr>
        <w:ind w:left="1740" w:right="799" w:hanging="720"/>
        <w:rPr>
          <w:rFonts w:ascii="Verdana" w:eastAsia="Verdana" w:hAnsi="Verdana" w:cs="Verdana"/>
          <w:sz w:val="20"/>
          <w:szCs w:val="20"/>
        </w:rPr>
      </w:pPr>
      <w:proofErr w:type="gramStart"/>
      <w:r w:rsidRPr="00276539">
        <w:rPr>
          <w:rFonts w:ascii="Verdana" w:eastAsia="Verdana" w:hAnsi="Verdana" w:cs="Verdana"/>
          <w:sz w:val="20"/>
          <w:szCs w:val="20"/>
        </w:rPr>
        <w:t>{ mid</w:t>
      </w:r>
      <w:proofErr w:type="gramEnd"/>
      <w:r w:rsidRPr="00276539">
        <w:rPr>
          <w:rFonts w:ascii="Verdana" w:eastAsia="Verdana" w:hAnsi="Verdana" w:cs="Verdana"/>
          <w:sz w:val="20"/>
          <w:szCs w:val="20"/>
        </w:rPr>
        <w:t xml:space="preserve"> := (low  + high)/2 </w:t>
      </w:r>
      <w:r w:rsidR="000112F9">
        <w:rPr>
          <w:rFonts w:ascii="Verdana" w:eastAsia="Verdana" w:hAnsi="Verdana" w:cs="Verdana"/>
          <w:sz w:val="20"/>
          <w:szCs w:val="20"/>
        </w:rPr>
        <w:tab/>
      </w:r>
      <w:r w:rsidRPr="00276539">
        <w:rPr>
          <w:rFonts w:ascii="Verdana" w:eastAsia="Verdana" w:hAnsi="Verdana" w:cs="Verdana"/>
          <w:sz w:val="20"/>
          <w:szCs w:val="20"/>
        </w:rPr>
        <w:t xml:space="preserve">//finds where to split the set </w:t>
      </w:r>
    </w:p>
    <w:p w14:paraId="73EB849C" w14:textId="77777777" w:rsidR="00567CD6" w:rsidRPr="00276539" w:rsidRDefault="00000000">
      <w:pPr>
        <w:tabs>
          <w:tab w:val="center" w:pos="2950"/>
          <w:tab w:val="center" w:pos="6205"/>
        </w:tabs>
        <w:spacing w:after="3" w:line="252" w:lineRule="auto"/>
        <w:ind w:left="0" w:right="0"/>
        <w:jc w:val="left"/>
        <w:rPr>
          <w:rFonts w:ascii="Verdana" w:eastAsia="Verdana" w:hAnsi="Verdana" w:cs="Verdana"/>
          <w:sz w:val="20"/>
          <w:szCs w:val="20"/>
        </w:rPr>
      </w:pPr>
      <w:r w:rsidRPr="00276539">
        <w:rPr>
          <w:rFonts w:ascii="Verdana" w:eastAsia="Verdana" w:hAnsi="Verdana" w:cs="Verdana"/>
          <w:sz w:val="20"/>
          <w:szCs w:val="20"/>
        </w:rPr>
        <w:tab/>
      </w:r>
      <w:proofErr w:type="gramStart"/>
      <w:r w:rsidRPr="00276539">
        <w:rPr>
          <w:rFonts w:ascii="Verdana" w:eastAsia="Verdana" w:hAnsi="Verdana" w:cs="Verdana"/>
          <w:sz w:val="20"/>
          <w:szCs w:val="20"/>
        </w:rPr>
        <w:t>MERGESORT(</w:t>
      </w:r>
      <w:proofErr w:type="gramEnd"/>
      <w:r w:rsidRPr="00276539">
        <w:rPr>
          <w:rFonts w:ascii="Verdana" w:eastAsia="Verdana" w:hAnsi="Verdana" w:cs="Verdana"/>
          <w:sz w:val="20"/>
          <w:szCs w:val="20"/>
        </w:rPr>
        <w:t xml:space="preserve">low,  mid) </w:t>
      </w:r>
      <w:r w:rsidRPr="00276539">
        <w:rPr>
          <w:rFonts w:ascii="Verdana" w:eastAsia="Verdana" w:hAnsi="Verdana" w:cs="Verdana"/>
          <w:sz w:val="20"/>
          <w:szCs w:val="20"/>
        </w:rPr>
        <w:tab/>
        <w:t xml:space="preserve">//sort one subset </w:t>
      </w:r>
    </w:p>
    <w:p w14:paraId="2D4B552D" w14:textId="77777777" w:rsidR="00567CD6" w:rsidRPr="00276539" w:rsidRDefault="00000000">
      <w:pPr>
        <w:spacing w:after="3" w:line="252" w:lineRule="auto"/>
        <w:ind w:left="210" w:right="640"/>
        <w:jc w:val="center"/>
        <w:rPr>
          <w:rFonts w:ascii="Verdana" w:eastAsia="Verdana" w:hAnsi="Verdana" w:cs="Verdana"/>
          <w:sz w:val="20"/>
          <w:szCs w:val="20"/>
        </w:rPr>
      </w:pPr>
      <w:proofErr w:type="gramStart"/>
      <w:r w:rsidRPr="00276539">
        <w:rPr>
          <w:rFonts w:ascii="Verdana" w:eastAsia="Verdana" w:hAnsi="Verdana" w:cs="Verdana"/>
          <w:sz w:val="20"/>
          <w:szCs w:val="20"/>
        </w:rPr>
        <w:t>MERGESORT(</w:t>
      </w:r>
      <w:proofErr w:type="gramEnd"/>
      <w:r w:rsidRPr="00276539">
        <w:rPr>
          <w:rFonts w:ascii="Verdana" w:eastAsia="Verdana" w:hAnsi="Verdana" w:cs="Verdana"/>
          <w:sz w:val="20"/>
          <w:szCs w:val="20"/>
        </w:rPr>
        <w:t xml:space="preserve">mid+1, high) //sort the other subset </w:t>
      </w:r>
    </w:p>
    <w:p w14:paraId="3E0F669B" w14:textId="77777777" w:rsidR="00567CD6" w:rsidRPr="00276539" w:rsidRDefault="00000000">
      <w:pPr>
        <w:tabs>
          <w:tab w:val="center" w:pos="2959"/>
          <w:tab w:val="center" w:pos="6456"/>
        </w:tabs>
        <w:ind w:left="0" w:right="0"/>
        <w:jc w:val="left"/>
        <w:rPr>
          <w:rFonts w:ascii="Verdana" w:eastAsia="Verdana" w:hAnsi="Verdana" w:cs="Verdana"/>
          <w:sz w:val="20"/>
          <w:szCs w:val="20"/>
        </w:rPr>
      </w:pPr>
      <w:r w:rsidRPr="00276539">
        <w:rPr>
          <w:rFonts w:ascii="Verdana" w:eastAsia="Verdana" w:hAnsi="Verdana" w:cs="Verdana"/>
          <w:sz w:val="20"/>
          <w:szCs w:val="20"/>
        </w:rPr>
        <w:tab/>
      </w:r>
      <w:proofErr w:type="gramStart"/>
      <w:r w:rsidRPr="00276539">
        <w:rPr>
          <w:rFonts w:ascii="Verdana" w:eastAsia="Verdana" w:hAnsi="Verdana" w:cs="Verdana"/>
          <w:sz w:val="20"/>
          <w:szCs w:val="20"/>
        </w:rPr>
        <w:t>MERGE(</w:t>
      </w:r>
      <w:proofErr w:type="gramEnd"/>
      <w:r w:rsidRPr="00276539">
        <w:rPr>
          <w:rFonts w:ascii="Verdana" w:eastAsia="Verdana" w:hAnsi="Verdana" w:cs="Verdana"/>
          <w:sz w:val="20"/>
          <w:szCs w:val="20"/>
        </w:rPr>
        <w:t xml:space="preserve">low, mid, high) </w:t>
      </w:r>
      <w:r w:rsidRPr="00276539">
        <w:rPr>
          <w:rFonts w:ascii="Verdana" w:eastAsia="Verdana" w:hAnsi="Verdana" w:cs="Verdana"/>
          <w:sz w:val="20"/>
          <w:szCs w:val="20"/>
        </w:rPr>
        <w:tab/>
        <w:t xml:space="preserve">// combine the results </w:t>
      </w:r>
    </w:p>
    <w:p w14:paraId="6FE0182E" w14:textId="77777777" w:rsidR="00567CD6" w:rsidRPr="00276539" w:rsidRDefault="00000000">
      <w:pPr>
        <w:ind w:left="1020" w:right="13"/>
        <w:rPr>
          <w:rFonts w:ascii="Verdana" w:eastAsia="Verdana" w:hAnsi="Verdana" w:cs="Verdana"/>
          <w:sz w:val="20"/>
          <w:szCs w:val="20"/>
        </w:rPr>
      </w:pPr>
      <w:r w:rsidRPr="00276539">
        <w:rPr>
          <w:rFonts w:ascii="Verdana" w:eastAsia="Verdana" w:hAnsi="Verdana" w:cs="Verdana"/>
          <w:sz w:val="20"/>
          <w:szCs w:val="20"/>
        </w:rPr>
        <w:t xml:space="preserve">} </w:t>
      </w:r>
    </w:p>
    <w:p w14:paraId="030C8EAE"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13CA6754"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6EACB3F"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884168B" w14:textId="77777777" w:rsidR="00567CD6" w:rsidRPr="00276539" w:rsidRDefault="00000000">
      <w:pPr>
        <w:spacing w:after="62"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E618020"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D7D3D38"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b/>
          <w:sz w:val="20"/>
          <w:szCs w:val="20"/>
        </w:rPr>
        <w:t xml:space="preserve">Algorithm MERGE </w:t>
      </w:r>
      <w:r w:rsidRPr="00276539">
        <w:rPr>
          <w:rFonts w:ascii="Verdana" w:eastAsia="Verdana" w:hAnsi="Verdana" w:cs="Verdana"/>
          <w:sz w:val="20"/>
          <w:szCs w:val="20"/>
        </w:rPr>
        <w:t xml:space="preserve">(low, mid, high) </w:t>
      </w:r>
    </w:p>
    <w:p w14:paraId="18A24EE9" w14:textId="77777777" w:rsidR="00567CD6" w:rsidRPr="00276539" w:rsidRDefault="00000000">
      <w:pPr>
        <w:ind w:left="314" w:right="2040"/>
        <w:rPr>
          <w:rFonts w:ascii="Verdana" w:eastAsia="Verdana" w:hAnsi="Verdana" w:cs="Verdana"/>
          <w:sz w:val="20"/>
          <w:szCs w:val="20"/>
        </w:rPr>
      </w:pPr>
      <w:r w:rsidRPr="00276539">
        <w:rPr>
          <w:rFonts w:ascii="Verdana" w:eastAsia="Verdana" w:hAnsi="Verdana" w:cs="Verdana"/>
          <w:sz w:val="20"/>
          <w:szCs w:val="20"/>
        </w:rPr>
        <w:t>// a (</w:t>
      </w:r>
      <w:proofErr w:type="gramStart"/>
      <w:r w:rsidRPr="00276539">
        <w:rPr>
          <w:rFonts w:ascii="Verdana" w:eastAsia="Verdana" w:hAnsi="Verdana" w:cs="Verdana"/>
          <w:sz w:val="20"/>
          <w:szCs w:val="20"/>
        </w:rPr>
        <w:t>low :</w:t>
      </w:r>
      <w:proofErr w:type="gramEnd"/>
      <w:r w:rsidRPr="00276539">
        <w:rPr>
          <w:rFonts w:ascii="Verdana" w:eastAsia="Verdana" w:hAnsi="Verdana" w:cs="Verdana"/>
          <w:sz w:val="20"/>
          <w:szCs w:val="20"/>
        </w:rPr>
        <w:t xml:space="preserve"> high) is a global array containing two sorted subsets // in a (low : mid) and in a (mid + 1 : high). </w:t>
      </w:r>
    </w:p>
    <w:p w14:paraId="25B9F1A6" w14:textId="77777777" w:rsidR="00567CD6" w:rsidRPr="00276539" w:rsidRDefault="00000000">
      <w:pPr>
        <w:ind w:left="314" w:right="2016"/>
        <w:rPr>
          <w:rFonts w:ascii="Verdana" w:eastAsia="Verdana" w:hAnsi="Verdana" w:cs="Verdana"/>
          <w:sz w:val="20"/>
          <w:szCs w:val="20"/>
        </w:rPr>
      </w:pPr>
      <w:r w:rsidRPr="00276539">
        <w:rPr>
          <w:rFonts w:ascii="Verdana" w:eastAsia="Verdana" w:hAnsi="Verdana" w:cs="Verdana"/>
          <w:sz w:val="20"/>
          <w:szCs w:val="20"/>
        </w:rPr>
        <w:t>// The objective is to merge these sorted sets into single sorted // set residing in a (</w:t>
      </w:r>
      <w:proofErr w:type="gramStart"/>
      <w:r w:rsidRPr="00276539">
        <w:rPr>
          <w:rFonts w:ascii="Verdana" w:eastAsia="Verdana" w:hAnsi="Verdana" w:cs="Verdana"/>
          <w:sz w:val="20"/>
          <w:szCs w:val="20"/>
        </w:rPr>
        <w:t>low :</w:t>
      </w:r>
      <w:proofErr w:type="gramEnd"/>
      <w:r w:rsidRPr="00276539">
        <w:rPr>
          <w:rFonts w:ascii="Verdana" w:eastAsia="Verdana" w:hAnsi="Verdana" w:cs="Verdana"/>
          <w:sz w:val="20"/>
          <w:szCs w:val="20"/>
        </w:rPr>
        <w:t xml:space="preserve"> high). An auxiliary array B is used. </w:t>
      </w:r>
    </w:p>
    <w:p w14:paraId="69783F33" w14:textId="77777777" w:rsidR="00567CD6" w:rsidRPr="00276539" w:rsidRDefault="00000000">
      <w:pPr>
        <w:spacing w:after="3" w:line="245" w:lineRule="auto"/>
        <w:ind w:left="1030" w:right="4376" w:hanging="730"/>
        <w:jc w:val="left"/>
        <w:rPr>
          <w:rFonts w:ascii="Verdana" w:eastAsia="Verdana" w:hAnsi="Verdana" w:cs="Verdana"/>
          <w:sz w:val="20"/>
          <w:szCs w:val="20"/>
        </w:rPr>
      </w:pPr>
      <w:proofErr w:type="gramStart"/>
      <w:r w:rsidRPr="00276539">
        <w:rPr>
          <w:rFonts w:ascii="Verdana" w:eastAsia="Verdana" w:hAnsi="Verdana" w:cs="Verdana"/>
          <w:sz w:val="20"/>
          <w:szCs w:val="20"/>
        </w:rPr>
        <w:t>{ h</w:t>
      </w:r>
      <w:proofErr w:type="gramEnd"/>
      <w:r w:rsidRPr="00276539">
        <w:rPr>
          <w:rFonts w:ascii="Verdana" w:eastAsia="Verdana" w:hAnsi="Verdana" w:cs="Verdana"/>
          <w:sz w:val="20"/>
          <w:szCs w:val="20"/>
        </w:rPr>
        <w:t xml:space="preserve"> :=low;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low; j:= mid + 1; while ((h </w:t>
      </w:r>
      <w:r w:rsidRPr="00276539">
        <w:rPr>
          <w:rFonts w:ascii="Verdana" w:eastAsia="Verdana" w:hAnsi="Verdana" w:cs="Verdana"/>
          <w:sz w:val="20"/>
          <w:szCs w:val="20"/>
          <w:u w:val="single"/>
        </w:rPr>
        <w:t>&lt;</w:t>
      </w:r>
      <w:r w:rsidRPr="00276539">
        <w:rPr>
          <w:rFonts w:ascii="Verdana" w:eastAsia="Verdana" w:hAnsi="Verdana" w:cs="Verdana"/>
          <w:sz w:val="20"/>
          <w:szCs w:val="20"/>
        </w:rPr>
        <w:t xml:space="preserve"> mid) and (J </w:t>
      </w:r>
      <w:r w:rsidRPr="00276539">
        <w:rPr>
          <w:rFonts w:ascii="Verdana" w:eastAsia="Verdana" w:hAnsi="Verdana" w:cs="Verdana"/>
          <w:sz w:val="20"/>
          <w:szCs w:val="20"/>
          <w:u w:val="single"/>
        </w:rPr>
        <w:t>&lt;</w:t>
      </w:r>
      <w:r w:rsidRPr="00276539">
        <w:rPr>
          <w:rFonts w:ascii="Verdana" w:eastAsia="Verdana" w:hAnsi="Verdana" w:cs="Verdana"/>
          <w:sz w:val="20"/>
          <w:szCs w:val="20"/>
        </w:rPr>
        <w:t xml:space="preserve"> high)) do </w:t>
      </w:r>
    </w:p>
    <w:p w14:paraId="451D75D2" w14:textId="77777777" w:rsidR="00567CD6" w:rsidRPr="00276539" w:rsidRDefault="00000000">
      <w:pPr>
        <w:ind w:left="1740" w:right="5249" w:hanging="720"/>
        <w:rPr>
          <w:rFonts w:ascii="Verdana" w:eastAsia="Verdana" w:hAnsi="Verdana" w:cs="Verdana"/>
          <w:sz w:val="20"/>
          <w:szCs w:val="20"/>
        </w:rPr>
      </w:pPr>
      <w:proofErr w:type="gramStart"/>
      <w:r w:rsidRPr="00276539">
        <w:rPr>
          <w:rFonts w:ascii="Verdana" w:eastAsia="Verdana" w:hAnsi="Verdana" w:cs="Verdana"/>
          <w:sz w:val="20"/>
          <w:szCs w:val="20"/>
        </w:rPr>
        <w:t>{ if</w:t>
      </w:r>
      <w:proofErr w:type="gramEnd"/>
      <w:r w:rsidRPr="00276539">
        <w:rPr>
          <w:rFonts w:ascii="Verdana" w:eastAsia="Verdana" w:hAnsi="Verdana" w:cs="Verdana"/>
          <w:sz w:val="20"/>
          <w:szCs w:val="20"/>
        </w:rPr>
        <w:t xml:space="preserve"> (a[h] </w:t>
      </w:r>
      <w:r w:rsidRPr="00276539">
        <w:rPr>
          <w:rFonts w:ascii="Verdana" w:eastAsia="Verdana" w:hAnsi="Verdana" w:cs="Verdana"/>
          <w:sz w:val="20"/>
          <w:szCs w:val="20"/>
          <w:u w:val="single"/>
        </w:rPr>
        <w:t>&lt;</w:t>
      </w:r>
      <w:r w:rsidRPr="00276539">
        <w:rPr>
          <w:rFonts w:ascii="Verdana" w:eastAsia="Verdana" w:hAnsi="Verdana" w:cs="Verdana"/>
          <w:sz w:val="20"/>
          <w:szCs w:val="20"/>
        </w:rPr>
        <w:t xml:space="preserve"> a[j]) then </w:t>
      </w:r>
    </w:p>
    <w:p w14:paraId="163DE184" w14:textId="77777777" w:rsidR="00567CD6" w:rsidRPr="00276539" w:rsidRDefault="00000000">
      <w:pPr>
        <w:ind w:left="0" w:right="4016" w:firstLine="1740"/>
        <w:rPr>
          <w:rFonts w:ascii="Verdana" w:eastAsia="Verdana" w:hAnsi="Verdana" w:cs="Verdana"/>
          <w:sz w:val="20"/>
          <w:szCs w:val="20"/>
        </w:rPr>
      </w:pPr>
      <w:proofErr w:type="gramStart"/>
      <w:r w:rsidRPr="00276539">
        <w:rPr>
          <w:rFonts w:ascii="Verdana" w:eastAsia="Verdana" w:hAnsi="Verdana" w:cs="Verdana"/>
          <w:sz w:val="20"/>
          <w:szCs w:val="20"/>
        </w:rPr>
        <w:t xml:space="preserve">{  </w:t>
      </w:r>
      <w:r w:rsidRPr="00276539">
        <w:rPr>
          <w:rFonts w:ascii="Verdana" w:eastAsia="Verdana" w:hAnsi="Verdana" w:cs="Verdana"/>
          <w:sz w:val="20"/>
          <w:szCs w:val="20"/>
        </w:rPr>
        <w:tab/>
      </w:r>
      <w:proofErr w:type="gramEnd"/>
      <w:r w:rsidRPr="00276539">
        <w:rPr>
          <w:rFonts w:ascii="Verdana" w:eastAsia="Verdana" w:hAnsi="Verdana" w:cs="Verdana"/>
          <w:sz w:val="20"/>
          <w:szCs w:val="20"/>
        </w:rPr>
        <w:t>b[</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a[h]; h := h + 1; </w:t>
      </w:r>
    </w:p>
    <w:p w14:paraId="5F0151D4" w14:textId="77777777" w:rsidR="00567CD6" w:rsidRPr="00276539" w:rsidRDefault="00000000">
      <w:pPr>
        <w:ind w:left="1750" w:right="6381"/>
        <w:rPr>
          <w:rFonts w:ascii="Verdana" w:eastAsia="Verdana" w:hAnsi="Verdana" w:cs="Verdana"/>
          <w:sz w:val="20"/>
          <w:szCs w:val="20"/>
        </w:rPr>
      </w:pPr>
      <w:proofErr w:type="gramStart"/>
      <w:r w:rsidRPr="00276539">
        <w:rPr>
          <w:rFonts w:ascii="Verdana" w:eastAsia="Verdana" w:hAnsi="Verdana" w:cs="Verdana"/>
          <w:sz w:val="20"/>
          <w:szCs w:val="20"/>
        </w:rPr>
        <w:t>}  else</w:t>
      </w:r>
      <w:proofErr w:type="gramEnd"/>
      <w:r w:rsidRPr="00276539">
        <w:rPr>
          <w:rFonts w:ascii="Verdana" w:eastAsia="Verdana" w:hAnsi="Verdana" w:cs="Verdana"/>
          <w:sz w:val="20"/>
          <w:szCs w:val="20"/>
        </w:rPr>
        <w:t xml:space="preserve">  </w:t>
      </w:r>
    </w:p>
    <w:p w14:paraId="50AD19CA" w14:textId="77777777" w:rsidR="00567CD6" w:rsidRPr="00276539" w:rsidRDefault="00000000">
      <w:pPr>
        <w:ind w:left="1750" w:right="13"/>
        <w:rPr>
          <w:rFonts w:ascii="Verdana" w:eastAsia="Verdana" w:hAnsi="Verdana" w:cs="Verdana"/>
          <w:sz w:val="20"/>
          <w:szCs w:val="20"/>
        </w:rPr>
      </w:pPr>
      <w:r w:rsidRPr="00276539">
        <w:rPr>
          <w:rFonts w:ascii="Verdana" w:eastAsia="Verdana" w:hAnsi="Verdana" w:cs="Verdana"/>
          <w:sz w:val="20"/>
          <w:szCs w:val="20"/>
        </w:rPr>
        <w:t xml:space="preserve">{ </w:t>
      </w:r>
    </w:p>
    <w:p w14:paraId="1BC34A2E" w14:textId="77777777" w:rsidR="00567CD6" w:rsidRPr="00276539" w:rsidRDefault="00000000">
      <w:pPr>
        <w:tabs>
          <w:tab w:val="center" w:pos="3595"/>
        </w:tabs>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r w:rsidRPr="00276539">
        <w:rPr>
          <w:rFonts w:ascii="Verdana" w:eastAsia="Verdana" w:hAnsi="Verdana" w:cs="Verdana"/>
          <w:sz w:val="20"/>
          <w:szCs w:val="20"/>
        </w:rPr>
        <w:tab/>
        <w:t>b[</w:t>
      </w:r>
      <w:proofErr w:type="spellStart"/>
      <w:r w:rsidRPr="00276539">
        <w:rPr>
          <w:rFonts w:ascii="Verdana" w:eastAsia="Verdana" w:hAnsi="Verdana" w:cs="Verdana"/>
          <w:sz w:val="20"/>
          <w:szCs w:val="20"/>
        </w:rPr>
        <w:t>i</w:t>
      </w:r>
      <w:proofErr w:type="spellEnd"/>
      <w:proofErr w:type="gramStart"/>
      <w:r w:rsidRPr="00276539">
        <w:rPr>
          <w:rFonts w:ascii="Verdana" w:eastAsia="Verdana" w:hAnsi="Verdana" w:cs="Verdana"/>
          <w:sz w:val="20"/>
          <w:szCs w:val="20"/>
        </w:rPr>
        <w:t>] :</w:t>
      </w:r>
      <w:proofErr w:type="gramEnd"/>
      <w:r w:rsidRPr="00276539">
        <w:rPr>
          <w:rFonts w:ascii="Verdana" w:eastAsia="Verdana" w:hAnsi="Verdana" w:cs="Verdana"/>
          <w:sz w:val="20"/>
          <w:szCs w:val="20"/>
        </w:rPr>
        <w:t xml:space="preserve">=a[j]; j := j + 1; </w:t>
      </w:r>
    </w:p>
    <w:p w14:paraId="2E017A7D" w14:textId="77777777" w:rsidR="00567CD6" w:rsidRPr="00276539" w:rsidRDefault="00000000">
      <w:pPr>
        <w:ind w:left="1740" w:right="6226"/>
        <w:rPr>
          <w:rFonts w:ascii="Verdana" w:eastAsia="Verdana" w:hAnsi="Verdana" w:cs="Verdana"/>
          <w:sz w:val="20"/>
          <w:szCs w:val="20"/>
        </w:rPr>
      </w:pPr>
      <w:r w:rsidRPr="00276539">
        <w:rPr>
          <w:rFonts w:ascii="Verdana" w:eastAsia="Verdana" w:hAnsi="Verdana" w:cs="Verdana"/>
          <w:sz w:val="20"/>
          <w:szCs w:val="20"/>
        </w:rPr>
        <w:t xml:space="preserve">} </w:t>
      </w:r>
      <w:proofErr w:type="spellStart"/>
      <w:proofErr w:type="gram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roofErr w:type="gramEnd"/>
      <w:r w:rsidRPr="00276539">
        <w:rPr>
          <w:rFonts w:ascii="Verdana" w:eastAsia="Verdana" w:hAnsi="Verdana" w:cs="Verdana"/>
          <w:sz w:val="20"/>
          <w:szCs w:val="20"/>
        </w:rPr>
        <w:t xml:space="preserve">=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+ 1; </w:t>
      </w:r>
    </w:p>
    <w:p w14:paraId="09C4D498" w14:textId="77777777" w:rsidR="00567CD6" w:rsidRPr="00276539" w:rsidRDefault="00000000">
      <w:pPr>
        <w:ind w:left="1020" w:right="13"/>
        <w:rPr>
          <w:rFonts w:ascii="Verdana" w:eastAsia="Verdana" w:hAnsi="Verdana" w:cs="Verdana"/>
          <w:sz w:val="20"/>
          <w:szCs w:val="20"/>
        </w:rPr>
      </w:pPr>
      <w:r w:rsidRPr="00276539">
        <w:rPr>
          <w:rFonts w:ascii="Verdana" w:eastAsia="Verdana" w:hAnsi="Verdana" w:cs="Verdana"/>
          <w:sz w:val="20"/>
          <w:szCs w:val="20"/>
        </w:rPr>
        <w:t xml:space="preserve">} </w:t>
      </w:r>
    </w:p>
    <w:p w14:paraId="5F1C941F" w14:textId="3F31F95E" w:rsidR="00567CD6" w:rsidRPr="00276539" w:rsidRDefault="00000000">
      <w:pPr>
        <w:ind w:left="1740" w:right="5234" w:hanging="718"/>
        <w:rPr>
          <w:rFonts w:ascii="Verdana" w:eastAsia="Verdana" w:hAnsi="Verdana" w:cs="Verdana"/>
          <w:sz w:val="20"/>
          <w:szCs w:val="20"/>
        </w:rPr>
      </w:pPr>
      <w:r w:rsidRPr="00276539">
        <w:rPr>
          <w:rFonts w:ascii="Verdana" w:eastAsia="Verdana" w:hAnsi="Verdana" w:cs="Verdana"/>
          <w:sz w:val="20"/>
          <w:szCs w:val="20"/>
        </w:rPr>
        <w:lastRenderedPageBreak/>
        <w:t xml:space="preserve">if (h &gt; mid) then </w:t>
      </w:r>
      <w:proofErr w:type="spellStart"/>
      <w:r w:rsidRPr="00276539">
        <w:rPr>
          <w:rFonts w:ascii="Verdana" w:eastAsia="Verdana" w:hAnsi="Verdana" w:cs="Verdana"/>
          <w:sz w:val="20"/>
          <w:szCs w:val="20"/>
        </w:rPr>
        <w:t xml:space="preserve">for </w:t>
      </w:r>
      <w:proofErr w:type="gramStart"/>
      <w:r w:rsidRPr="00276539">
        <w:rPr>
          <w:rFonts w:ascii="Verdana" w:eastAsia="Verdana" w:hAnsi="Verdana" w:cs="Verdana"/>
          <w:sz w:val="20"/>
          <w:szCs w:val="20"/>
        </w:rPr>
        <w:t>k</w:t>
      </w:r>
      <w:proofErr w:type="spellEnd"/>
      <w:r w:rsidRPr="00276539">
        <w:rPr>
          <w:rFonts w:ascii="Verdana" w:eastAsia="Verdana" w:hAnsi="Verdana" w:cs="Verdana"/>
          <w:sz w:val="20"/>
          <w:szCs w:val="20"/>
        </w:rPr>
        <w:t xml:space="preserve"> :</w:t>
      </w:r>
      <w:proofErr w:type="gramEnd"/>
      <w:r w:rsidRPr="00276539">
        <w:rPr>
          <w:rFonts w:ascii="Verdana" w:eastAsia="Verdana" w:hAnsi="Verdana" w:cs="Verdana"/>
          <w:sz w:val="20"/>
          <w:szCs w:val="20"/>
        </w:rPr>
        <w:t>= j</w:t>
      </w:r>
      <w:r w:rsidR="00E87392">
        <w:rPr>
          <w:rFonts w:ascii="Verdana" w:eastAsia="Verdana" w:hAnsi="Verdana" w:cs="Verdana"/>
          <w:sz w:val="20"/>
          <w:szCs w:val="20"/>
        </w:rPr>
        <w:t xml:space="preserve"> </w:t>
      </w:r>
      <w:r w:rsidRPr="00276539">
        <w:rPr>
          <w:rFonts w:ascii="Verdana" w:eastAsia="Verdana" w:hAnsi="Verdana" w:cs="Verdana"/>
          <w:sz w:val="20"/>
          <w:szCs w:val="20"/>
        </w:rPr>
        <w:t xml:space="preserve">to high do </w:t>
      </w:r>
    </w:p>
    <w:p w14:paraId="666B5F59" w14:textId="77777777" w:rsidR="00567CD6" w:rsidRPr="00276539" w:rsidRDefault="00000000">
      <w:pPr>
        <w:ind w:left="2461" w:right="4168" w:hanging="721"/>
        <w:rPr>
          <w:rFonts w:ascii="Verdana" w:eastAsia="Verdana" w:hAnsi="Verdana" w:cs="Verdana"/>
          <w:sz w:val="20"/>
          <w:szCs w:val="20"/>
        </w:rPr>
      </w:pPr>
      <w:proofErr w:type="gramStart"/>
      <w:r w:rsidRPr="00276539">
        <w:rPr>
          <w:rFonts w:ascii="Verdana" w:eastAsia="Verdana" w:hAnsi="Verdana" w:cs="Verdana"/>
          <w:sz w:val="20"/>
          <w:szCs w:val="20"/>
        </w:rPr>
        <w:t>{ b</w:t>
      </w:r>
      <w:proofErr w:type="gramEnd"/>
      <w:r w:rsidRPr="00276539">
        <w:rPr>
          <w:rFonts w:ascii="Verdana" w:eastAsia="Verdana" w:hAnsi="Verdana" w:cs="Verdana"/>
          <w:sz w:val="20"/>
          <w:szCs w:val="20"/>
        </w:rPr>
        <w:t>[</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a[k];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+ 1; </w:t>
      </w:r>
    </w:p>
    <w:p w14:paraId="4035BD5D" w14:textId="77777777" w:rsidR="00567CD6" w:rsidRPr="00276539" w:rsidRDefault="00000000">
      <w:pPr>
        <w:spacing w:after="3" w:line="245" w:lineRule="auto"/>
        <w:ind w:left="1005" w:right="5234" w:firstLine="720"/>
        <w:jc w:val="left"/>
        <w:rPr>
          <w:rFonts w:ascii="Verdana" w:eastAsia="Verdana" w:hAnsi="Verdana" w:cs="Verdana"/>
          <w:sz w:val="20"/>
          <w:szCs w:val="20"/>
        </w:rPr>
      </w:pPr>
      <w:r w:rsidRPr="00276539">
        <w:rPr>
          <w:rFonts w:ascii="Verdana" w:eastAsia="Verdana" w:hAnsi="Verdana" w:cs="Verdana"/>
          <w:sz w:val="20"/>
          <w:szCs w:val="20"/>
        </w:rPr>
        <w:t xml:space="preserve">} else for </w:t>
      </w:r>
      <w:proofErr w:type="gramStart"/>
      <w:r w:rsidRPr="00276539">
        <w:rPr>
          <w:rFonts w:ascii="Verdana" w:eastAsia="Verdana" w:hAnsi="Verdana" w:cs="Verdana"/>
          <w:sz w:val="20"/>
          <w:szCs w:val="20"/>
        </w:rPr>
        <w:t>k :</w:t>
      </w:r>
      <w:proofErr w:type="gramEnd"/>
      <w:r w:rsidRPr="00276539">
        <w:rPr>
          <w:rFonts w:ascii="Verdana" w:eastAsia="Verdana" w:hAnsi="Verdana" w:cs="Verdana"/>
          <w:sz w:val="20"/>
          <w:szCs w:val="20"/>
        </w:rPr>
        <w:t xml:space="preserve">= h to mid do </w:t>
      </w:r>
    </w:p>
    <w:p w14:paraId="68AE5F11" w14:textId="77777777" w:rsidR="00567CD6" w:rsidRPr="00276539" w:rsidRDefault="00000000">
      <w:pPr>
        <w:ind w:left="2461" w:right="4218" w:hanging="721"/>
        <w:rPr>
          <w:rFonts w:ascii="Verdana" w:eastAsia="Verdana" w:hAnsi="Verdana" w:cs="Verdana"/>
          <w:sz w:val="20"/>
          <w:szCs w:val="20"/>
        </w:rPr>
      </w:pPr>
      <w:proofErr w:type="gramStart"/>
      <w:r w:rsidRPr="00276539">
        <w:rPr>
          <w:rFonts w:ascii="Verdana" w:eastAsia="Verdana" w:hAnsi="Verdana" w:cs="Verdana"/>
          <w:sz w:val="20"/>
          <w:szCs w:val="20"/>
        </w:rPr>
        <w:t>{ b</w:t>
      </w:r>
      <w:proofErr w:type="gramEnd"/>
      <w:r w:rsidRPr="00276539">
        <w:rPr>
          <w:rFonts w:ascii="Verdana" w:eastAsia="Verdana" w:hAnsi="Verdana" w:cs="Verdana"/>
          <w:sz w:val="20"/>
          <w:szCs w:val="20"/>
        </w:rPr>
        <w:t>[</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a[K];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l; </w:t>
      </w:r>
    </w:p>
    <w:p w14:paraId="0481F78E" w14:textId="77777777" w:rsidR="00567CD6" w:rsidRPr="00276539" w:rsidRDefault="00000000">
      <w:pPr>
        <w:spacing w:after="3" w:line="245" w:lineRule="auto"/>
        <w:ind w:left="1005" w:right="5682" w:firstLine="720"/>
        <w:jc w:val="left"/>
        <w:rPr>
          <w:rFonts w:ascii="Verdana" w:eastAsia="Verdana" w:hAnsi="Verdana" w:cs="Verdana"/>
          <w:sz w:val="20"/>
          <w:szCs w:val="20"/>
        </w:rPr>
      </w:pPr>
      <w:r w:rsidRPr="00276539">
        <w:rPr>
          <w:rFonts w:ascii="Verdana" w:eastAsia="Verdana" w:hAnsi="Verdana" w:cs="Verdana"/>
          <w:sz w:val="20"/>
          <w:szCs w:val="20"/>
        </w:rPr>
        <w:t xml:space="preserve">} for </w:t>
      </w:r>
      <w:proofErr w:type="gramStart"/>
      <w:r w:rsidRPr="00276539">
        <w:rPr>
          <w:rFonts w:ascii="Verdana" w:eastAsia="Verdana" w:hAnsi="Verdana" w:cs="Verdana"/>
          <w:sz w:val="20"/>
          <w:szCs w:val="20"/>
        </w:rPr>
        <w:t>k :</w:t>
      </w:r>
      <w:proofErr w:type="gramEnd"/>
      <w:r w:rsidRPr="00276539">
        <w:rPr>
          <w:rFonts w:ascii="Verdana" w:eastAsia="Verdana" w:hAnsi="Verdana" w:cs="Verdana"/>
          <w:sz w:val="20"/>
          <w:szCs w:val="20"/>
        </w:rPr>
        <w:t xml:space="preserve">= low to high do a[k] := b[k]; </w:t>
      </w:r>
    </w:p>
    <w:p w14:paraId="0902B70A"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4834B3CE"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8E2B004"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B875C8D" w14:textId="77777777" w:rsidR="00567CD6" w:rsidRPr="00276539" w:rsidRDefault="00000000">
      <w:pPr>
        <w:pStyle w:val="Heading1"/>
        <w:ind w:left="535" w:right="450" w:firstLine="540"/>
        <w:rPr>
          <w:color w:val="auto"/>
        </w:rPr>
      </w:pPr>
      <w:r w:rsidRPr="00276539">
        <w:rPr>
          <w:color w:val="auto"/>
        </w:rPr>
        <w:t xml:space="preserve">Example </w:t>
      </w:r>
    </w:p>
    <w:p w14:paraId="32F6518F"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2EA3A79A" w14:textId="77777777" w:rsidR="00567CD6" w:rsidRPr="00276539" w:rsidRDefault="00000000">
      <w:pPr>
        <w:spacing w:after="49"/>
        <w:ind w:left="314" w:right="13"/>
        <w:rPr>
          <w:rFonts w:ascii="Verdana" w:eastAsia="Verdana" w:hAnsi="Verdana" w:cs="Verdana"/>
          <w:sz w:val="20"/>
          <w:szCs w:val="20"/>
        </w:rPr>
      </w:pPr>
      <w:r w:rsidRPr="00276539">
        <w:rPr>
          <w:rFonts w:ascii="Verdana" w:eastAsia="Verdana" w:hAnsi="Verdana" w:cs="Verdana"/>
          <w:sz w:val="20"/>
          <w:szCs w:val="20"/>
        </w:rPr>
        <w:t xml:space="preserve">For </w:t>
      </w:r>
      <w:proofErr w:type="gramStart"/>
      <w:r w:rsidRPr="00276539">
        <w:rPr>
          <w:rFonts w:ascii="Verdana" w:eastAsia="Verdana" w:hAnsi="Verdana" w:cs="Verdana"/>
          <w:sz w:val="20"/>
          <w:szCs w:val="20"/>
        </w:rPr>
        <w:t>example</w:t>
      </w:r>
      <w:proofErr w:type="gramEnd"/>
      <w:r w:rsidRPr="00276539">
        <w:rPr>
          <w:rFonts w:ascii="Verdana" w:eastAsia="Verdana" w:hAnsi="Verdana" w:cs="Verdana"/>
          <w:sz w:val="20"/>
          <w:szCs w:val="20"/>
        </w:rPr>
        <w:t xml:space="preserve"> let us select the following 8 entries 7, 2, 9, 4, 3, 8, 6, 1 to illustrate merge sort algorithm: </w:t>
      </w:r>
    </w:p>
    <w:p w14:paraId="576191D1"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523D4B8" w14:textId="77777777" w:rsidR="00567CD6" w:rsidRPr="00276539" w:rsidRDefault="00000000">
      <w:pPr>
        <w:spacing w:after="52" w:line="259" w:lineRule="auto"/>
        <w:ind w:left="282" w:right="0"/>
        <w:jc w:val="center"/>
        <w:rPr>
          <w:rFonts w:ascii="Verdana" w:eastAsia="Verdana" w:hAnsi="Verdana" w:cs="Verdana"/>
          <w:sz w:val="20"/>
          <w:szCs w:val="20"/>
        </w:rPr>
        <w:sectPr w:rsidR="00567CD6" w:rsidRPr="00276539">
          <w:headerReference w:type="even" r:id="rId92"/>
          <w:headerReference w:type="default" r:id="rId93"/>
          <w:footerReference w:type="even" r:id="rId94"/>
          <w:footerReference w:type="default" r:id="rId95"/>
          <w:headerReference w:type="first" r:id="rId96"/>
          <w:footerReference w:type="first" r:id="rId97"/>
          <w:pgSz w:w="11911" w:h="16841"/>
          <w:pgMar w:top="1309" w:right="1419" w:bottom="759" w:left="1500" w:header="261" w:footer="172" w:gutter="0"/>
          <w:pgNumType w:start="1"/>
          <w:cols w:space="720"/>
          <w:titlePg/>
        </w:sectPr>
      </w:pPr>
      <w:r w:rsidRPr="00276539">
        <w:rPr>
          <w:rFonts w:ascii="Verdana" w:eastAsia="Verdana" w:hAnsi="Verdana" w:cs="Verdana"/>
          <w:noProof/>
          <w:sz w:val="20"/>
          <w:szCs w:val="20"/>
        </w:rPr>
        <w:drawing>
          <wp:inline distT="0" distB="0" distL="0" distR="0" wp14:anchorId="201E0C2C" wp14:editId="3BC5AB95">
            <wp:extent cx="4934418" cy="1793328"/>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8"/>
                    <a:srcRect/>
                    <a:stretch>
                      <a:fillRect/>
                    </a:stretch>
                  </pic:blipFill>
                  <pic:spPr>
                    <a:xfrm>
                      <a:off x="0" y="0"/>
                      <a:ext cx="4934418" cy="1793328"/>
                    </a:xfrm>
                    <a:prstGeom prst="rect">
                      <a:avLst/>
                    </a:prstGeom>
                    <a:ln/>
                  </pic:spPr>
                </pic:pic>
              </a:graphicData>
            </a:graphic>
          </wp:inline>
        </w:drawing>
      </w:r>
    </w:p>
    <w:p w14:paraId="5AA46FDB" w14:textId="77777777" w:rsidR="00567CD6" w:rsidRPr="00276539" w:rsidRDefault="00000000">
      <w:pPr>
        <w:pStyle w:val="Heading1"/>
        <w:ind w:left="535" w:right="450" w:firstLine="540"/>
        <w:rPr>
          <w:color w:val="auto"/>
        </w:rPr>
      </w:pPr>
      <w:r w:rsidRPr="00276539">
        <w:rPr>
          <w:color w:val="auto"/>
        </w:rPr>
        <w:lastRenderedPageBreak/>
        <w:t xml:space="preserve">Tree Calls of </w:t>
      </w:r>
      <w:proofErr w:type="gramStart"/>
      <w:r w:rsidRPr="00276539">
        <w:rPr>
          <w:color w:val="auto"/>
        </w:rPr>
        <w:t>MERGESORT(</w:t>
      </w:r>
      <w:proofErr w:type="gramEnd"/>
      <w:r w:rsidRPr="00276539">
        <w:rPr>
          <w:color w:val="auto"/>
        </w:rPr>
        <w:t xml:space="preserve">1, 8) </w:t>
      </w:r>
    </w:p>
    <w:p w14:paraId="71641CAA"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28ACAC7B" w14:textId="77777777" w:rsidR="00567CD6" w:rsidRPr="00276539" w:rsidRDefault="00000000">
      <w:pPr>
        <w:ind w:left="314" w:right="246"/>
        <w:rPr>
          <w:rFonts w:ascii="Verdana" w:eastAsia="Verdana" w:hAnsi="Verdana" w:cs="Verdana"/>
          <w:sz w:val="20"/>
          <w:szCs w:val="20"/>
        </w:rPr>
      </w:pPr>
      <w:r w:rsidRPr="00276539">
        <w:rPr>
          <w:rFonts w:ascii="Verdana" w:eastAsia="Verdana" w:hAnsi="Verdana" w:cs="Verdana"/>
          <w:sz w:val="20"/>
          <w:szCs w:val="20"/>
        </w:rPr>
        <w:t xml:space="preserve">The following figure represents the sequence of recursive calls that are produced by MERGESORT when it is applied to 8 elements. The values in each node are the values of the parameters low and high. </w:t>
      </w:r>
    </w:p>
    <w:p w14:paraId="0361B4F1"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6673540"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072BED3" w14:textId="77777777" w:rsidR="00567CD6" w:rsidRPr="00276539" w:rsidRDefault="00000000">
      <w:pPr>
        <w:spacing w:after="72" w:line="259" w:lineRule="auto"/>
        <w:ind w:left="0" w:right="0"/>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2954446E" wp14:editId="20D1E683">
                <wp:extent cx="5025292" cy="1766277"/>
                <wp:effectExtent l="0" t="0" r="23495" b="24765"/>
                <wp:docPr id="16" name="Group 16"/>
                <wp:cNvGraphicFramePr/>
                <a:graphic xmlns:a="http://schemas.openxmlformats.org/drawingml/2006/main">
                  <a:graphicData uri="http://schemas.microsoft.com/office/word/2010/wordprocessingGroup">
                    <wpg:wgp>
                      <wpg:cNvGrpSpPr/>
                      <wpg:grpSpPr>
                        <a:xfrm>
                          <a:off x="0" y="0"/>
                          <a:ext cx="5025292" cy="1766277"/>
                          <a:chOff x="0" y="0"/>
                          <a:chExt cx="5077790" cy="1875155"/>
                        </a:xfrm>
                      </wpg:grpSpPr>
                      <wps:wsp>
                        <wps:cNvPr id="451698574" name="Rectangle 451698574"/>
                        <wps:cNvSpPr/>
                        <wps:spPr>
                          <a:xfrm>
                            <a:off x="0" y="308154"/>
                            <a:ext cx="59219" cy="163963"/>
                          </a:xfrm>
                          <a:prstGeom prst="rect">
                            <a:avLst/>
                          </a:prstGeom>
                          <a:ln>
                            <a:noFill/>
                          </a:ln>
                        </wps:spPr>
                        <wps:txbx>
                          <w:txbxContent>
                            <w:p w14:paraId="1B583E7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776200260" name="Rectangle 776200260"/>
                        <wps:cNvSpPr/>
                        <wps:spPr>
                          <a:xfrm>
                            <a:off x="0" y="462078"/>
                            <a:ext cx="59219" cy="163963"/>
                          </a:xfrm>
                          <a:prstGeom prst="rect">
                            <a:avLst/>
                          </a:prstGeom>
                          <a:ln>
                            <a:noFill/>
                          </a:ln>
                        </wps:spPr>
                        <wps:txbx>
                          <w:txbxContent>
                            <w:p w14:paraId="08EF7311"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575397433" name="Rectangle 575397433"/>
                        <wps:cNvSpPr/>
                        <wps:spPr>
                          <a:xfrm>
                            <a:off x="0" y="617526"/>
                            <a:ext cx="59219" cy="163963"/>
                          </a:xfrm>
                          <a:prstGeom prst="rect">
                            <a:avLst/>
                          </a:prstGeom>
                          <a:ln>
                            <a:noFill/>
                          </a:ln>
                        </wps:spPr>
                        <wps:txbx>
                          <w:txbxContent>
                            <w:p w14:paraId="4E170DA3"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469839689" name="Rectangle 469839689"/>
                        <wps:cNvSpPr/>
                        <wps:spPr>
                          <a:xfrm>
                            <a:off x="0" y="771450"/>
                            <a:ext cx="59219" cy="163963"/>
                          </a:xfrm>
                          <a:prstGeom prst="rect">
                            <a:avLst/>
                          </a:prstGeom>
                          <a:ln>
                            <a:noFill/>
                          </a:ln>
                        </wps:spPr>
                        <wps:txbx>
                          <w:txbxContent>
                            <w:p w14:paraId="0A8AAB98"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35480186" name="Rectangle 35480186"/>
                        <wps:cNvSpPr/>
                        <wps:spPr>
                          <a:xfrm>
                            <a:off x="0" y="928601"/>
                            <a:ext cx="53511" cy="148159"/>
                          </a:xfrm>
                          <a:prstGeom prst="rect">
                            <a:avLst/>
                          </a:prstGeom>
                          <a:ln>
                            <a:noFill/>
                          </a:ln>
                        </wps:spPr>
                        <wps:txbx>
                          <w:txbxContent>
                            <w:p w14:paraId="77D8ACBD" w14:textId="77777777" w:rsidR="00000000" w:rsidRDefault="00000000" w:rsidP="001E2795">
                              <w:pPr>
                                <w:spacing w:after="160" w:line="259" w:lineRule="auto"/>
                                <w:ind w:left="0" w:right="0"/>
                                <w:jc w:val="left"/>
                              </w:pPr>
                              <w:r>
                                <w:rPr>
                                  <w:sz w:val="18"/>
                                </w:rPr>
                                <w:t xml:space="preserve"> </w:t>
                              </w:r>
                            </w:p>
                          </w:txbxContent>
                        </wps:txbx>
                        <wps:bodyPr horzOverflow="overflow" vert="horz" lIns="0" tIns="0" rIns="0" bIns="0" rtlCol="0">
                          <a:noAutofit/>
                        </wps:bodyPr>
                      </wps:wsp>
                      <wps:wsp>
                        <wps:cNvPr id="1881406724" name="Freeform: Shape 1881406724"/>
                        <wps:cNvSpPr/>
                        <wps:spPr>
                          <a:xfrm>
                            <a:off x="2326970" y="0"/>
                            <a:ext cx="615315" cy="269875"/>
                          </a:xfrm>
                          <a:custGeom>
                            <a:avLst/>
                            <a:gdLst/>
                            <a:ahLst/>
                            <a:cxnLst/>
                            <a:rect l="0" t="0" r="0" b="0"/>
                            <a:pathLst>
                              <a:path w="615315" h="269875">
                                <a:moveTo>
                                  <a:pt x="0" y="269875"/>
                                </a:moveTo>
                                <a:lnTo>
                                  <a:pt x="615315" y="269875"/>
                                </a:lnTo>
                                <a:lnTo>
                                  <a:pt x="615315" y="0"/>
                                </a:lnTo>
                                <a:lnTo>
                                  <a:pt x="0" y="0"/>
                                </a:lnTo>
                                <a:close/>
                              </a:path>
                            </a:pathLst>
                          </a:custGeom>
                          <a:ln w="6998"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57" name="Picture 3557"/>
                          <pic:cNvPicPr/>
                        </pic:nvPicPr>
                        <pic:blipFill>
                          <a:blip r:embed="rId99"/>
                          <a:stretch>
                            <a:fillRect/>
                          </a:stretch>
                        </pic:blipFill>
                        <pic:spPr>
                          <a:xfrm>
                            <a:off x="2331415" y="3810"/>
                            <a:ext cx="606552" cy="262128"/>
                          </a:xfrm>
                          <a:prstGeom prst="rect">
                            <a:avLst/>
                          </a:prstGeom>
                        </pic:spPr>
                      </pic:pic>
                      <wps:wsp>
                        <wps:cNvPr id="805207998" name="Rectangle 805207998"/>
                        <wps:cNvSpPr/>
                        <wps:spPr>
                          <a:xfrm>
                            <a:off x="2509088" y="101068"/>
                            <a:ext cx="96684" cy="148159"/>
                          </a:xfrm>
                          <a:prstGeom prst="rect">
                            <a:avLst/>
                          </a:prstGeom>
                          <a:ln>
                            <a:noFill/>
                          </a:ln>
                        </wps:spPr>
                        <wps:txbx>
                          <w:txbxContent>
                            <w:p w14:paraId="7CA6466A" w14:textId="77777777" w:rsidR="00000000" w:rsidRDefault="00000000" w:rsidP="001E2795">
                              <w:pPr>
                                <w:spacing w:after="160" w:line="259" w:lineRule="auto"/>
                                <w:ind w:left="0" w:right="0"/>
                                <w:jc w:val="left"/>
                              </w:pPr>
                              <w:r>
                                <w:rPr>
                                  <w:rFonts w:ascii="Verdana" w:eastAsia="Verdana" w:hAnsi="Verdana" w:cs="Verdana"/>
                                  <w:i/>
                                  <w:sz w:val="18"/>
                                </w:rPr>
                                <w:t>1</w:t>
                              </w:r>
                            </w:p>
                          </w:txbxContent>
                        </wps:txbx>
                        <wps:bodyPr horzOverflow="overflow" vert="horz" lIns="0" tIns="0" rIns="0" bIns="0" rtlCol="0">
                          <a:noAutofit/>
                        </wps:bodyPr>
                      </wps:wsp>
                      <wps:wsp>
                        <wps:cNvPr id="378022262" name="Rectangle 378022262"/>
                        <wps:cNvSpPr/>
                        <wps:spPr>
                          <a:xfrm>
                            <a:off x="2582126" y="101068"/>
                            <a:ext cx="108237" cy="148159"/>
                          </a:xfrm>
                          <a:prstGeom prst="rect">
                            <a:avLst/>
                          </a:prstGeom>
                          <a:ln>
                            <a:noFill/>
                          </a:ln>
                        </wps:spPr>
                        <wps:txbx>
                          <w:txbxContent>
                            <w:p w14:paraId="18254B2D"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884692354" name="Rectangle 884692354"/>
                        <wps:cNvSpPr/>
                        <wps:spPr>
                          <a:xfrm>
                            <a:off x="2662936" y="101068"/>
                            <a:ext cx="96684" cy="148159"/>
                          </a:xfrm>
                          <a:prstGeom prst="rect">
                            <a:avLst/>
                          </a:prstGeom>
                          <a:ln>
                            <a:noFill/>
                          </a:ln>
                        </wps:spPr>
                        <wps:txbx>
                          <w:txbxContent>
                            <w:p w14:paraId="46DFFDDE" w14:textId="77777777" w:rsidR="00000000" w:rsidRDefault="00000000" w:rsidP="001E2795">
                              <w:pPr>
                                <w:spacing w:after="160" w:line="259" w:lineRule="auto"/>
                                <w:ind w:left="0" w:right="0"/>
                                <w:jc w:val="left"/>
                              </w:pPr>
                              <w:r>
                                <w:rPr>
                                  <w:rFonts w:ascii="Verdana" w:eastAsia="Verdana" w:hAnsi="Verdana" w:cs="Verdana"/>
                                  <w:i/>
                                  <w:sz w:val="18"/>
                                </w:rPr>
                                <w:t>8</w:t>
                              </w:r>
                            </w:p>
                          </w:txbxContent>
                        </wps:txbx>
                        <wps:bodyPr horzOverflow="overflow" vert="horz" lIns="0" tIns="0" rIns="0" bIns="0" rtlCol="0">
                          <a:noAutofit/>
                        </wps:bodyPr>
                      </wps:wsp>
                      <wps:wsp>
                        <wps:cNvPr id="855880897" name="Rectangle 855880897"/>
                        <wps:cNvSpPr/>
                        <wps:spPr>
                          <a:xfrm>
                            <a:off x="2736164" y="101068"/>
                            <a:ext cx="53511" cy="148159"/>
                          </a:xfrm>
                          <a:prstGeom prst="rect">
                            <a:avLst/>
                          </a:prstGeom>
                          <a:ln>
                            <a:noFill/>
                          </a:ln>
                        </wps:spPr>
                        <wps:txbx>
                          <w:txbxContent>
                            <w:p w14:paraId="19AD7B94"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379790823" name="Freeform: Shape 379790823"/>
                        <wps:cNvSpPr/>
                        <wps:spPr>
                          <a:xfrm>
                            <a:off x="818845" y="1335405"/>
                            <a:ext cx="0" cy="276225"/>
                          </a:xfrm>
                          <a:custGeom>
                            <a:avLst/>
                            <a:gdLst/>
                            <a:ahLst/>
                            <a:cxnLst/>
                            <a:rect l="0" t="0" r="0" b="0"/>
                            <a:pathLst>
                              <a:path h="276225">
                                <a:moveTo>
                                  <a:pt x="0" y="0"/>
                                </a:moveTo>
                                <a:lnTo>
                                  <a:pt x="0" y="276225"/>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658688189" name="Freeform: Shape 658688189"/>
                        <wps:cNvSpPr/>
                        <wps:spPr>
                          <a:xfrm>
                            <a:off x="818845" y="1335405"/>
                            <a:ext cx="276225" cy="276225"/>
                          </a:xfrm>
                          <a:custGeom>
                            <a:avLst/>
                            <a:gdLst/>
                            <a:ahLst/>
                            <a:cxnLst/>
                            <a:rect l="0" t="0" r="0" b="0"/>
                            <a:pathLst>
                              <a:path w="276225" h="276225">
                                <a:moveTo>
                                  <a:pt x="0" y="0"/>
                                </a:moveTo>
                                <a:lnTo>
                                  <a:pt x="276225" y="276225"/>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1079329261" name="Freeform: Shape 1079329261"/>
                        <wps:cNvSpPr/>
                        <wps:spPr>
                          <a:xfrm>
                            <a:off x="813130" y="1605280"/>
                            <a:ext cx="539750" cy="269875"/>
                          </a:xfrm>
                          <a:custGeom>
                            <a:avLst/>
                            <a:gdLst/>
                            <a:ahLst/>
                            <a:cxnLst/>
                            <a:rect l="0" t="0" r="0" b="0"/>
                            <a:pathLst>
                              <a:path w="539750" h="269875">
                                <a:moveTo>
                                  <a:pt x="0" y="269875"/>
                                </a:moveTo>
                                <a:lnTo>
                                  <a:pt x="539750" y="269875"/>
                                </a:lnTo>
                                <a:lnTo>
                                  <a:pt x="539750"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64" name="Picture 3564"/>
                          <pic:cNvPicPr/>
                        </pic:nvPicPr>
                        <pic:blipFill>
                          <a:blip r:embed="rId100"/>
                          <a:stretch>
                            <a:fillRect/>
                          </a:stretch>
                        </pic:blipFill>
                        <pic:spPr>
                          <a:xfrm>
                            <a:off x="816559" y="1608582"/>
                            <a:ext cx="531876" cy="262128"/>
                          </a:xfrm>
                          <a:prstGeom prst="rect">
                            <a:avLst/>
                          </a:prstGeom>
                        </pic:spPr>
                      </pic:pic>
                      <wps:wsp>
                        <wps:cNvPr id="812249512" name="Rectangle 812249512"/>
                        <wps:cNvSpPr/>
                        <wps:spPr>
                          <a:xfrm>
                            <a:off x="946353" y="1704698"/>
                            <a:ext cx="96684" cy="148159"/>
                          </a:xfrm>
                          <a:prstGeom prst="rect">
                            <a:avLst/>
                          </a:prstGeom>
                          <a:ln>
                            <a:noFill/>
                          </a:ln>
                        </wps:spPr>
                        <wps:txbx>
                          <w:txbxContent>
                            <w:p w14:paraId="25889392" w14:textId="77777777" w:rsidR="00000000" w:rsidRDefault="00000000" w:rsidP="001E2795">
                              <w:pPr>
                                <w:spacing w:after="160" w:line="259" w:lineRule="auto"/>
                                <w:ind w:left="0" w:right="0"/>
                                <w:jc w:val="left"/>
                              </w:pPr>
                              <w:r>
                                <w:rPr>
                                  <w:rFonts w:ascii="Verdana" w:eastAsia="Verdana" w:hAnsi="Verdana" w:cs="Verdana"/>
                                  <w:i/>
                                  <w:sz w:val="18"/>
                                </w:rPr>
                                <w:t>2</w:t>
                              </w:r>
                            </w:p>
                          </w:txbxContent>
                        </wps:txbx>
                        <wps:bodyPr horzOverflow="overflow" vert="horz" lIns="0" tIns="0" rIns="0" bIns="0" rtlCol="0">
                          <a:noAutofit/>
                        </wps:bodyPr>
                      </wps:wsp>
                      <wps:wsp>
                        <wps:cNvPr id="496091204" name="Rectangle 496091204"/>
                        <wps:cNvSpPr/>
                        <wps:spPr>
                          <a:xfrm>
                            <a:off x="1100201" y="1704698"/>
                            <a:ext cx="96684" cy="148159"/>
                          </a:xfrm>
                          <a:prstGeom prst="rect">
                            <a:avLst/>
                          </a:prstGeom>
                          <a:ln>
                            <a:noFill/>
                          </a:ln>
                        </wps:spPr>
                        <wps:txbx>
                          <w:txbxContent>
                            <w:p w14:paraId="130EA142" w14:textId="77777777" w:rsidR="00000000" w:rsidRDefault="00000000" w:rsidP="001E2795">
                              <w:pPr>
                                <w:spacing w:after="160" w:line="259" w:lineRule="auto"/>
                                <w:ind w:left="0" w:right="0"/>
                                <w:jc w:val="left"/>
                              </w:pPr>
                              <w:r>
                                <w:rPr>
                                  <w:rFonts w:ascii="Verdana" w:eastAsia="Verdana" w:hAnsi="Verdana" w:cs="Verdana"/>
                                  <w:i/>
                                  <w:sz w:val="18"/>
                                </w:rPr>
                                <w:t>2</w:t>
                              </w:r>
                            </w:p>
                          </w:txbxContent>
                        </wps:txbx>
                        <wps:bodyPr horzOverflow="overflow" vert="horz" lIns="0" tIns="0" rIns="0" bIns="0" rtlCol="0">
                          <a:noAutofit/>
                        </wps:bodyPr>
                      </wps:wsp>
                      <wps:wsp>
                        <wps:cNvPr id="1971334415" name="Rectangle 1971334415"/>
                        <wps:cNvSpPr/>
                        <wps:spPr>
                          <a:xfrm>
                            <a:off x="1019391" y="1704698"/>
                            <a:ext cx="108237" cy="148159"/>
                          </a:xfrm>
                          <a:prstGeom prst="rect">
                            <a:avLst/>
                          </a:prstGeom>
                          <a:ln>
                            <a:noFill/>
                          </a:ln>
                        </wps:spPr>
                        <wps:txbx>
                          <w:txbxContent>
                            <w:p w14:paraId="2E5020BD"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307941263" name="Rectangle 307941263"/>
                        <wps:cNvSpPr/>
                        <wps:spPr>
                          <a:xfrm>
                            <a:off x="1173810" y="1704698"/>
                            <a:ext cx="53511" cy="148159"/>
                          </a:xfrm>
                          <a:prstGeom prst="rect">
                            <a:avLst/>
                          </a:prstGeom>
                          <a:ln>
                            <a:noFill/>
                          </a:ln>
                        </wps:spPr>
                        <wps:txbx>
                          <w:txbxContent>
                            <w:p w14:paraId="76B3A3DF"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563395909" name="Freeform: Shape 563395909"/>
                        <wps:cNvSpPr/>
                        <wps:spPr>
                          <a:xfrm>
                            <a:off x="190830" y="1605280"/>
                            <a:ext cx="546735" cy="269875"/>
                          </a:xfrm>
                          <a:custGeom>
                            <a:avLst/>
                            <a:gdLst/>
                            <a:ahLst/>
                            <a:cxnLst/>
                            <a:rect l="0" t="0" r="0" b="0"/>
                            <a:pathLst>
                              <a:path w="546735" h="269875">
                                <a:moveTo>
                                  <a:pt x="0" y="269875"/>
                                </a:moveTo>
                                <a:lnTo>
                                  <a:pt x="546735" y="269875"/>
                                </a:lnTo>
                                <a:lnTo>
                                  <a:pt x="546735"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69" name="Picture 3569"/>
                          <pic:cNvPicPr/>
                        </pic:nvPicPr>
                        <pic:blipFill>
                          <a:blip r:embed="rId101"/>
                          <a:stretch>
                            <a:fillRect/>
                          </a:stretch>
                        </pic:blipFill>
                        <pic:spPr>
                          <a:xfrm>
                            <a:off x="194767" y="1608582"/>
                            <a:ext cx="539496" cy="262128"/>
                          </a:xfrm>
                          <a:prstGeom prst="rect">
                            <a:avLst/>
                          </a:prstGeom>
                        </pic:spPr>
                      </pic:pic>
                      <wps:wsp>
                        <wps:cNvPr id="1049807498" name="Rectangle 1049807498"/>
                        <wps:cNvSpPr/>
                        <wps:spPr>
                          <a:xfrm>
                            <a:off x="403809" y="1704698"/>
                            <a:ext cx="55335" cy="148159"/>
                          </a:xfrm>
                          <a:prstGeom prst="rect">
                            <a:avLst/>
                          </a:prstGeom>
                          <a:ln>
                            <a:noFill/>
                          </a:ln>
                        </wps:spPr>
                        <wps:txbx>
                          <w:txbxContent>
                            <w:p w14:paraId="4E050C00" w14:textId="77777777" w:rsidR="00000000" w:rsidRDefault="00000000" w:rsidP="001E2795">
                              <w:pPr>
                                <w:spacing w:after="160" w:line="259" w:lineRule="auto"/>
                                <w:ind w:left="0" w:right="0"/>
                                <w:jc w:val="left"/>
                              </w:pPr>
                              <w:r>
                                <w:rPr>
                                  <w:rFonts w:ascii="Verdana" w:eastAsia="Verdana" w:hAnsi="Verdana" w:cs="Verdana"/>
                                  <w:i/>
                                  <w:sz w:val="18"/>
                                </w:rPr>
                                <w:t>,</w:t>
                              </w:r>
                            </w:p>
                          </w:txbxContent>
                        </wps:txbx>
                        <wps:bodyPr horzOverflow="overflow" vert="horz" lIns="0" tIns="0" rIns="0" bIns="0" rtlCol="0">
                          <a:noAutofit/>
                        </wps:bodyPr>
                      </wps:wsp>
                      <wps:wsp>
                        <wps:cNvPr id="2105719014" name="Rectangle 2105719014"/>
                        <wps:cNvSpPr/>
                        <wps:spPr>
                          <a:xfrm>
                            <a:off x="329133" y="1704698"/>
                            <a:ext cx="96684" cy="148159"/>
                          </a:xfrm>
                          <a:prstGeom prst="rect">
                            <a:avLst/>
                          </a:prstGeom>
                          <a:ln>
                            <a:noFill/>
                          </a:ln>
                        </wps:spPr>
                        <wps:txbx>
                          <w:txbxContent>
                            <w:p w14:paraId="47E5DF02" w14:textId="77777777" w:rsidR="00000000" w:rsidRDefault="00000000" w:rsidP="001E2795">
                              <w:pPr>
                                <w:spacing w:after="160" w:line="259" w:lineRule="auto"/>
                                <w:ind w:left="0" w:right="0"/>
                                <w:jc w:val="left"/>
                              </w:pPr>
                              <w:r>
                                <w:rPr>
                                  <w:rFonts w:ascii="Verdana" w:eastAsia="Verdana" w:hAnsi="Verdana" w:cs="Verdana"/>
                                  <w:i/>
                                  <w:sz w:val="18"/>
                                </w:rPr>
                                <w:t>1</w:t>
                              </w:r>
                            </w:p>
                          </w:txbxContent>
                        </wps:txbx>
                        <wps:bodyPr horzOverflow="overflow" vert="horz" lIns="0" tIns="0" rIns="0" bIns="0" rtlCol="0">
                          <a:noAutofit/>
                        </wps:bodyPr>
                      </wps:wsp>
                      <wps:wsp>
                        <wps:cNvPr id="2025557164" name="Rectangle 2025557164"/>
                        <wps:cNvSpPr/>
                        <wps:spPr>
                          <a:xfrm>
                            <a:off x="446481" y="1704698"/>
                            <a:ext cx="53511" cy="148159"/>
                          </a:xfrm>
                          <a:prstGeom prst="rect">
                            <a:avLst/>
                          </a:prstGeom>
                          <a:ln>
                            <a:noFill/>
                          </a:ln>
                        </wps:spPr>
                        <wps:txbx>
                          <w:txbxContent>
                            <w:p w14:paraId="6DE5C340"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025203780" name="Rectangle 1025203780"/>
                        <wps:cNvSpPr/>
                        <wps:spPr>
                          <a:xfrm>
                            <a:off x="528777" y="1704698"/>
                            <a:ext cx="96684" cy="148159"/>
                          </a:xfrm>
                          <a:prstGeom prst="rect">
                            <a:avLst/>
                          </a:prstGeom>
                          <a:ln>
                            <a:noFill/>
                          </a:ln>
                        </wps:spPr>
                        <wps:txbx>
                          <w:txbxContent>
                            <w:p w14:paraId="2FF579AF" w14:textId="77777777" w:rsidR="00000000" w:rsidRDefault="00000000" w:rsidP="001E2795">
                              <w:pPr>
                                <w:spacing w:after="160" w:line="259" w:lineRule="auto"/>
                                <w:ind w:left="0" w:right="0"/>
                                <w:jc w:val="left"/>
                              </w:pPr>
                              <w:r>
                                <w:rPr>
                                  <w:rFonts w:ascii="Verdana" w:eastAsia="Verdana" w:hAnsi="Verdana" w:cs="Verdana"/>
                                  <w:i/>
                                  <w:sz w:val="18"/>
                                </w:rPr>
                                <w:t>1</w:t>
                              </w:r>
                            </w:p>
                          </w:txbxContent>
                        </wps:txbx>
                        <wps:bodyPr horzOverflow="overflow" vert="horz" lIns="0" tIns="0" rIns="0" bIns="0" rtlCol="0">
                          <a:noAutofit/>
                        </wps:bodyPr>
                      </wps:wsp>
                      <wps:wsp>
                        <wps:cNvPr id="1445222325" name="Rectangle 1445222325"/>
                        <wps:cNvSpPr/>
                        <wps:spPr>
                          <a:xfrm>
                            <a:off x="601929" y="1704698"/>
                            <a:ext cx="53511" cy="148159"/>
                          </a:xfrm>
                          <a:prstGeom prst="rect">
                            <a:avLst/>
                          </a:prstGeom>
                          <a:ln>
                            <a:noFill/>
                          </a:ln>
                        </wps:spPr>
                        <wps:txbx>
                          <w:txbxContent>
                            <w:p w14:paraId="6E233CD3"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457265190" name="Freeform: Shape 1457265190"/>
                        <wps:cNvSpPr/>
                        <wps:spPr>
                          <a:xfrm>
                            <a:off x="536270" y="1068070"/>
                            <a:ext cx="546735" cy="269875"/>
                          </a:xfrm>
                          <a:custGeom>
                            <a:avLst/>
                            <a:gdLst/>
                            <a:ahLst/>
                            <a:cxnLst/>
                            <a:rect l="0" t="0" r="0" b="0"/>
                            <a:pathLst>
                              <a:path w="546735" h="269875">
                                <a:moveTo>
                                  <a:pt x="0" y="269875"/>
                                </a:moveTo>
                                <a:lnTo>
                                  <a:pt x="546735" y="269875"/>
                                </a:lnTo>
                                <a:lnTo>
                                  <a:pt x="546735"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76" name="Picture 3576"/>
                          <pic:cNvPicPr/>
                        </pic:nvPicPr>
                        <pic:blipFill>
                          <a:blip r:embed="rId101"/>
                          <a:stretch>
                            <a:fillRect/>
                          </a:stretch>
                        </pic:blipFill>
                        <pic:spPr>
                          <a:xfrm>
                            <a:off x="540715" y="1072134"/>
                            <a:ext cx="537972" cy="262128"/>
                          </a:xfrm>
                          <a:prstGeom prst="rect">
                            <a:avLst/>
                          </a:prstGeom>
                        </pic:spPr>
                      </pic:pic>
                      <wps:wsp>
                        <wps:cNvPr id="1386559905" name="Rectangle 1386559905"/>
                        <wps:cNvSpPr/>
                        <wps:spPr>
                          <a:xfrm>
                            <a:off x="755739" y="1167868"/>
                            <a:ext cx="108237" cy="148159"/>
                          </a:xfrm>
                          <a:prstGeom prst="rect">
                            <a:avLst/>
                          </a:prstGeom>
                          <a:ln>
                            <a:noFill/>
                          </a:ln>
                        </wps:spPr>
                        <wps:txbx>
                          <w:txbxContent>
                            <w:p w14:paraId="5815849A"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93660366" name="Rectangle 193660366"/>
                        <wps:cNvSpPr/>
                        <wps:spPr>
                          <a:xfrm>
                            <a:off x="682701" y="1167868"/>
                            <a:ext cx="96684" cy="148159"/>
                          </a:xfrm>
                          <a:prstGeom prst="rect">
                            <a:avLst/>
                          </a:prstGeom>
                          <a:ln>
                            <a:noFill/>
                          </a:ln>
                        </wps:spPr>
                        <wps:txbx>
                          <w:txbxContent>
                            <w:p w14:paraId="54B302B3" w14:textId="77777777" w:rsidR="00000000" w:rsidRDefault="00000000" w:rsidP="001E2795">
                              <w:pPr>
                                <w:spacing w:after="160" w:line="259" w:lineRule="auto"/>
                                <w:ind w:left="0" w:right="0"/>
                                <w:jc w:val="left"/>
                              </w:pPr>
                              <w:r>
                                <w:rPr>
                                  <w:rFonts w:ascii="Verdana" w:eastAsia="Verdana" w:hAnsi="Verdana" w:cs="Verdana"/>
                                  <w:i/>
                                  <w:sz w:val="18"/>
                                </w:rPr>
                                <w:t>1</w:t>
                              </w:r>
                            </w:p>
                          </w:txbxContent>
                        </wps:txbx>
                        <wps:bodyPr horzOverflow="overflow" vert="horz" lIns="0" tIns="0" rIns="0" bIns="0" rtlCol="0">
                          <a:noAutofit/>
                        </wps:bodyPr>
                      </wps:wsp>
                      <wps:wsp>
                        <wps:cNvPr id="60103197" name="Rectangle 60103197"/>
                        <wps:cNvSpPr/>
                        <wps:spPr>
                          <a:xfrm>
                            <a:off x="836549" y="1167868"/>
                            <a:ext cx="96684" cy="148159"/>
                          </a:xfrm>
                          <a:prstGeom prst="rect">
                            <a:avLst/>
                          </a:prstGeom>
                          <a:ln>
                            <a:noFill/>
                          </a:ln>
                        </wps:spPr>
                        <wps:txbx>
                          <w:txbxContent>
                            <w:p w14:paraId="02544DC4" w14:textId="77777777" w:rsidR="00000000" w:rsidRDefault="00000000" w:rsidP="001E2795">
                              <w:pPr>
                                <w:spacing w:after="160" w:line="259" w:lineRule="auto"/>
                                <w:ind w:left="0" w:right="0"/>
                                <w:jc w:val="left"/>
                              </w:pPr>
                              <w:r>
                                <w:rPr>
                                  <w:rFonts w:ascii="Verdana" w:eastAsia="Verdana" w:hAnsi="Verdana" w:cs="Verdana"/>
                                  <w:i/>
                                  <w:sz w:val="18"/>
                                </w:rPr>
                                <w:t>2</w:t>
                              </w:r>
                            </w:p>
                          </w:txbxContent>
                        </wps:txbx>
                        <wps:bodyPr horzOverflow="overflow" vert="horz" lIns="0" tIns="0" rIns="0" bIns="0" rtlCol="0">
                          <a:noAutofit/>
                        </wps:bodyPr>
                      </wps:wsp>
                      <wps:wsp>
                        <wps:cNvPr id="1987394118" name="Rectangle 1987394118"/>
                        <wps:cNvSpPr/>
                        <wps:spPr>
                          <a:xfrm>
                            <a:off x="909777" y="1167868"/>
                            <a:ext cx="53511" cy="148159"/>
                          </a:xfrm>
                          <a:prstGeom prst="rect">
                            <a:avLst/>
                          </a:prstGeom>
                          <a:ln>
                            <a:noFill/>
                          </a:ln>
                        </wps:spPr>
                        <wps:txbx>
                          <w:txbxContent>
                            <w:p w14:paraId="3B2DAF02"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679159512" name="Freeform: Shape 1679159512"/>
                        <wps:cNvSpPr/>
                        <wps:spPr>
                          <a:xfrm>
                            <a:off x="2055825" y="1335405"/>
                            <a:ext cx="0" cy="276225"/>
                          </a:xfrm>
                          <a:custGeom>
                            <a:avLst/>
                            <a:gdLst/>
                            <a:ahLst/>
                            <a:cxnLst/>
                            <a:rect l="0" t="0" r="0" b="0"/>
                            <a:pathLst>
                              <a:path h="276225">
                                <a:moveTo>
                                  <a:pt x="0" y="0"/>
                                </a:moveTo>
                                <a:lnTo>
                                  <a:pt x="0" y="276225"/>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1538105434" name="Freeform: Shape 1538105434"/>
                        <wps:cNvSpPr/>
                        <wps:spPr>
                          <a:xfrm>
                            <a:off x="2055825" y="1335405"/>
                            <a:ext cx="276860" cy="276225"/>
                          </a:xfrm>
                          <a:custGeom>
                            <a:avLst/>
                            <a:gdLst/>
                            <a:ahLst/>
                            <a:cxnLst/>
                            <a:rect l="0" t="0" r="0" b="0"/>
                            <a:pathLst>
                              <a:path w="276860" h="276225">
                                <a:moveTo>
                                  <a:pt x="0" y="0"/>
                                </a:moveTo>
                                <a:lnTo>
                                  <a:pt x="276860" y="276225"/>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1387154119" name="Freeform: Shape 1387154119"/>
                        <wps:cNvSpPr/>
                        <wps:spPr>
                          <a:xfrm>
                            <a:off x="2050110" y="1605280"/>
                            <a:ext cx="546735" cy="269875"/>
                          </a:xfrm>
                          <a:custGeom>
                            <a:avLst/>
                            <a:gdLst/>
                            <a:ahLst/>
                            <a:cxnLst/>
                            <a:rect l="0" t="0" r="0" b="0"/>
                            <a:pathLst>
                              <a:path w="546735" h="269875">
                                <a:moveTo>
                                  <a:pt x="0" y="269875"/>
                                </a:moveTo>
                                <a:lnTo>
                                  <a:pt x="546735" y="269875"/>
                                </a:lnTo>
                                <a:lnTo>
                                  <a:pt x="546735"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83" name="Picture 3583"/>
                          <pic:cNvPicPr/>
                        </pic:nvPicPr>
                        <pic:blipFill>
                          <a:blip r:embed="rId102"/>
                          <a:stretch>
                            <a:fillRect/>
                          </a:stretch>
                        </pic:blipFill>
                        <pic:spPr>
                          <a:xfrm>
                            <a:off x="2054047" y="1608582"/>
                            <a:ext cx="539496" cy="262128"/>
                          </a:xfrm>
                          <a:prstGeom prst="rect">
                            <a:avLst/>
                          </a:prstGeom>
                        </pic:spPr>
                      </pic:pic>
                      <wps:wsp>
                        <wps:cNvPr id="1284213372" name="Rectangle 1284213372"/>
                        <wps:cNvSpPr/>
                        <wps:spPr>
                          <a:xfrm>
                            <a:off x="2348738" y="1704698"/>
                            <a:ext cx="96684" cy="148159"/>
                          </a:xfrm>
                          <a:prstGeom prst="rect">
                            <a:avLst/>
                          </a:prstGeom>
                          <a:ln>
                            <a:noFill/>
                          </a:ln>
                        </wps:spPr>
                        <wps:txbx>
                          <w:txbxContent>
                            <w:p w14:paraId="23A1CCBB" w14:textId="77777777" w:rsidR="00000000" w:rsidRDefault="00000000" w:rsidP="001E2795">
                              <w:pPr>
                                <w:spacing w:after="160" w:line="259" w:lineRule="auto"/>
                                <w:ind w:left="0" w:right="0"/>
                                <w:jc w:val="left"/>
                              </w:pPr>
                              <w:r>
                                <w:rPr>
                                  <w:rFonts w:ascii="Verdana" w:eastAsia="Verdana" w:hAnsi="Verdana" w:cs="Verdana"/>
                                  <w:i/>
                                  <w:sz w:val="18"/>
                                </w:rPr>
                                <w:t>4</w:t>
                              </w:r>
                            </w:p>
                          </w:txbxContent>
                        </wps:txbx>
                        <wps:bodyPr horzOverflow="overflow" vert="horz" lIns="0" tIns="0" rIns="0" bIns="0" rtlCol="0">
                          <a:noAutofit/>
                        </wps:bodyPr>
                      </wps:wsp>
                      <wps:wsp>
                        <wps:cNvPr id="1388777548" name="Rectangle 1388777548"/>
                        <wps:cNvSpPr/>
                        <wps:spPr>
                          <a:xfrm>
                            <a:off x="2267928" y="1704698"/>
                            <a:ext cx="108237" cy="148159"/>
                          </a:xfrm>
                          <a:prstGeom prst="rect">
                            <a:avLst/>
                          </a:prstGeom>
                          <a:ln>
                            <a:noFill/>
                          </a:ln>
                        </wps:spPr>
                        <wps:txbx>
                          <w:txbxContent>
                            <w:p w14:paraId="288C9197"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834992913" name="Rectangle 834992913"/>
                        <wps:cNvSpPr/>
                        <wps:spPr>
                          <a:xfrm>
                            <a:off x="2194890" y="1704698"/>
                            <a:ext cx="96684" cy="148159"/>
                          </a:xfrm>
                          <a:prstGeom prst="rect">
                            <a:avLst/>
                          </a:prstGeom>
                          <a:ln>
                            <a:noFill/>
                          </a:ln>
                        </wps:spPr>
                        <wps:txbx>
                          <w:txbxContent>
                            <w:p w14:paraId="05E83C7B" w14:textId="77777777" w:rsidR="00000000" w:rsidRDefault="00000000" w:rsidP="001E2795">
                              <w:pPr>
                                <w:spacing w:after="160" w:line="259" w:lineRule="auto"/>
                                <w:ind w:left="0" w:right="0"/>
                                <w:jc w:val="left"/>
                              </w:pPr>
                              <w:r>
                                <w:rPr>
                                  <w:rFonts w:ascii="Verdana" w:eastAsia="Verdana" w:hAnsi="Verdana" w:cs="Verdana"/>
                                  <w:i/>
                                  <w:sz w:val="18"/>
                                </w:rPr>
                                <w:t>4</w:t>
                              </w:r>
                            </w:p>
                          </w:txbxContent>
                        </wps:txbx>
                        <wps:bodyPr horzOverflow="overflow" vert="horz" lIns="0" tIns="0" rIns="0" bIns="0" rtlCol="0">
                          <a:noAutofit/>
                        </wps:bodyPr>
                      </wps:wsp>
                      <wps:wsp>
                        <wps:cNvPr id="202188607" name="Rectangle 202188607"/>
                        <wps:cNvSpPr/>
                        <wps:spPr>
                          <a:xfrm>
                            <a:off x="2421966" y="1704698"/>
                            <a:ext cx="53511" cy="148159"/>
                          </a:xfrm>
                          <a:prstGeom prst="rect">
                            <a:avLst/>
                          </a:prstGeom>
                          <a:ln>
                            <a:noFill/>
                          </a:ln>
                        </wps:spPr>
                        <wps:txbx>
                          <w:txbxContent>
                            <w:p w14:paraId="6F6AB411"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790101036" name="Freeform: Shape 790101036"/>
                        <wps:cNvSpPr/>
                        <wps:spPr>
                          <a:xfrm>
                            <a:off x="1428445" y="1605280"/>
                            <a:ext cx="546100" cy="269875"/>
                          </a:xfrm>
                          <a:custGeom>
                            <a:avLst/>
                            <a:gdLst/>
                            <a:ahLst/>
                            <a:cxnLst/>
                            <a:rect l="0" t="0" r="0" b="0"/>
                            <a:pathLst>
                              <a:path w="546100" h="269875">
                                <a:moveTo>
                                  <a:pt x="0" y="269875"/>
                                </a:moveTo>
                                <a:lnTo>
                                  <a:pt x="546100" y="269875"/>
                                </a:lnTo>
                                <a:lnTo>
                                  <a:pt x="546100"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88" name="Picture 3588"/>
                          <pic:cNvPicPr/>
                        </pic:nvPicPr>
                        <pic:blipFill>
                          <a:blip r:embed="rId101"/>
                          <a:stretch>
                            <a:fillRect/>
                          </a:stretch>
                        </pic:blipFill>
                        <pic:spPr>
                          <a:xfrm>
                            <a:off x="1432255" y="1608582"/>
                            <a:ext cx="537972" cy="262128"/>
                          </a:xfrm>
                          <a:prstGeom prst="rect">
                            <a:avLst/>
                          </a:prstGeom>
                        </pic:spPr>
                      </pic:pic>
                      <wps:wsp>
                        <wps:cNvPr id="942381174" name="Rectangle 942381174"/>
                        <wps:cNvSpPr/>
                        <wps:spPr>
                          <a:xfrm>
                            <a:off x="1643088" y="1704698"/>
                            <a:ext cx="108237" cy="148159"/>
                          </a:xfrm>
                          <a:prstGeom prst="rect">
                            <a:avLst/>
                          </a:prstGeom>
                          <a:ln>
                            <a:noFill/>
                          </a:ln>
                        </wps:spPr>
                        <wps:txbx>
                          <w:txbxContent>
                            <w:p w14:paraId="47B6BEB7"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593279756" name="Rectangle 1593279756"/>
                        <wps:cNvSpPr/>
                        <wps:spPr>
                          <a:xfrm>
                            <a:off x="1723898" y="1704698"/>
                            <a:ext cx="96684" cy="148159"/>
                          </a:xfrm>
                          <a:prstGeom prst="rect">
                            <a:avLst/>
                          </a:prstGeom>
                          <a:ln>
                            <a:noFill/>
                          </a:ln>
                        </wps:spPr>
                        <wps:txbx>
                          <w:txbxContent>
                            <w:p w14:paraId="6EAEAE26" w14:textId="77777777" w:rsidR="00000000" w:rsidRDefault="00000000" w:rsidP="001E2795">
                              <w:pPr>
                                <w:spacing w:after="160" w:line="259" w:lineRule="auto"/>
                                <w:ind w:left="0" w:right="0"/>
                                <w:jc w:val="left"/>
                              </w:pPr>
                              <w:r>
                                <w:rPr>
                                  <w:rFonts w:ascii="Verdana" w:eastAsia="Verdana" w:hAnsi="Verdana" w:cs="Verdana"/>
                                  <w:i/>
                                  <w:sz w:val="18"/>
                                </w:rPr>
                                <w:t>3</w:t>
                              </w:r>
                            </w:p>
                          </w:txbxContent>
                        </wps:txbx>
                        <wps:bodyPr horzOverflow="overflow" vert="horz" lIns="0" tIns="0" rIns="0" bIns="0" rtlCol="0">
                          <a:noAutofit/>
                        </wps:bodyPr>
                      </wps:wsp>
                      <wps:wsp>
                        <wps:cNvPr id="850822932" name="Rectangle 850822932"/>
                        <wps:cNvSpPr/>
                        <wps:spPr>
                          <a:xfrm>
                            <a:off x="1570050" y="1704698"/>
                            <a:ext cx="96684" cy="148159"/>
                          </a:xfrm>
                          <a:prstGeom prst="rect">
                            <a:avLst/>
                          </a:prstGeom>
                          <a:ln>
                            <a:noFill/>
                          </a:ln>
                        </wps:spPr>
                        <wps:txbx>
                          <w:txbxContent>
                            <w:p w14:paraId="629657E0" w14:textId="77777777" w:rsidR="00000000" w:rsidRDefault="00000000" w:rsidP="001E2795">
                              <w:pPr>
                                <w:spacing w:after="160" w:line="259" w:lineRule="auto"/>
                                <w:ind w:left="0" w:right="0"/>
                                <w:jc w:val="left"/>
                              </w:pPr>
                              <w:r>
                                <w:rPr>
                                  <w:rFonts w:ascii="Verdana" w:eastAsia="Verdana" w:hAnsi="Verdana" w:cs="Verdana"/>
                                  <w:i/>
                                  <w:sz w:val="18"/>
                                </w:rPr>
                                <w:t>3</w:t>
                              </w:r>
                            </w:p>
                          </w:txbxContent>
                        </wps:txbx>
                        <wps:bodyPr horzOverflow="overflow" vert="horz" lIns="0" tIns="0" rIns="0" bIns="0" rtlCol="0">
                          <a:noAutofit/>
                        </wps:bodyPr>
                      </wps:wsp>
                      <wps:wsp>
                        <wps:cNvPr id="719436835" name="Rectangle 719436835"/>
                        <wps:cNvSpPr/>
                        <wps:spPr>
                          <a:xfrm>
                            <a:off x="1797126" y="1704698"/>
                            <a:ext cx="53511" cy="148159"/>
                          </a:xfrm>
                          <a:prstGeom prst="rect">
                            <a:avLst/>
                          </a:prstGeom>
                          <a:ln>
                            <a:noFill/>
                          </a:ln>
                        </wps:spPr>
                        <wps:txbx>
                          <w:txbxContent>
                            <w:p w14:paraId="2F471013"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883856582" name="Freeform: Shape 1883856582"/>
                        <wps:cNvSpPr/>
                        <wps:spPr>
                          <a:xfrm>
                            <a:off x="1773885" y="1068070"/>
                            <a:ext cx="546735" cy="269875"/>
                          </a:xfrm>
                          <a:custGeom>
                            <a:avLst/>
                            <a:gdLst/>
                            <a:ahLst/>
                            <a:cxnLst/>
                            <a:rect l="0" t="0" r="0" b="0"/>
                            <a:pathLst>
                              <a:path w="546735" h="269875">
                                <a:moveTo>
                                  <a:pt x="0" y="269875"/>
                                </a:moveTo>
                                <a:lnTo>
                                  <a:pt x="546735" y="269875"/>
                                </a:lnTo>
                                <a:lnTo>
                                  <a:pt x="546735"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93" name="Picture 3593"/>
                          <pic:cNvPicPr/>
                        </pic:nvPicPr>
                        <pic:blipFill>
                          <a:blip r:embed="rId101"/>
                          <a:stretch>
                            <a:fillRect/>
                          </a:stretch>
                        </pic:blipFill>
                        <pic:spPr>
                          <a:xfrm>
                            <a:off x="1778203" y="1072134"/>
                            <a:ext cx="537972" cy="262128"/>
                          </a:xfrm>
                          <a:prstGeom prst="rect">
                            <a:avLst/>
                          </a:prstGeom>
                        </pic:spPr>
                      </pic:pic>
                      <wps:wsp>
                        <wps:cNvPr id="1551016480" name="Rectangle 1551016480"/>
                        <wps:cNvSpPr/>
                        <wps:spPr>
                          <a:xfrm>
                            <a:off x="1993608" y="1167868"/>
                            <a:ext cx="108237" cy="148159"/>
                          </a:xfrm>
                          <a:prstGeom prst="rect">
                            <a:avLst/>
                          </a:prstGeom>
                          <a:ln>
                            <a:noFill/>
                          </a:ln>
                        </wps:spPr>
                        <wps:txbx>
                          <w:txbxContent>
                            <w:p w14:paraId="483837F7"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851756976" name="Rectangle 851756976"/>
                        <wps:cNvSpPr/>
                        <wps:spPr>
                          <a:xfrm>
                            <a:off x="1920570" y="1167868"/>
                            <a:ext cx="96684" cy="148159"/>
                          </a:xfrm>
                          <a:prstGeom prst="rect">
                            <a:avLst/>
                          </a:prstGeom>
                          <a:ln>
                            <a:noFill/>
                          </a:ln>
                        </wps:spPr>
                        <wps:txbx>
                          <w:txbxContent>
                            <w:p w14:paraId="20C38B1A" w14:textId="77777777" w:rsidR="00000000" w:rsidRDefault="00000000" w:rsidP="001E2795">
                              <w:pPr>
                                <w:spacing w:after="160" w:line="259" w:lineRule="auto"/>
                                <w:ind w:left="0" w:right="0"/>
                                <w:jc w:val="left"/>
                              </w:pPr>
                              <w:r>
                                <w:rPr>
                                  <w:rFonts w:ascii="Verdana" w:eastAsia="Verdana" w:hAnsi="Verdana" w:cs="Verdana"/>
                                  <w:i/>
                                  <w:sz w:val="18"/>
                                </w:rPr>
                                <w:t>3</w:t>
                              </w:r>
                            </w:p>
                          </w:txbxContent>
                        </wps:txbx>
                        <wps:bodyPr horzOverflow="overflow" vert="horz" lIns="0" tIns="0" rIns="0" bIns="0" rtlCol="0">
                          <a:noAutofit/>
                        </wps:bodyPr>
                      </wps:wsp>
                      <wps:wsp>
                        <wps:cNvPr id="697981672" name="Rectangle 697981672"/>
                        <wps:cNvSpPr/>
                        <wps:spPr>
                          <a:xfrm>
                            <a:off x="2074418" y="1167868"/>
                            <a:ext cx="96684" cy="148159"/>
                          </a:xfrm>
                          <a:prstGeom prst="rect">
                            <a:avLst/>
                          </a:prstGeom>
                          <a:ln>
                            <a:noFill/>
                          </a:ln>
                        </wps:spPr>
                        <wps:txbx>
                          <w:txbxContent>
                            <w:p w14:paraId="34B795D8" w14:textId="77777777" w:rsidR="00000000" w:rsidRDefault="00000000" w:rsidP="001E2795">
                              <w:pPr>
                                <w:spacing w:after="160" w:line="259" w:lineRule="auto"/>
                                <w:ind w:left="0" w:right="0"/>
                                <w:jc w:val="left"/>
                              </w:pPr>
                              <w:r>
                                <w:rPr>
                                  <w:rFonts w:ascii="Verdana" w:eastAsia="Verdana" w:hAnsi="Verdana" w:cs="Verdana"/>
                                  <w:i/>
                                  <w:sz w:val="18"/>
                                </w:rPr>
                                <w:t>4</w:t>
                              </w:r>
                            </w:p>
                          </w:txbxContent>
                        </wps:txbx>
                        <wps:bodyPr horzOverflow="overflow" vert="horz" lIns="0" tIns="0" rIns="0" bIns="0" rtlCol="0">
                          <a:noAutofit/>
                        </wps:bodyPr>
                      </wps:wsp>
                      <wps:wsp>
                        <wps:cNvPr id="788627864" name="Rectangle 788627864"/>
                        <wps:cNvSpPr/>
                        <wps:spPr>
                          <a:xfrm>
                            <a:off x="2147646" y="1167868"/>
                            <a:ext cx="53511" cy="148159"/>
                          </a:xfrm>
                          <a:prstGeom prst="rect">
                            <a:avLst/>
                          </a:prstGeom>
                          <a:ln>
                            <a:noFill/>
                          </a:ln>
                        </wps:spPr>
                        <wps:txbx>
                          <w:txbxContent>
                            <w:p w14:paraId="4873E373"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418675347" name="Freeform: Shape 418675347"/>
                        <wps:cNvSpPr/>
                        <wps:spPr>
                          <a:xfrm>
                            <a:off x="3238195" y="1335405"/>
                            <a:ext cx="0" cy="276225"/>
                          </a:xfrm>
                          <a:custGeom>
                            <a:avLst/>
                            <a:gdLst/>
                            <a:ahLst/>
                            <a:cxnLst/>
                            <a:rect l="0" t="0" r="0" b="0"/>
                            <a:pathLst>
                              <a:path h="276225">
                                <a:moveTo>
                                  <a:pt x="0" y="0"/>
                                </a:moveTo>
                                <a:lnTo>
                                  <a:pt x="0" y="276225"/>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1974928226" name="Freeform: Shape 1974928226"/>
                        <wps:cNvSpPr/>
                        <wps:spPr>
                          <a:xfrm>
                            <a:off x="3238195" y="1335405"/>
                            <a:ext cx="331470" cy="276225"/>
                          </a:xfrm>
                          <a:custGeom>
                            <a:avLst/>
                            <a:gdLst/>
                            <a:ahLst/>
                            <a:cxnLst/>
                            <a:rect l="0" t="0" r="0" b="0"/>
                            <a:pathLst>
                              <a:path w="331470" h="276225">
                                <a:moveTo>
                                  <a:pt x="0" y="0"/>
                                </a:moveTo>
                                <a:lnTo>
                                  <a:pt x="331470" y="276225"/>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1171439209" name="Freeform: Shape 1171439209"/>
                        <wps:cNvSpPr/>
                        <wps:spPr>
                          <a:xfrm>
                            <a:off x="3294711" y="1605280"/>
                            <a:ext cx="539750" cy="269875"/>
                          </a:xfrm>
                          <a:custGeom>
                            <a:avLst/>
                            <a:gdLst/>
                            <a:ahLst/>
                            <a:cxnLst/>
                            <a:rect l="0" t="0" r="0" b="0"/>
                            <a:pathLst>
                              <a:path w="539750" h="269875">
                                <a:moveTo>
                                  <a:pt x="0" y="269875"/>
                                </a:moveTo>
                                <a:lnTo>
                                  <a:pt x="539750" y="269875"/>
                                </a:lnTo>
                                <a:lnTo>
                                  <a:pt x="539750"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0" name="Picture 3600"/>
                          <pic:cNvPicPr/>
                        </pic:nvPicPr>
                        <pic:blipFill>
                          <a:blip r:embed="rId100"/>
                          <a:stretch>
                            <a:fillRect/>
                          </a:stretch>
                        </pic:blipFill>
                        <pic:spPr>
                          <a:xfrm>
                            <a:off x="3299155" y="1608582"/>
                            <a:ext cx="531876" cy="262128"/>
                          </a:xfrm>
                          <a:prstGeom prst="rect">
                            <a:avLst/>
                          </a:prstGeom>
                        </pic:spPr>
                      </pic:pic>
                      <wps:wsp>
                        <wps:cNvPr id="416534802" name="Rectangle 416534802"/>
                        <wps:cNvSpPr/>
                        <wps:spPr>
                          <a:xfrm>
                            <a:off x="3597148" y="1704698"/>
                            <a:ext cx="96684" cy="148159"/>
                          </a:xfrm>
                          <a:prstGeom prst="rect">
                            <a:avLst/>
                          </a:prstGeom>
                          <a:ln>
                            <a:noFill/>
                          </a:ln>
                        </wps:spPr>
                        <wps:txbx>
                          <w:txbxContent>
                            <w:p w14:paraId="3AFB0F9E" w14:textId="77777777" w:rsidR="00000000" w:rsidRDefault="00000000" w:rsidP="001E2795">
                              <w:pPr>
                                <w:spacing w:after="160" w:line="259" w:lineRule="auto"/>
                                <w:ind w:left="0" w:right="0"/>
                                <w:jc w:val="left"/>
                              </w:pPr>
                              <w:r>
                                <w:rPr>
                                  <w:rFonts w:ascii="Verdana" w:eastAsia="Verdana" w:hAnsi="Verdana" w:cs="Verdana"/>
                                  <w:i/>
                                  <w:sz w:val="18"/>
                                </w:rPr>
                                <w:t>6</w:t>
                              </w:r>
                            </w:p>
                          </w:txbxContent>
                        </wps:txbx>
                        <wps:bodyPr horzOverflow="overflow" vert="horz" lIns="0" tIns="0" rIns="0" bIns="0" rtlCol="0">
                          <a:noAutofit/>
                        </wps:bodyPr>
                      </wps:wsp>
                      <wps:wsp>
                        <wps:cNvPr id="706399493" name="Rectangle 706399493"/>
                        <wps:cNvSpPr/>
                        <wps:spPr>
                          <a:xfrm>
                            <a:off x="3516338" y="1704698"/>
                            <a:ext cx="108237" cy="148159"/>
                          </a:xfrm>
                          <a:prstGeom prst="rect">
                            <a:avLst/>
                          </a:prstGeom>
                          <a:ln>
                            <a:noFill/>
                          </a:ln>
                        </wps:spPr>
                        <wps:txbx>
                          <w:txbxContent>
                            <w:p w14:paraId="3BED5AF9"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2042023407" name="Rectangle 2042023407"/>
                        <wps:cNvSpPr/>
                        <wps:spPr>
                          <a:xfrm>
                            <a:off x="3443300" y="1704698"/>
                            <a:ext cx="96684" cy="148159"/>
                          </a:xfrm>
                          <a:prstGeom prst="rect">
                            <a:avLst/>
                          </a:prstGeom>
                          <a:ln>
                            <a:noFill/>
                          </a:ln>
                        </wps:spPr>
                        <wps:txbx>
                          <w:txbxContent>
                            <w:p w14:paraId="5CB468C8" w14:textId="77777777" w:rsidR="00000000" w:rsidRDefault="00000000" w:rsidP="001E2795">
                              <w:pPr>
                                <w:spacing w:after="160" w:line="259" w:lineRule="auto"/>
                                <w:ind w:left="0" w:right="0"/>
                                <w:jc w:val="left"/>
                              </w:pPr>
                              <w:r>
                                <w:rPr>
                                  <w:rFonts w:ascii="Verdana" w:eastAsia="Verdana" w:hAnsi="Verdana" w:cs="Verdana"/>
                                  <w:i/>
                                  <w:sz w:val="18"/>
                                </w:rPr>
                                <w:t>6</w:t>
                              </w:r>
                            </w:p>
                          </w:txbxContent>
                        </wps:txbx>
                        <wps:bodyPr horzOverflow="overflow" vert="horz" lIns="0" tIns="0" rIns="0" bIns="0" rtlCol="0">
                          <a:noAutofit/>
                        </wps:bodyPr>
                      </wps:wsp>
                      <wps:wsp>
                        <wps:cNvPr id="619630442" name="Rectangle 619630442"/>
                        <wps:cNvSpPr/>
                        <wps:spPr>
                          <a:xfrm>
                            <a:off x="3670376" y="1704698"/>
                            <a:ext cx="53511" cy="148159"/>
                          </a:xfrm>
                          <a:prstGeom prst="rect">
                            <a:avLst/>
                          </a:prstGeom>
                          <a:ln>
                            <a:noFill/>
                          </a:ln>
                        </wps:spPr>
                        <wps:txbx>
                          <w:txbxContent>
                            <w:p w14:paraId="6889BD52"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522261020" name="Freeform: Shape 1522261020"/>
                        <wps:cNvSpPr/>
                        <wps:spPr>
                          <a:xfrm>
                            <a:off x="2672410" y="1605280"/>
                            <a:ext cx="546735" cy="269875"/>
                          </a:xfrm>
                          <a:custGeom>
                            <a:avLst/>
                            <a:gdLst/>
                            <a:ahLst/>
                            <a:cxnLst/>
                            <a:rect l="0" t="0" r="0" b="0"/>
                            <a:pathLst>
                              <a:path w="546735" h="269875">
                                <a:moveTo>
                                  <a:pt x="0" y="269875"/>
                                </a:moveTo>
                                <a:lnTo>
                                  <a:pt x="546735" y="269875"/>
                                </a:lnTo>
                                <a:lnTo>
                                  <a:pt x="546735"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5" name="Picture 3605"/>
                          <pic:cNvPicPr/>
                        </pic:nvPicPr>
                        <pic:blipFill>
                          <a:blip r:embed="rId102"/>
                          <a:stretch>
                            <a:fillRect/>
                          </a:stretch>
                        </pic:blipFill>
                        <pic:spPr>
                          <a:xfrm>
                            <a:off x="2675839" y="1608582"/>
                            <a:ext cx="539496" cy="262128"/>
                          </a:xfrm>
                          <a:prstGeom prst="rect">
                            <a:avLst/>
                          </a:prstGeom>
                        </pic:spPr>
                      </pic:pic>
                      <wps:wsp>
                        <wps:cNvPr id="2125551313" name="Rectangle 2125551313"/>
                        <wps:cNvSpPr/>
                        <wps:spPr>
                          <a:xfrm>
                            <a:off x="2973832" y="1704698"/>
                            <a:ext cx="96684" cy="148159"/>
                          </a:xfrm>
                          <a:prstGeom prst="rect">
                            <a:avLst/>
                          </a:prstGeom>
                          <a:ln>
                            <a:noFill/>
                          </a:ln>
                        </wps:spPr>
                        <wps:txbx>
                          <w:txbxContent>
                            <w:p w14:paraId="7BA78ECA" w14:textId="77777777" w:rsidR="00000000" w:rsidRDefault="00000000" w:rsidP="001E2795">
                              <w:pPr>
                                <w:spacing w:after="160" w:line="259" w:lineRule="auto"/>
                                <w:ind w:left="0" w:right="0"/>
                                <w:jc w:val="left"/>
                              </w:pPr>
                              <w:r>
                                <w:rPr>
                                  <w:rFonts w:ascii="Verdana" w:eastAsia="Verdana" w:hAnsi="Verdana" w:cs="Verdana"/>
                                  <w:i/>
                                  <w:sz w:val="18"/>
                                </w:rPr>
                                <w:t>5</w:t>
                              </w:r>
                            </w:p>
                          </w:txbxContent>
                        </wps:txbx>
                        <wps:bodyPr horzOverflow="overflow" vert="horz" lIns="0" tIns="0" rIns="0" bIns="0" rtlCol="0">
                          <a:noAutofit/>
                        </wps:bodyPr>
                      </wps:wsp>
                      <wps:wsp>
                        <wps:cNvPr id="4737714" name="Rectangle 4737714"/>
                        <wps:cNvSpPr/>
                        <wps:spPr>
                          <a:xfrm>
                            <a:off x="2893022" y="1704698"/>
                            <a:ext cx="108237" cy="148159"/>
                          </a:xfrm>
                          <a:prstGeom prst="rect">
                            <a:avLst/>
                          </a:prstGeom>
                          <a:ln>
                            <a:noFill/>
                          </a:ln>
                        </wps:spPr>
                        <wps:txbx>
                          <w:txbxContent>
                            <w:p w14:paraId="1EC3862D"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817562536" name="Rectangle 817562536"/>
                        <wps:cNvSpPr/>
                        <wps:spPr>
                          <a:xfrm>
                            <a:off x="2819984" y="1704698"/>
                            <a:ext cx="96684" cy="148159"/>
                          </a:xfrm>
                          <a:prstGeom prst="rect">
                            <a:avLst/>
                          </a:prstGeom>
                          <a:ln>
                            <a:noFill/>
                          </a:ln>
                        </wps:spPr>
                        <wps:txbx>
                          <w:txbxContent>
                            <w:p w14:paraId="54401C1A" w14:textId="77777777" w:rsidR="00000000" w:rsidRDefault="00000000" w:rsidP="001E2795">
                              <w:pPr>
                                <w:spacing w:after="160" w:line="259" w:lineRule="auto"/>
                                <w:ind w:left="0" w:right="0"/>
                                <w:jc w:val="left"/>
                              </w:pPr>
                              <w:r>
                                <w:rPr>
                                  <w:rFonts w:ascii="Verdana" w:eastAsia="Verdana" w:hAnsi="Verdana" w:cs="Verdana"/>
                                  <w:i/>
                                  <w:sz w:val="18"/>
                                </w:rPr>
                                <w:t>5</w:t>
                              </w:r>
                            </w:p>
                          </w:txbxContent>
                        </wps:txbx>
                        <wps:bodyPr horzOverflow="overflow" vert="horz" lIns="0" tIns="0" rIns="0" bIns="0" rtlCol="0">
                          <a:noAutofit/>
                        </wps:bodyPr>
                      </wps:wsp>
                      <wps:wsp>
                        <wps:cNvPr id="1465002508" name="Rectangle 1465002508"/>
                        <wps:cNvSpPr/>
                        <wps:spPr>
                          <a:xfrm>
                            <a:off x="3047060" y="1704698"/>
                            <a:ext cx="53511" cy="148159"/>
                          </a:xfrm>
                          <a:prstGeom prst="rect">
                            <a:avLst/>
                          </a:prstGeom>
                          <a:ln>
                            <a:noFill/>
                          </a:ln>
                        </wps:spPr>
                        <wps:txbx>
                          <w:txbxContent>
                            <w:p w14:paraId="4C38794D"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543579340" name="Freeform: Shape 1543579340"/>
                        <wps:cNvSpPr/>
                        <wps:spPr>
                          <a:xfrm>
                            <a:off x="2955620" y="1068070"/>
                            <a:ext cx="546735" cy="269875"/>
                          </a:xfrm>
                          <a:custGeom>
                            <a:avLst/>
                            <a:gdLst/>
                            <a:ahLst/>
                            <a:cxnLst/>
                            <a:rect l="0" t="0" r="0" b="0"/>
                            <a:pathLst>
                              <a:path w="546735" h="269875">
                                <a:moveTo>
                                  <a:pt x="0" y="269875"/>
                                </a:moveTo>
                                <a:lnTo>
                                  <a:pt x="546735" y="269875"/>
                                </a:lnTo>
                                <a:lnTo>
                                  <a:pt x="546735"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10" name="Picture 3610"/>
                          <pic:cNvPicPr/>
                        </pic:nvPicPr>
                        <pic:blipFill>
                          <a:blip r:embed="rId102"/>
                          <a:stretch>
                            <a:fillRect/>
                          </a:stretch>
                        </pic:blipFill>
                        <pic:spPr>
                          <a:xfrm>
                            <a:off x="2959303" y="1072134"/>
                            <a:ext cx="539496" cy="262128"/>
                          </a:xfrm>
                          <a:prstGeom prst="rect">
                            <a:avLst/>
                          </a:prstGeom>
                        </pic:spPr>
                      </pic:pic>
                      <wps:wsp>
                        <wps:cNvPr id="1246538052" name="Rectangle 1246538052"/>
                        <wps:cNvSpPr/>
                        <wps:spPr>
                          <a:xfrm>
                            <a:off x="3103448" y="1167868"/>
                            <a:ext cx="96684" cy="148159"/>
                          </a:xfrm>
                          <a:prstGeom prst="rect">
                            <a:avLst/>
                          </a:prstGeom>
                          <a:ln>
                            <a:noFill/>
                          </a:ln>
                        </wps:spPr>
                        <wps:txbx>
                          <w:txbxContent>
                            <w:p w14:paraId="64E6F865" w14:textId="77777777" w:rsidR="00000000" w:rsidRDefault="00000000" w:rsidP="001E2795">
                              <w:pPr>
                                <w:spacing w:after="160" w:line="259" w:lineRule="auto"/>
                                <w:ind w:left="0" w:right="0"/>
                                <w:jc w:val="left"/>
                              </w:pPr>
                              <w:r>
                                <w:rPr>
                                  <w:rFonts w:ascii="Verdana" w:eastAsia="Verdana" w:hAnsi="Verdana" w:cs="Verdana"/>
                                  <w:i/>
                                  <w:sz w:val="18"/>
                                </w:rPr>
                                <w:t>5</w:t>
                              </w:r>
                            </w:p>
                          </w:txbxContent>
                        </wps:txbx>
                        <wps:bodyPr horzOverflow="overflow" vert="horz" lIns="0" tIns="0" rIns="0" bIns="0" rtlCol="0">
                          <a:noAutofit/>
                        </wps:bodyPr>
                      </wps:wsp>
                      <wps:wsp>
                        <wps:cNvPr id="1533460286" name="Rectangle 1533460286"/>
                        <wps:cNvSpPr/>
                        <wps:spPr>
                          <a:xfrm>
                            <a:off x="3176486" y="1167868"/>
                            <a:ext cx="108237" cy="148159"/>
                          </a:xfrm>
                          <a:prstGeom prst="rect">
                            <a:avLst/>
                          </a:prstGeom>
                          <a:ln>
                            <a:noFill/>
                          </a:ln>
                        </wps:spPr>
                        <wps:txbx>
                          <w:txbxContent>
                            <w:p w14:paraId="625554E1"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726322231" name="Rectangle 1726322231"/>
                        <wps:cNvSpPr/>
                        <wps:spPr>
                          <a:xfrm>
                            <a:off x="3257297" y="1167868"/>
                            <a:ext cx="96684" cy="148159"/>
                          </a:xfrm>
                          <a:prstGeom prst="rect">
                            <a:avLst/>
                          </a:prstGeom>
                          <a:ln>
                            <a:noFill/>
                          </a:ln>
                        </wps:spPr>
                        <wps:txbx>
                          <w:txbxContent>
                            <w:p w14:paraId="458535B4" w14:textId="77777777" w:rsidR="00000000" w:rsidRDefault="00000000" w:rsidP="001E2795">
                              <w:pPr>
                                <w:spacing w:after="160" w:line="259" w:lineRule="auto"/>
                                <w:ind w:left="0" w:right="0"/>
                                <w:jc w:val="left"/>
                              </w:pPr>
                              <w:r>
                                <w:rPr>
                                  <w:rFonts w:ascii="Verdana" w:eastAsia="Verdana" w:hAnsi="Verdana" w:cs="Verdana"/>
                                  <w:i/>
                                  <w:sz w:val="18"/>
                                </w:rPr>
                                <w:t>6</w:t>
                              </w:r>
                            </w:p>
                          </w:txbxContent>
                        </wps:txbx>
                        <wps:bodyPr horzOverflow="overflow" vert="horz" lIns="0" tIns="0" rIns="0" bIns="0" rtlCol="0">
                          <a:noAutofit/>
                        </wps:bodyPr>
                      </wps:wsp>
                      <wps:wsp>
                        <wps:cNvPr id="103645561" name="Rectangle 103645561"/>
                        <wps:cNvSpPr/>
                        <wps:spPr>
                          <a:xfrm>
                            <a:off x="3330524" y="1167868"/>
                            <a:ext cx="53511" cy="148159"/>
                          </a:xfrm>
                          <a:prstGeom prst="rect">
                            <a:avLst/>
                          </a:prstGeom>
                          <a:ln>
                            <a:noFill/>
                          </a:ln>
                        </wps:spPr>
                        <wps:txbx>
                          <w:txbxContent>
                            <w:p w14:paraId="5B042831"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6455200" name="Freeform: Shape 6455200"/>
                        <wps:cNvSpPr/>
                        <wps:spPr>
                          <a:xfrm>
                            <a:off x="4461205" y="1335405"/>
                            <a:ext cx="0" cy="276225"/>
                          </a:xfrm>
                          <a:custGeom>
                            <a:avLst/>
                            <a:gdLst/>
                            <a:ahLst/>
                            <a:cxnLst/>
                            <a:rect l="0" t="0" r="0" b="0"/>
                            <a:pathLst>
                              <a:path h="276225">
                                <a:moveTo>
                                  <a:pt x="0" y="0"/>
                                </a:moveTo>
                                <a:lnTo>
                                  <a:pt x="0" y="276225"/>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556882849" name="Freeform: Shape 556882849"/>
                        <wps:cNvSpPr/>
                        <wps:spPr>
                          <a:xfrm>
                            <a:off x="4461205" y="1335405"/>
                            <a:ext cx="353060" cy="276225"/>
                          </a:xfrm>
                          <a:custGeom>
                            <a:avLst/>
                            <a:gdLst/>
                            <a:ahLst/>
                            <a:cxnLst/>
                            <a:rect l="0" t="0" r="0" b="0"/>
                            <a:pathLst>
                              <a:path w="353060" h="276225">
                                <a:moveTo>
                                  <a:pt x="0" y="0"/>
                                </a:moveTo>
                                <a:lnTo>
                                  <a:pt x="353060" y="276225"/>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563909798" name="Freeform: Shape 563909798"/>
                        <wps:cNvSpPr/>
                        <wps:spPr>
                          <a:xfrm>
                            <a:off x="4531690" y="1605280"/>
                            <a:ext cx="546100" cy="269875"/>
                          </a:xfrm>
                          <a:custGeom>
                            <a:avLst/>
                            <a:gdLst/>
                            <a:ahLst/>
                            <a:cxnLst/>
                            <a:rect l="0" t="0" r="0" b="0"/>
                            <a:pathLst>
                              <a:path w="546100" h="269875">
                                <a:moveTo>
                                  <a:pt x="0" y="269875"/>
                                </a:moveTo>
                                <a:lnTo>
                                  <a:pt x="546100" y="269875"/>
                                </a:lnTo>
                                <a:lnTo>
                                  <a:pt x="546100"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17" name="Picture 3617"/>
                          <pic:cNvPicPr/>
                        </pic:nvPicPr>
                        <pic:blipFill>
                          <a:blip r:embed="rId102"/>
                          <a:stretch>
                            <a:fillRect/>
                          </a:stretch>
                        </pic:blipFill>
                        <pic:spPr>
                          <a:xfrm>
                            <a:off x="4535120" y="1608582"/>
                            <a:ext cx="539496" cy="262128"/>
                          </a:xfrm>
                          <a:prstGeom prst="rect">
                            <a:avLst/>
                          </a:prstGeom>
                        </pic:spPr>
                      </pic:pic>
                      <wps:wsp>
                        <wps:cNvPr id="2086017211" name="Rectangle 2086017211"/>
                        <wps:cNvSpPr/>
                        <wps:spPr>
                          <a:xfrm>
                            <a:off x="4833494" y="1704698"/>
                            <a:ext cx="96684" cy="148159"/>
                          </a:xfrm>
                          <a:prstGeom prst="rect">
                            <a:avLst/>
                          </a:prstGeom>
                          <a:ln>
                            <a:noFill/>
                          </a:ln>
                        </wps:spPr>
                        <wps:txbx>
                          <w:txbxContent>
                            <w:p w14:paraId="5002A075" w14:textId="77777777" w:rsidR="00000000" w:rsidRDefault="00000000" w:rsidP="001E2795">
                              <w:pPr>
                                <w:spacing w:after="160" w:line="259" w:lineRule="auto"/>
                                <w:ind w:left="0" w:right="0"/>
                                <w:jc w:val="left"/>
                              </w:pPr>
                              <w:r>
                                <w:rPr>
                                  <w:rFonts w:ascii="Verdana" w:eastAsia="Verdana" w:hAnsi="Verdana" w:cs="Verdana"/>
                                  <w:i/>
                                  <w:sz w:val="18"/>
                                </w:rPr>
                                <w:t>8</w:t>
                              </w:r>
                            </w:p>
                          </w:txbxContent>
                        </wps:txbx>
                        <wps:bodyPr horzOverflow="overflow" vert="horz" lIns="0" tIns="0" rIns="0" bIns="0" rtlCol="0">
                          <a:noAutofit/>
                        </wps:bodyPr>
                      </wps:wsp>
                      <wps:wsp>
                        <wps:cNvPr id="339414041" name="Rectangle 339414041"/>
                        <wps:cNvSpPr/>
                        <wps:spPr>
                          <a:xfrm>
                            <a:off x="4752683" y="1704698"/>
                            <a:ext cx="108237" cy="148159"/>
                          </a:xfrm>
                          <a:prstGeom prst="rect">
                            <a:avLst/>
                          </a:prstGeom>
                          <a:ln>
                            <a:noFill/>
                          </a:ln>
                        </wps:spPr>
                        <wps:txbx>
                          <w:txbxContent>
                            <w:p w14:paraId="1AB3F213"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205238038" name="Rectangle 1205238038"/>
                        <wps:cNvSpPr/>
                        <wps:spPr>
                          <a:xfrm>
                            <a:off x="4679646" y="1704698"/>
                            <a:ext cx="96684" cy="148159"/>
                          </a:xfrm>
                          <a:prstGeom prst="rect">
                            <a:avLst/>
                          </a:prstGeom>
                          <a:ln>
                            <a:noFill/>
                          </a:ln>
                        </wps:spPr>
                        <wps:txbx>
                          <w:txbxContent>
                            <w:p w14:paraId="1DB5B653" w14:textId="77777777" w:rsidR="00000000" w:rsidRDefault="00000000" w:rsidP="001E2795">
                              <w:pPr>
                                <w:spacing w:after="160" w:line="259" w:lineRule="auto"/>
                                <w:ind w:left="0" w:right="0"/>
                                <w:jc w:val="left"/>
                              </w:pPr>
                              <w:r>
                                <w:rPr>
                                  <w:rFonts w:ascii="Verdana" w:eastAsia="Verdana" w:hAnsi="Verdana" w:cs="Verdana"/>
                                  <w:i/>
                                  <w:sz w:val="18"/>
                                </w:rPr>
                                <w:t>8</w:t>
                              </w:r>
                            </w:p>
                          </w:txbxContent>
                        </wps:txbx>
                        <wps:bodyPr horzOverflow="overflow" vert="horz" lIns="0" tIns="0" rIns="0" bIns="0" rtlCol="0">
                          <a:noAutofit/>
                        </wps:bodyPr>
                      </wps:wsp>
                      <wps:wsp>
                        <wps:cNvPr id="59463302" name="Rectangle 59463302"/>
                        <wps:cNvSpPr/>
                        <wps:spPr>
                          <a:xfrm>
                            <a:off x="4906722" y="1704698"/>
                            <a:ext cx="53511" cy="148159"/>
                          </a:xfrm>
                          <a:prstGeom prst="rect">
                            <a:avLst/>
                          </a:prstGeom>
                          <a:ln>
                            <a:noFill/>
                          </a:ln>
                        </wps:spPr>
                        <wps:txbx>
                          <w:txbxContent>
                            <w:p w14:paraId="7856978C"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956403551" name="Freeform: Shape 956403551"/>
                        <wps:cNvSpPr/>
                        <wps:spPr>
                          <a:xfrm>
                            <a:off x="3909390" y="1605280"/>
                            <a:ext cx="546735" cy="269875"/>
                          </a:xfrm>
                          <a:custGeom>
                            <a:avLst/>
                            <a:gdLst/>
                            <a:ahLst/>
                            <a:cxnLst/>
                            <a:rect l="0" t="0" r="0" b="0"/>
                            <a:pathLst>
                              <a:path w="546735" h="269875">
                                <a:moveTo>
                                  <a:pt x="0" y="269875"/>
                                </a:moveTo>
                                <a:lnTo>
                                  <a:pt x="546735" y="269875"/>
                                </a:lnTo>
                                <a:lnTo>
                                  <a:pt x="546735"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22" name="Picture 3622"/>
                          <pic:cNvPicPr/>
                        </pic:nvPicPr>
                        <pic:blipFill>
                          <a:blip r:embed="rId102"/>
                          <a:stretch>
                            <a:fillRect/>
                          </a:stretch>
                        </pic:blipFill>
                        <pic:spPr>
                          <a:xfrm>
                            <a:off x="3913327" y="1608582"/>
                            <a:ext cx="539496" cy="262128"/>
                          </a:xfrm>
                          <a:prstGeom prst="rect">
                            <a:avLst/>
                          </a:prstGeom>
                        </pic:spPr>
                      </pic:pic>
                      <wps:wsp>
                        <wps:cNvPr id="1030831817" name="Rectangle 1030831817"/>
                        <wps:cNvSpPr/>
                        <wps:spPr>
                          <a:xfrm>
                            <a:off x="4056329" y="1704698"/>
                            <a:ext cx="96684" cy="148159"/>
                          </a:xfrm>
                          <a:prstGeom prst="rect">
                            <a:avLst/>
                          </a:prstGeom>
                          <a:ln>
                            <a:noFill/>
                          </a:ln>
                        </wps:spPr>
                        <wps:txbx>
                          <w:txbxContent>
                            <w:p w14:paraId="12F60303" w14:textId="77777777" w:rsidR="00000000" w:rsidRDefault="00000000" w:rsidP="001E2795">
                              <w:pPr>
                                <w:spacing w:after="160" w:line="259" w:lineRule="auto"/>
                                <w:ind w:left="0" w:right="0"/>
                                <w:jc w:val="left"/>
                              </w:pPr>
                              <w:r>
                                <w:rPr>
                                  <w:rFonts w:ascii="Verdana" w:eastAsia="Verdana" w:hAnsi="Verdana" w:cs="Verdana"/>
                                  <w:i/>
                                  <w:sz w:val="18"/>
                                </w:rPr>
                                <w:t>7</w:t>
                              </w:r>
                            </w:p>
                          </w:txbxContent>
                        </wps:txbx>
                        <wps:bodyPr horzOverflow="overflow" vert="horz" lIns="0" tIns="0" rIns="0" bIns="0" rtlCol="0">
                          <a:noAutofit/>
                        </wps:bodyPr>
                      </wps:wsp>
                      <wps:wsp>
                        <wps:cNvPr id="1049990921" name="Rectangle 1049990921"/>
                        <wps:cNvSpPr/>
                        <wps:spPr>
                          <a:xfrm>
                            <a:off x="4129367" y="1704698"/>
                            <a:ext cx="108237" cy="148159"/>
                          </a:xfrm>
                          <a:prstGeom prst="rect">
                            <a:avLst/>
                          </a:prstGeom>
                          <a:ln>
                            <a:noFill/>
                          </a:ln>
                        </wps:spPr>
                        <wps:txbx>
                          <w:txbxContent>
                            <w:p w14:paraId="24E3BEB8"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467873003" name="Rectangle 1467873003"/>
                        <wps:cNvSpPr/>
                        <wps:spPr>
                          <a:xfrm>
                            <a:off x="4210177" y="1704698"/>
                            <a:ext cx="96684" cy="148159"/>
                          </a:xfrm>
                          <a:prstGeom prst="rect">
                            <a:avLst/>
                          </a:prstGeom>
                          <a:ln>
                            <a:noFill/>
                          </a:ln>
                        </wps:spPr>
                        <wps:txbx>
                          <w:txbxContent>
                            <w:p w14:paraId="504BA1EB" w14:textId="77777777" w:rsidR="00000000" w:rsidRDefault="00000000" w:rsidP="001E2795">
                              <w:pPr>
                                <w:spacing w:after="160" w:line="259" w:lineRule="auto"/>
                                <w:ind w:left="0" w:right="0"/>
                                <w:jc w:val="left"/>
                              </w:pPr>
                              <w:r>
                                <w:rPr>
                                  <w:rFonts w:ascii="Verdana" w:eastAsia="Verdana" w:hAnsi="Verdana" w:cs="Verdana"/>
                                  <w:i/>
                                  <w:sz w:val="18"/>
                                </w:rPr>
                                <w:t>7</w:t>
                              </w:r>
                            </w:p>
                          </w:txbxContent>
                        </wps:txbx>
                        <wps:bodyPr horzOverflow="overflow" vert="horz" lIns="0" tIns="0" rIns="0" bIns="0" rtlCol="0">
                          <a:noAutofit/>
                        </wps:bodyPr>
                      </wps:wsp>
                      <wps:wsp>
                        <wps:cNvPr id="866826750" name="Rectangle 866826750"/>
                        <wps:cNvSpPr/>
                        <wps:spPr>
                          <a:xfrm>
                            <a:off x="4283405" y="1704698"/>
                            <a:ext cx="53511" cy="148159"/>
                          </a:xfrm>
                          <a:prstGeom prst="rect">
                            <a:avLst/>
                          </a:prstGeom>
                          <a:ln>
                            <a:noFill/>
                          </a:ln>
                        </wps:spPr>
                        <wps:txbx>
                          <w:txbxContent>
                            <w:p w14:paraId="2038294E"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261980056" name="Freeform: Shape 261980056"/>
                        <wps:cNvSpPr/>
                        <wps:spPr>
                          <a:xfrm>
                            <a:off x="4179265" y="1068070"/>
                            <a:ext cx="546100" cy="269875"/>
                          </a:xfrm>
                          <a:custGeom>
                            <a:avLst/>
                            <a:gdLst/>
                            <a:ahLst/>
                            <a:cxnLst/>
                            <a:rect l="0" t="0" r="0" b="0"/>
                            <a:pathLst>
                              <a:path w="546100" h="269875">
                                <a:moveTo>
                                  <a:pt x="0" y="269875"/>
                                </a:moveTo>
                                <a:lnTo>
                                  <a:pt x="546100" y="269875"/>
                                </a:lnTo>
                                <a:lnTo>
                                  <a:pt x="546100"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27" name="Picture 3627"/>
                          <pic:cNvPicPr/>
                        </pic:nvPicPr>
                        <pic:blipFill>
                          <a:blip r:embed="rId101"/>
                          <a:stretch>
                            <a:fillRect/>
                          </a:stretch>
                        </pic:blipFill>
                        <pic:spPr>
                          <a:xfrm>
                            <a:off x="4183075" y="1072134"/>
                            <a:ext cx="537972" cy="262128"/>
                          </a:xfrm>
                          <a:prstGeom prst="rect">
                            <a:avLst/>
                          </a:prstGeom>
                        </pic:spPr>
                      </pic:pic>
                      <wps:wsp>
                        <wps:cNvPr id="872801979" name="Rectangle 872801979"/>
                        <wps:cNvSpPr/>
                        <wps:spPr>
                          <a:xfrm>
                            <a:off x="4399115" y="1167868"/>
                            <a:ext cx="108237" cy="148159"/>
                          </a:xfrm>
                          <a:prstGeom prst="rect">
                            <a:avLst/>
                          </a:prstGeom>
                          <a:ln>
                            <a:noFill/>
                          </a:ln>
                        </wps:spPr>
                        <wps:txbx>
                          <w:txbxContent>
                            <w:p w14:paraId="6F4480A0"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415769380" name="Rectangle 415769380"/>
                        <wps:cNvSpPr/>
                        <wps:spPr>
                          <a:xfrm>
                            <a:off x="4479925" y="1167868"/>
                            <a:ext cx="96684" cy="148159"/>
                          </a:xfrm>
                          <a:prstGeom prst="rect">
                            <a:avLst/>
                          </a:prstGeom>
                          <a:ln>
                            <a:noFill/>
                          </a:ln>
                        </wps:spPr>
                        <wps:txbx>
                          <w:txbxContent>
                            <w:p w14:paraId="6087316B" w14:textId="77777777" w:rsidR="00000000" w:rsidRDefault="00000000" w:rsidP="001E2795">
                              <w:pPr>
                                <w:spacing w:after="160" w:line="259" w:lineRule="auto"/>
                                <w:ind w:left="0" w:right="0"/>
                                <w:jc w:val="left"/>
                              </w:pPr>
                              <w:r>
                                <w:rPr>
                                  <w:rFonts w:ascii="Verdana" w:eastAsia="Verdana" w:hAnsi="Verdana" w:cs="Verdana"/>
                                  <w:i/>
                                  <w:sz w:val="18"/>
                                </w:rPr>
                                <w:t>8</w:t>
                              </w:r>
                            </w:p>
                          </w:txbxContent>
                        </wps:txbx>
                        <wps:bodyPr horzOverflow="overflow" vert="horz" lIns="0" tIns="0" rIns="0" bIns="0" rtlCol="0">
                          <a:noAutofit/>
                        </wps:bodyPr>
                      </wps:wsp>
                      <wps:wsp>
                        <wps:cNvPr id="2034602946" name="Rectangle 2034602946"/>
                        <wps:cNvSpPr/>
                        <wps:spPr>
                          <a:xfrm>
                            <a:off x="4326077" y="1167868"/>
                            <a:ext cx="96684" cy="148159"/>
                          </a:xfrm>
                          <a:prstGeom prst="rect">
                            <a:avLst/>
                          </a:prstGeom>
                          <a:ln>
                            <a:noFill/>
                          </a:ln>
                        </wps:spPr>
                        <wps:txbx>
                          <w:txbxContent>
                            <w:p w14:paraId="6ADD18BD" w14:textId="77777777" w:rsidR="00000000" w:rsidRDefault="00000000" w:rsidP="001E2795">
                              <w:pPr>
                                <w:spacing w:after="160" w:line="259" w:lineRule="auto"/>
                                <w:ind w:left="0" w:right="0"/>
                                <w:jc w:val="left"/>
                              </w:pPr>
                              <w:r>
                                <w:rPr>
                                  <w:rFonts w:ascii="Verdana" w:eastAsia="Verdana" w:hAnsi="Verdana" w:cs="Verdana"/>
                                  <w:i/>
                                  <w:sz w:val="18"/>
                                </w:rPr>
                                <w:t>7</w:t>
                              </w:r>
                            </w:p>
                          </w:txbxContent>
                        </wps:txbx>
                        <wps:bodyPr horzOverflow="overflow" vert="horz" lIns="0" tIns="0" rIns="0" bIns="0" rtlCol="0">
                          <a:noAutofit/>
                        </wps:bodyPr>
                      </wps:wsp>
                      <wps:wsp>
                        <wps:cNvPr id="1864004076" name="Rectangle 1864004076"/>
                        <wps:cNvSpPr/>
                        <wps:spPr>
                          <a:xfrm>
                            <a:off x="4553153" y="1167868"/>
                            <a:ext cx="53511" cy="148159"/>
                          </a:xfrm>
                          <a:prstGeom prst="rect">
                            <a:avLst/>
                          </a:prstGeom>
                          <a:ln>
                            <a:noFill/>
                          </a:ln>
                        </wps:spPr>
                        <wps:txbx>
                          <w:txbxContent>
                            <w:p w14:paraId="225118A1"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1110709530" name="Freeform: Shape 1110709530"/>
                        <wps:cNvSpPr/>
                        <wps:spPr>
                          <a:xfrm>
                            <a:off x="818845" y="812292"/>
                            <a:ext cx="601345" cy="276860"/>
                          </a:xfrm>
                          <a:custGeom>
                            <a:avLst/>
                            <a:gdLst/>
                            <a:ahLst/>
                            <a:cxnLst/>
                            <a:rect l="0" t="0" r="0" b="0"/>
                            <a:pathLst>
                              <a:path w="601345" h="276860">
                                <a:moveTo>
                                  <a:pt x="601345" y="0"/>
                                </a:moveTo>
                                <a:lnTo>
                                  <a:pt x="0" y="276860"/>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639537226" name="Freeform: Shape 639537226"/>
                        <wps:cNvSpPr/>
                        <wps:spPr>
                          <a:xfrm>
                            <a:off x="1420190" y="812292"/>
                            <a:ext cx="635635" cy="276860"/>
                          </a:xfrm>
                          <a:custGeom>
                            <a:avLst/>
                            <a:gdLst/>
                            <a:ahLst/>
                            <a:cxnLst/>
                            <a:rect l="0" t="0" r="0" b="0"/>
                            <a:pathLst>
                              <a:path w="635635" h="276860">
                                <a:moveTo>
                                  <a:pt x="0" y="0"/>
                                </a:moveTo>
                                <a:lnTo>
                                  <a:pt x="635635" y="276860"/>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98226687" name="Freeform: Shape 98226687"/>
                        <wps:cNvSpPr/>
                        <wps:spPr>
                          <a:xfrm>
                            <a:off x="1124280" y="550672"/>
                            <a:ext cx="574040" cy="262890"/>
                          </a:xfrm>
                          <a:custGeom>
                            <a:avLst/>
                            <a:gdLst/>
                            <a:ahLst/>
                            <a:cxnLst/>
                            <a:rect l="0" t="0" r="0" b="0"/>
                            <a:pathLst>
                              <a:path w="574040" h="262890">
                                <a:moveTo>
                                  <a:pt x="0" y="262890"/>
                                </a:moveTo>
                                <a:lnTo>
                                  <a:pt x="574040" y="262890"/>
                                </a:lnTo>
                                <a:lnTo>
                                  <a:pt x="574040"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75" name="Picture 3675"/>
                          <pic:cNvPicPr/>
                        </pic:nvPicPr>
                        <pic:blipFill>
                          <a:blip r:embed="rId103"/>
                          <a:stretch>
                            <a:fillRect/>
                          </a:stretch>
                        </pic:blipFill>
                        <pic:spPr>
                          <a:xfrm>
                            <a:off x="1127455" y="553974"/>
                            <a:ext cx="566928" cy="256032"/>
                          </a:xfrm>
                          <a:prstGeom prst="rect">
                            <a:avLst/>
                          </a:prstGeom>
                        </pic:spPr>
                      </pic:pic>
                      <wps:wsp>
                        <wps:cNvPr id="2092942816" name="Rectangle 2092942816"/>
                        <wps:cNvSpPr/>
                        <wps:spPr>
                          <a:xfrm>
                            <a:off x="1385532" y="651232"/>
                            <a:ext cx="108237" cy="148159"/>
                          </a:xfrm>
                          <a:prstGeom prst="rect">
                            <a:avLst/>
                          </a:prstGeom>
                          <a:ln>
                            <a:noFill/>
                          </a:ln>
                        </wps:spPr>
                        <wps:txbx>
                          <w:txbxContent>
                            <w:p w14:paraId="27E66D4B"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431234815" name="Rectangle 431234815"/>
                        <wps:cNvSpPr/>
                        <wps:spPr>
                          <a:xfrm>
                            <a:off x="1466342" y="651232"/>
                            <a:ext cx="96684" cy="148159"/>
                          </a:xfrm>
                          <a:prstGeom prst="rect">
                            <a:avLst/>
                          </a:prstGeom>
                          <a:ln>
                            <a:noFill/>
                          </a:ln>
                        </wps:spPr>
                        <wps:txbx>
                          <w:txbxContent>
                            <w:p w14:paraId="46552A94" w14:textId="77777777" w:rsidR="00000000" w:rsidRDefault="00000000" w:rsidP="001E2795">
                              <w:pPr>
                                <w:spacing w:after="160" w:line="259" w:lineRule="auto"/>
                                <w:ind w:left="0" w:right="0"/>
                                <w:jc w:val="left"/>
                              </w:pPr>
                              <w:r>
                                <w:rPr>
                                  <w:rFonts w:ascii="Verdana" w:eastAsia="Verdana" w:hAnsi="Verdana" w:cs="Verdana"/>
                                  <w:i/>
                                  <w:sz w:val="18"/>
                                </w:rPr>
                                <w:t>4</w:t>
                              </w:r>
                            </w:p>
                          </w:txbxContent>
                        </wps:txbx>
                        <wps:bodyPr horzOverflow="overflow" vert="horz" lIns="0" tIns="0" rIns="0" bIns="0" rtlCol="0">
                          <a:noAutofit/>
                        </wps:bodyPr>
                      </wps:wsp>
                      <wps:wsp>
                        <wps:cNvPr id="1436272556" name="Rectangle 1436272556"/>
                        <wps:cNvSpPr/>
                        <wps:spPr>
                          <a:xfrm>
                            <a:off x="1312494" y="651232"/>
                            <a:ext cx="96684" cy="148159"/>
                          </a:xfrm>
                          <a:prstGeom prst="rect">
                            <a:avLst/>
                          </a:prstGeom>
                          <a:ln>
                            <a:noFill/>
                          </a:ln>
                        </wps:spPr>
                        <wps:txbx>
                          <w:txbxContent>
                            <w:p w14:paraId="16634C88" w14:textId="77777777" w:rsidR="00000000" w:rsidRDefault="00000000" w:rsidP="001E2795">
                              <w:pPr>
                                <w:spacing w:after="160" w:line="259" w:lineRule="auto"/>
                                <w:ind w:left="0" w:right="0"/>
                                <w:jc w:val="left"/>
                              </w:pPr>
                              <w:r>
                                <w:rPr>
                                  <w:rFonts w:ascii="Verdana" w:eastAsia="Verdana" w:hAnsi="Verdana" w:cs="Verdana"/>
                                  <w:i/>
                                  <w:sz w:val="18"/>
                                </w:rPr>
                                <w:t>1</w:t>
                              </w:r>
                            </w:p>
                          </w:txbxContent>
                        </wps:txbx>
                        <wps:bodyPr horzOverflow="overflow" vert="horz" lIns="0" tIns="0" rIns="0" bIns="0" rtlCol="0">
                          <a:noAutofit/>
                        </wps:bodyPr>
                      </wps:wsp>
                      <wps:wsp>
                        <wps:cNvPr id="1793452436" name="Rectangle 1793452436"/>
                        <wps:cNvSpPr/>
                        <wps:spPr>
                          <a:xfrm>
                            <a:off x="1539570" y="651232"/>
                            <a:ext cx="53511" cy="148159"/>
                          </a:xfrm>
                          <a:prstGeom prst="rect">
                            <a:avLst/>
                          </a:prstGeom>
                          <a:ln>
                            <a:noFill/>
                          </a:ln>
                        </wps:spPr>
                        <wps:txbx>
                          <w:txbxContent>
                            <w:p w14:paraId="757D086F"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730216258" name="Freeform: Shape 730216258"/>
                        <wps:cNvSpPr/>
                        <wps:spPr>
                          <a:xfrm>
                            <a:off x="3238195" y="812292"/>
                            <a:ext cx="580390" cy="276860"/>
                          </a:xfrm>
                          <a:custGeom>
                            <a:avLst/>
                            <a:gdLst/>
                            <a:ahLst/>
                            <a:cxnLst/>
                            <a:rect l="0" t="0" r="0" b="0"/>
                            <a:pathLst>
                              <a:path w="580390" h="276860">
                                <a:moveTo>
                                  <a:pt x="580390" y="0"/>
                                </a:moveTo>
                                <a:lnTo>
                                  <a:pt x="0" y="276860"/>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249751712" name="Freeform: Shape 249751712"/>
                        <wps:cNvSpPr/>
                        <wps:spPr>
                          <a:xfrm>
                            <a:off x="3818586" y="812292"/>
                            <a:ext cx="642620" cy="276860"/>
                          </a:xfrm>
                          <a:custGeom>
                            <a:avLst/>
                            <a:gdLst/>
                            <a:ahLst/>
                            <a:cxnLst/>
                            <a:rect l="0" t="0" r="0" b="0"/>
                            <a:pathLst>
                              <a:path w="642620" h="276860">
                                <a:moveTo>
                                  <a:pt x="0" y="0"/>
                                </a:moveTo>
                                <a:lnTo>
                                  <a:pt x="642620" y="276860"/>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2010334265" name="Freeform: Shape 2010334265"/>
                        <wps:cNvSpPr/>
                        <wps:spPr>
                          <a:xfrm>
                            <a:off x="3501720" y="550672"/>
                            <a:ext cx="615315" cy="262890"/>
                          </a:xfrm>
                          <a:custGeom>
                            <a:avLst/>
                            <a:gdLst/>
                            <a:ahLst/>
                            <a:cxnLst/>
                            <a:rect l="0" t="0" r="0" b="0"/>
                            <a:pathLst>
                              <a:path w="615315" h="262890">
                                <a:moveTo>
                                  <a:pt x="0" y="262890"/>
                                </a:moveTo>
                                <a:lnTo>
                                  <a:pt x="615315" y="262890"/>
                                </a:lnTo>
                                <a:lnTo>
                                  <a:pt x="615315" y="0"/>
                                </a:lnTo>
                                <a:lnTo>
                                  <a:pt x="0" y="0"/>
                                </a:lnTo>
                                <a:close/>
                              </a:path>
                            </a:pathLst>
                          </a:custGeom>
                          <a:ln w="6998"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82" name="Picture 3682"/>
                          <pic:cNvPicPr/>
                        </pic:nvPicPr>
                        <pic:blipFill>
                          <a:blip r:embed="rId104"/>
                          <a:stretch>
                            <a:fillRect/>
                          </a:stretch>
                        </pic:blipFill>
                        <pic:spPr>
                          <a:xfrm>
                            <a:off x="3504895" y="553974"/>
                            <a:ext cx="608076" cy="256032"/>
                          </a:xfrm>
                          <a:prstGeom prst="rect">
                            <a:avLst/>
                          </a:prstGeom>
                        </pic:spPr>
                      </pic:pic>
                      <wps:wsp>
                        <wps:cNvPr id="523042885" name="Rectangle 523042885"/>
                        <wps:cNvSpPr/>
                        <wps:spPr>
                          <a:xfrm>
                            <a:off x="3758654" y="651232"/>
                            <a:ext cx="108237" cy="148159"/>
                          </a:xfrm>
                          <a:prstGeom prst="rect">
                            <a:avLst/>
                          </a:prstGeom>
                          <a:ln>
                            <a:noFill/>
                          </a:ln>
                        </wps:spPr>
                        <wps:txbx>
                          <w:txbxContent>
                            <w:p w14:paraId="6218225F"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645380577" name="Rectangle 645380577"/>
                        <wps:cNvSpPr/>
                        <wps:spPr>
                          <a:xfrm>
                            <a:off x="3685616" y="651232"/>
                            <a:ext cx="96684" cy="148159"/>
                          </a:xfrm>
                          <a:prstGeom prst="rect">
                            <a:avLst/>
                          </a:prstGeom>
                          <a:ln>
                            <a:noFill/>
                          </a:ln>
                        </wps:spPr>
                        <wps:txbx>
                          <w:txbxContent>
                            <w:p w14:paraId="322FE598" w14:textId="77777777" w:rsidR="00000000" w:rsidRDefault="00000000" w:rsidP="001E2795">
                              <w:pPr>
                                <w:spacing w:after="160" w:line="259" w:lineRule="auto"/>
                                <w:ind w:left="0" w:right="0"/>
                                <w:jc w:val="left"/>
                              </w:pPr>
                              <w:r>
                                <w:rPr>
                                  <w:rFonts w:ascii="Verdana" w:eastAsia="Verdana" w:hAnsi="Verdana" w:cs="Verdana"/>
                                  <w:i/>
                                  <w:sz w:val="18"/>
                                </w:rPr>
                                <w:t>5</w:t>
                              </w:r>
                            </w:p>
                          </w:txbxContent>
                        </wps:txbx>
                        <wps:bodyPr horzOverflow="overflow" vert="horz" lIns="0" tIns="0" rIns="0" bIns="0" rtlCol="0">
                          <a:noAutofit/>
                        </wps:bodyPr>
                      </wps:wsp>
                      <wps:wsp>
                        <wps:cNvPr id="183336924" name="Rectangle 183336924"/>
                        <wps:cNvSpPr/>
                        <wps:spPr>
                          <a:xfrm>
                            <a:off x="3839464" y="651232"/>
                            <a:ext cx="96684" cy="148159"/>
                          </a:xfrm>
                          <a:prstGeom prst="rect">
                            <a:avLst/>
                          </a:prstGeom>
                          <a:ln>
                            <a:noFill/>
                          </a:ln>
                        </wps:spPr>
                        <wps:txbx>
                          <w:txbxContent>
                            <w:p w14:paraId="5E98465F" w14:textId="77777777" w:rsidR="00000000" w:rsidRDefault="00000000" w:rsidP="001E2795">
                              <w:pPr>
                                <w:spacing w:after="160" w:line="259" w:lineRule="auto"/>
                                <w:ind w:left="0" w:right="0"/>
                                <w:jc w:val="left"/>
                              </w:pPr>
                              <w:r>
                                <w:rPr>
                                  <w:rFonts w:ascii="Verdana" w:eastAsia="Verdana" w:hAnsi="Verdana" w:cs="Verdana"/>
                                  <w:i/>
                                  <w:sz w:val="18"/>
                                </w:rPr>
                                <w:t>8</w:t>
                              </w:r>
                            </w:p>
                          </w:txbxContent>
                        </wps:txbx>
                        <wps:bodyPr horzOverflow="overflow" vert="horz" lIns="0" tIns="0" rIns="0" bIns="0" rtlCol="0">
                          <a:noAutofit/>
                        </wps:bodyPr>
                      </wps:wsp>
                      <wps:wsp>
                        <wps:cNvPr id="718342515" name="Rectangle 718342515"/>
                        <wps:cNvSpPr/>
                        <wps:spPr>
                          <a:xfrm>
                            <a:off x="3913074" y="651232"/>
                            <a:ext cx="53511" cy="148159"/>
                          </a:xfrm>
                          <a:prstGeom prst="rect">
                            <a:avLst/>
                          </a:prstGeom>
                          <a:ln>
                            <a:noFill/>
                          </a:ln>
                        </wps:spPr>
                        <wps:txbx>
                          <w:txbxContent>
                            <w:p w14:paraId="6660AC1F"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wps:txbx>
                        <wps:bodyPr horzOverflow="overflow" vert="horz" lIns="0" tIns="0" rIns="0" bIns="0" rtlCol="0">
                          <a:noAutofit/>
                        </wps:bodyPr>
                      </wps:wsp>
                      <wps:wsp>
                        <wps:cNvPr id="627921559" name="Freeform: Shape 627921559"/>
                        <wps:cNvSpPr/>
                        <wps:spPr>
                          <a:xfrm>
                            <a:off x="2643835" y="280162"/>
                            <a:ext cx="1174750" cy="276860"/>
                          </a:xfrm>
                          <a:custGeom>
                            <a:avLst/>
                            <a:gdLst/>
                            <a:ahLst/>
                            <a:cxnLst/>
                            <a:rect l="0" t="0" r="0" b="0"/>
                            <a:pathLst>
                              <a:path w="1174750" h="276860">
                                <a:moveTo>
                                  <a:pt x="0" y="0"/>
                                </a:moveTo>
                                <a:lnTo>
                                  <a:pt x="1174750" y="276860"/>
                                </a:lnTo>
                              </a:path>
                            </a:pathLst>
                          </a:custGeom>
                          <a:ln w="6998" cap="flat">
                            <a:round/>
                          </a:ln>
                        </wps:spPr>
                        <wps:style>
                          <a:lnRef idx="1">
                            <a:srgbClr val="000000"/>
                          </a:lnRef>
                          <a:fillRef idx="0">
                            <a:srgbClr val="000000">
                              <a:alpha val="0"/>
                            </a:srgbClr>
                          </a:fillRef>
                          <a:effectRef idx="0">
                            <a:scrgbClr r="0" g="0" b="0"/>
                          </a:effectRef>
                          <a:fontRef idx="none"/>
                        </wps:style>
                        <wps:bodyPr/>
                      </wps:wsp>
                      <wps:wsp>
                        <wps:cNvPr id="2081729964" name="Freeform: Shape 2081729964"/>
                        <wps:cNvSpPr/>
                        <wps:spPr>
                          <a:xfrm>
                            <a:off x="1420190" y="280162"/>
                            <a:ext cx="1223645" cy="276860"/>
                          </a:xfrm>
                          <a:custGeom>
                            <a:avLst/>
                            <a:gdLst/>
                            <a:ahLst/>
                            <a:cxnLst/>
                            <a:rect l="0" t="0" r="0" b="0"/>
                            <a:pathLst>
                              <a:path w="1223645" h="276860">
                                <a:moveTo>
                                  <a:pt x="1223645" y="0"/>
                                </a:moveTo>
                                <a:lnTo>
                                  <a:pt x="0" y="276860"/>
                                </a:lnTo>
                              </a:path>
                            </a:pathLst>
                          </a:custGeom>
                          <a:ln w="699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54446E" id="Group 16" o:spid="_x0000_s1698" style="width:395.7pt;height:139.1pt;mso-position-horizontal-relative:char;mso-position-vertical-relative:line" coordsize="50777,18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">
                <v:rect id="Rectangle 451698574" o:spid="_x0000_s1699" style="position:absolute;top:3081;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" filled="f" stroked="f">
                  <v:textbox inset="0,0,0,0">
                    <w:txbxContent>
                      <w:p w14:paraId="1B583E7E" w14:textId="77777777" w:rsidR="00000000" w:rsidRDefault="00000000" w:rsidP="001E2795">
                        <w:pPr>
                          <w:spacing w:after="160" w:line="259" w:lineRule="auto"/>
                          <w:ind w:left="0" w:right="0"/>
                          <w:jc w:val="left"/>
                        </w:pPr>
                        <w:r>
                          <w:t xml:space="preserve"> </w:t>
                        </w:r>
                      </w:p>
                    </w:txbxContent>
                  </v:textbox>
                </v:rect>
                <v:rect id="Rectangle 776200260" o:spid="_x0000_s1700" style="position:absolute;top:462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" filled="f" stroked="f">
                  <v:textbox inset="0,0,0,0">
                    <w:txbxContent>
                      <w:p w14:paraId="08EF7311" w14:textId="77777777" w:rsidR="00000000" w:rsidRDefault="00000000" w:rsidP="001E2795">
                        <w:pPr>
                          <w:spacing w:after="160" w:line="259" w:lineRule="auto"/>
                          <w:ind w:left="0" w:right="0"/>
                          <w:jc w:val="left"/>
                        </w:pPr>
                        <w:r>
                          <w:t xml:space="preserve"> </w:t>
                        </w:r>
                      </w:p>
                    </w:txbxContent>
                  </v:textbox>
                </v:rect>
                <v:rect id="Rectangle 575397433" o:spid="_x0000_s1701" style="position:absolute;top:6175;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" filled="f" stroked="f">
                  <v:textbox inset="0,0,0,0">
                    <w:txbxContent>
                      <w:p w14:paraId="4E170DA3" w14:textId="77777777" w:rsidR="00000000" w:rsidRDefault="00000000" w:rsidP="001E2795">
                        <w:pPr>
                          <w:spacing w:after="160" w:line="259" w:lineRule="auto"/>
                          <w:ind w:left="0" w:right="0"/>
                          <w:jc w:val="left"/>
                        </w:pPr>
                        <w:r>
                          <w:t xml:space="preserve"> </w:t>
                        </w:r>
                      </w:p>
                    </w:txbxContent>
                  </v:textbox>
                </v:rect>
                <v:rect id="Rectangle 469839689" o:spid="_x0000_s1702" style="position:absolute;top:771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" filled="f" stroked="f">
                  <v:textbox inset="0,0,0,0">
                    <w:txbxContent>
                      <w:p w14:paraId="0A8AAB98" w14:textId="77777777" w:rsidR="00000000" w:rsidRDefault="00000000" w:rsidP="001E2795">
                        <w:pPr>
                          <w:spacing w:after="160" w:line="259" w:lineRule="auto"/>
                          <w:ind w:left="0" w:right="0"/>
                          <w:jc w:val="left"/>
                        </w:pPr>
                        <w:r>
                          <w:t xml:space="preserve"> </w:t>
                        </w:r>
                      </w:p>
                    </w:txbxContent>
                  </v:textbox>
                </v:rect>
                <v:rect id="Rectangle 35480186" o:spid="_x0000_s1703" style="position:absolute;top:9286;width:5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" filled="f" stroked="f">
                  <v:textbox inset="0,0,0,0">
                    <w:txbxContent>
                      <w:p w14:paraId="77D8ACBD" w14:textId="77777777" w:rsidR="00000000" w:rsidRDefault="00000000" w:rsidP="001E2795">
                        <w:pPr>
                          <w:spacing w:after="160" w:line="259" w:lineRule="auto"/>
                          <w:ind w:left="0" w:right="0"/>
                          <w:jc w:val="left"/>
                        </w:pPr>
                        <w:r>
                          <w:rPr>
                            <w:sz w:val="18"/>
                          </w:rPr>
                          <w:t xml:space="preserve"> </w:t>
                        </w:r>
                      </w:p>
                    </w:txbxContent>
                  </v:textbox>
                </v:rect>
                <v:shape id="Freeform: Shape 1881406724" o:spid="_x0000_s1704" style="position:absolute;left:23269;width:6153;height:2698;visibility:visible;mso-wrap-style:square;v-text-anchor:top" coordsize="61531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" path="m,269875r615315,l615315,,,,,269875xe" filled="f" strokeweight=".19439mm">
                  <v:stroke miterlimit="83231f" joinstyle="miter"/>
                  <v:path arrowok="t" textboxrect="0,0,615315,269875"/>
                </v:shape>
                <v:shape id="Picture 3557" o:spid="_x0000_s1705" type="#_x0000_t75" style="position:absolute;left:23314;top:38;width:606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">
                  <v:imagedata r:id="rId105" o:title=""/>
                </v:shape>
                <v:rect id="Rectangle 805207998" o:spid="_x0000_s1706" style="position:absolute;left:25090;top:1010;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" filled="f" stroked="f">
                  <v:textbox inset="0,0,0,0">
                    <w:txbxContent>
                      <w:p w14:paraId="7CA6466A" w14:textId="77777777" w:rsidR="00000000" w:rsidRDefault="00000000" w:rsidP="001E2795">
                        <w:pPr>
                          <w:spacing w:after="160" w:line="259" w:lineRule="auto"/>
                          <w:ind w:left="0" w:right="0"/>
                          <w:jc w:val="left"/>
                        </w:pPr>
                        <w:r>
                          <w:rPr>
                            <w:rFonts w:ascii="Verdana" w:eastAsia="Verdana" w:hAnsi="Verdana" w:cs="Verdana"/>
                            <w:i/>
                            <w:sz w:val="18"/>
                          </w:rPr>
                          <w:t>1</w:t>
                        </w:r>
                      </w:p>
                    </w:txbxContent>
                  </v:textbox>
                </v:rect>
                <v:rect id="Rectangle 378022262" o:spid="_x0000_s1707" style="position:absolute;left:25821;top:1010;width:108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" filled="f" stroked="f">
                  <v:textbox inset="0,0,0,0">
                    <w:txbxContent>
                      <w:p w14:paraId="18254B2D"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884692354" o:spid="_x0000_s1708" style="position:absolute;left:26629;top:1010;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" filled="f" stroked="f">
                  <v:textbox inset="0,0,0,0">
                    <w:txbxContent>
                      <w:p w14:paraId="46DFFDDE" w14:textId="77777777" w:rsidR="00000000" w:rsidRDefault="00000000" w:rsidP="001E2795">
                        <w:pPr>
                          <w:spacing w:after="160" w:line="259" w:lineRule="auto"/>
                          <w:ind w:left="0" w:right="0"/>
                          <w:jc w:val="left"/>
                        </w:pPr>
                        <w:r>
                          <w:rPr>
                            <w:rFonts w:ascii="Verdana" w:eastAsia="Verdana" w:hAnsi="Verdana" w:cs="Verdana"/>
                            <w:i/>
                            <w:sz w:val="18"/>
                          </w:rPr>
                          <w:t>8</w:t>
                        </w:r>
                      </w:p>
                    </w:txbxContent>
                  </v:textbox>
                </v:rect>
                <v:rect id="Rectangle 855880897" o:spid="_x0000_s1709" style="position:absolute;left:27361;top:1010;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" filled="f" stroked="f">
                  <v:textbox inset="0,0,0,0">
                    <w:txbxContent>
                      <w:p w14:paraId="19AD7B94"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379790823" o:spid="_x0000_s1710" style="position:absolute;left:8188;top:13354;width:0;height:2762;visibility:visible;mso-wrap-style:square;v-text-anchor:top" coordsize="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" path="m,l,276225e" filled="f" strokeweight=".19439mm">
                  <v:path arrowok="t" textboxrect="0,0,0,276225"/>
                </v:shape>
                <v:shape id="Freeform: Shape 658688189" o:spid="_x0000_s1711" style="position:absolute;left:8188;top:13354;width:2762;height:2762;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" path="m,l276225,276225e" filled="f" strokeweight=".19439mm">
                  <v:path arrowok="t" textboxrect="0,0,276225,276225"/>
                </v:shape>
                <v:shape id="Freeform: Shape 1079329261" o:spid="_x0000_s1712" style="position:absolute;left:8131;top:16052;width:5397;height:2699;visibility:visible;mso-wrap-style:square;v-text-anchor:top" coordsize="53975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" path="m,269875r539750,l539750,,,,,269875xe" filled="f" strokeweight=".19439mm">
                  <v:stroke miterlimit="66585f" joinstyle="miter"/>
                  <v:path arrowok="t" textboxrect="0,0,539750,269875"/>
                </v:shape>
                <v:shape id="Picture 3564" o:spid="_x0000_s1713" type="#_x0000_t75" style="position:absolute;left:8165;top:16085;width:5319;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">
                  <v:imagedata r:id="rId106" o:title=""/>
                </v:shape>
                <v:rect id="Rectangle 812249512" o:spid="_x0000_s1714" style="position:absolute;left:9463;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" filled="f" stroked="f">
                  <v:textbox inset="0,0,0,0">
                    <w:txbxContent>
                      <w:p w14:paraId="25889392" w14:textId="77777777" w:rsidR="00000000" w:rsidRDefault="00000000" w:rsidP="001E2795">
                        <w:pPr>
                          <w:spacing w:after="160" w:line="259" w:lineRule="auto"/>
                          <w:ind w:left="0" w:right="0"/>
                          <w:jc w:val="left"/>
                        </w:pPr>
                        <w:r>
                          <w:rPr>
                            <w:rFonts w:ascii="Verdana" w:eastAsia="Verdana" w:hAnsi="Verdana" w:cs="Verdana"/>
                            <w:i/>
                            <w:sz w:val="18"/>
                          </w:rPr>
                          <w:t>2</w:t>
                        </w:r>
                      </w:p>
                    </w:txbxContent>
                  </v:textbox>
                </v:rect>
                <v:rect id="Rectangle 496091204" o:spid="_x0000_s1715" style="position:absolute;left:11002;top:17046;width: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" filled="f" stroked="f">
                  <v:textbox inset="0,0,0,0">
                    <w:txbxContent>
                      <w:p w14:paraId="130EA142" w14:textId="77777777" w:rsidR="00000000" w:rsidRDefault="00000000" w:rsidP="001E2795">
                        <w:pPr>
                          <w:spacing w:after="160" w:line="259" w:lineRule="auto"/>
                          <w:ind w:left="0" w:right="0"/>
                          <w:jc w:val="left"/>
                        </w:pPr>
                        <w:r>
                          <w:rPr>
                            <w:rFonts w:ascii="Verdana" w:eastAsia="Verdana" w:hAnsi="Verdana" w:cs="Verdana"/>
                            <w:i/>
                            <w:sz w:val="18"/>
                          </w:rPr>
                          <w:t>2</w:t>
                        </w:r>
                      </w:p>
                    </w:txbxContent>
                  </v:textbox>
                </v:rect>
                <v:rect id="Rectangle 1971334415" o:spid="_x0000_s1716" style="position:absolute;left:10193;top:17046;width:10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" filled="f" stroked="f">
                  <v:textbox inset="0,0,0,0">
                    <w:txbxContent>
                      <w:p w14:paraId="2E5020BD"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307941263" o:spid="_x0000_s1717" style="position:absolute;left:11738;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" filled="f" stroked="f">
                  <v:textbox inset="0,0,0,0">
                    <w:txbxContent>
                      <w:p w14:paraId="76B3A3DF"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563395909" o:spid="_x0000_s1718" style="position:absolute;left:1908;top:16052;width:5467;height:2699;visibility:visible;mso-wrap-style:square;v-text-anchor:top" coordsize="54673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" path="m,269875r546735,l546735,,,,,269875xe" filled="f" strokeweight=".19439mm">
                  <v:stroke miterlimit="66585f" joinstyle="miter"/>
                  <v:path arrowok="t" textboxrect="0,0,546735,269875"/>
                </v:shape>
                <v:shape id="Picture 3569" o:spid="_x0000_s1719" type="#_x0000_t75" style="position:absolute;left:1947;top:16085;width:5395;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">
                  <v:imagedata r:id="rId107" o:title=""/>
                </v:shape>
                <v:rect id="Rectangle 1049807498" o:spid="_x0000_s1720" style="position:absolute;left:4038;top:17046;width:55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" filled="f" stroked="f">
                  <v:textbox inset="0,0,0,0">
                    <w:txbxContent>
                      <w:p w14:paraId="4E050C00" w14:textId="77777777" w:rsidR="00000000" w:rsidRDefault="00000000" w:rsidP="001E2795">
                        <w:pPr>
                          <w:spacing w:after="160" w:line="259" w:lineRule="auto"/>
                          <w:ind w:left="0" w:right="0"/>
                          <w:jc w:val="left"/>
                        </w:pPr>
                        <w:r>
                          <w:rPr>
                            <w:rFonts w:ascii="Verdana" w:eastAsia="Verdana" w:hAnsi="Verdana" w:cs="Verdana"/>
                            <w:i/>
                            <w:sz w:val="18"/>
                          </w:rPr>
                          <w:t>,</w:t>
                        </w:r>
                      </w:p>
                    </w:txbxContent>
                  </v:textbox>
                </v:rect>
                <v:rect id="Rectangle 2105719014" o:spid="_x0000_s1721" style="position:absolute;left:3291;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" filled="f" stroked="f">
                  <v:textbox inset="0,0,0,0">
                    <w:txbxContent>
                      <w:p w14:paraId="47E5DF02" w14:textId="77777777" w:rsidR="00000000" w:rsidRDefault="00000000" w:rsidP="001E2795">
                        <w:pPr>
                          <w:spacing w:after="160" w:line="259" w:lineRule="auto"/>
                          <w:ind w:left="0" w:right="0"/>
                          <w:jc w:val="left"/>
                        </w:pPr>
                        <w:r>
                          <w:rPr>
                            <w:rFonts w:ascii="Verdana" w:eastAsia="Verdana" w:hAnsi="Verdana" w:cs="Verdana"/>
                            <w:i/>
                            <w:sz w:val="18"/>
                          </w:rPr>
                          <w:t>1</w:t>
                        </w:r>
                      </w:p>
                    </w:txbxContent>
                  </v:textbox>
                </v:rect>
                <v:rect id="Rectangle 2025557164" o:spid="_x0000_s1722" style="position:absolute;left:4464;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" filled="f" stroked="f">
                  <v:textbox inset="0,0,0,0">
                    <w:txbxContent>
                      <w:p w14:paraId="6DE5C340"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1025203780" o:spid="_x0000_s1723" style="position:absolute;left:5287;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" filled="f" stroked="f">
                  <v:textbox inset="0,0,0,0">
                    <w:txbxContent>
                      <w:p w14:paraId="2FF579AF" w14:textId="77777777" w:rsidR="00000000" w:rsidRDefault="00000000" w:rsidP="001E2795">
                        <w:pPr>
                          <w:spacing w:after="160" w:line="259" w:lineRule="auto"/>
                          <w:ind w:left="0" w:right="0"/>
                          <w:jc w:val="left"/>
                        </w:pPr>
                        <w:r>
                          <w:rPr>
                            <w:rFonts w:ascii="Verdana" w:eastAsia="Verdana" w:hAnsi="Verdana" w:cs="Verdana"/>
                            <w:i/>
                            <w:sz w:val="18"/>
                          </w:rPr>
                          <w:t>1</w:t>
                        </w:r>
                      </w:p>
                    </w:txbxContent>
                  </v:textbox>
                </v:rect>
                <v:rect id="Rectangle 1445222325" o:spid="_x0000_s1724" style="position:absolute;left:6019;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" filled="f" stroked="f">
                  <v:textbox inset="0,0,0,0">
                    <w:txbxContent>
                      <w:p w14:paraId="6E233CD3"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1457265190" o:spid="_x0000_s1725" style="position:absolute;left:5362;top:10680;width:5468;height:2699;visibility:visible;mso-wrap-style:square;v-text-anchor:top" coordsize="54673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" path="m,269875r546735,l546735,,,,,269875xe" filled="f" strokeweight=".19439mm">
                  <v:stroke miterlimit="66585f" joinstyle="miter"/>
                  <v:path arrowok="t" textboxrect="0,0,546735,269875"/>
                </v:shape>
                <v:shape id="Picture 3576" o:spid="_x0000_s1726" type="#_x0000_t75" style="position:absolute;left:5407;top:10721;width:53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">
                  <v:imagedata r:id="rId107" o:title=""/>
                </v:shape>
                <v:rect id="Rectangle 1386559905" o:spid="_x0000_s1727" style="position:absolute;left:7557;top:11678;width:108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" filled="f" stroked="f">
                  <v:textbox inset="0,0,0,0">
                    <w:txbxContent>
                      <w:p w14:paraId="5815849A"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193660366" o:spid="_x0000_s1728" style="position:absolute;left:6827;top:11678;width: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" filled="f" stroked="f">
                  <v:textbox inset="0,0,0,0">
                    <w:txbxContent>
                      <w:p w14:paraId="54B302B3" w14:textId="77777777" w:rsidR="00000000" w:rsidRDefault="00000000" w:rsidP="001E2795">
                        <w:pPr>
                          <w:spacing w:after="160" w:line="259" w:lineRule="auto"/>
                          <w:ind w:left="0" w:right="0"/>
                          <w:jc w:val="left"/>
                        </w:pPr>
                        <w:r>
                          <w:rPr>
                            <w:rFonts w:ascii="Verdana" w:eastAsia="Verdana" w:hAnsi="Verdana" w:cs="Verdana"/>
                            <w:i/>
                            <w:sz w:val="18"/>
                          </w:rPr>
                          <w:t>1</w:t>
                        </w:r>
                      </w:p>
                    </w:txbxContent>
                  </v:textbox>
                </v:rect>
                <v:rect id="Rectangle 60103197" o:spid="_x0000_s1729" style="position:absolute;left:8365;top:11678;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" filled="f" stroked="f">
                  <v:textbox inset="0,0,0,0">
                    <w:txbxContent>
                      <w:p w14:paraId="02544DC4" w14:textId="77777777" w:rsidR="00000000" w:rsidRDefault="00000000" w:rsidP="001E2795">
                        <w:pPr>
                          <w:spacing w:after="160" w:line="259" w:lineRule="auto"/>
                          <w:ind w:left="0" w:right="0"/>
                          <w:jc w:val="left"/>
                        </w:pPr>
                        <w:r>
                          <w:rPr>
                            <w:rFonts w:ascii="Verdana" w:eastAsia="Verdana" w:hAnsi="Verdana" w:cs="Verdana"/>
                            <w:i/>
                            <w:sz w:val="18"/>
                          </w:rPr>
                          <w:t>2</w:t>
                        </w:r>
                      </w:p>
                    </w:txbxContent>
                  </v:textbox>
                </v:rect>
                <v:rect id="Rectangle 1987394118" o:spid="_x0000_s1730" style="position:absolute;left:9097;top:11678;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" filled="f" stroked="f">
                  <v:textbox inset="0,0,0,0">
                    <w:txbxContent>
                      <w:p w14:paraId="3B2DAF02"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1679159512" o:spid="_x0000_s1731" style="position:absolute;left:20558;top:13354;width:0;height:2762;visibility:visible;mso-wrap-style:square;v-text-anchor:top" coordsize="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" path="m,l,276225e" filled="f" strokeweight=".19439mm">
                  <v:path arrowok="t" textboxrect="0,0,0,276225"/>
                </v:shape>
                <v:shape id="Freeform: Shape 1538105434" o:spid="_x0000_s1732" style="position:absolute;left:20558;top:13354;width:2768;height:2762;visibility:visible;mso-wrap-style:square;v-text-anchor:top" coordsize="27686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" path="m,l276860,276225e" filled="f" strokeweight=".19439mm">
                  <v:path arrowok="t" textboxrect="0,0,276860,276225"/>
                </v:shape>
                <v:shape id="Freeform: Shape 1387154119" o:spid="_x0000_s1733" style="position:absolute;left:20501;top:16052;width:5467;height:2699;visibility:visible;mso-wrap-style:square;v-text-anchor:top" coordsize="54673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" path="m,269875r546735,l546735,,,,,269875xe" filled="f" strokeweight=".19439mm">
                  <v:stroke miterlimit="66585f" joinstyle="miter"/>
                  <v:path arrowok="t" textboxrect="0,0,546735,269875"/>
                </v:shape>
                <v:shape id="Picture 3583" o:spid="_x0000_s1734" type="#_x0000_t75" style="position:absolute;left:20540;top:16085;width:5395;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">
                  <v:imagedata r:id="rId108" o:title=""/>
                </v:shape>
                <v:rect id="Rectangle 1284213372" o:spid="_x0000_s1735" style="position:absolute;left:23487;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" filled="f" stroked="f">
                  <v:textbox inset="0,0,0,0">
                    <w:txbxContent>
                      <w:p w14:paraId="23A1CCBB" w14:textId="77777777" w:rsidR="00000000" w:rsidRDefault="00000000" w:rsidP="001E2795">
                        <w:pPr>
                          <w:spacing w:after="160" w:line="259" w:lineRule="auto"/>
                          <w:ind w:left="0" w:right="0"/>
                          <w:jc w:val="left"/>
                        </w:pPr>
                        <w:r>
                          <w:rPr>
                            <w:rFonts w:ascii="Verdana" w:eastAsia="Verdana" w:hAnsi="Verdana" w:cs="Verdana"/>
                            <w:i/>
                            <w:sz w:val="18"/>
                          </w:rPr>
                          <w:t>4</w:t>
                        </w:r>
                      </w:p>
                    </w:txbxContent>
                  </v:textbox>
                </v:rect>
                <v:rect id="Rectangle 1388777548" o:spid="_x0000_s1736" style="position:absolute;left:22679;top:17046;width:108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" filled="f" stroked="f">
                  <v:textbox inset="0,0,0,0">
                    <w:txbxContent>
                      <w:p w14:paraId="288C9197"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834992913" o:spid="_x0000_s1737" style="position:absolute;left:21948;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" filled="f" stroked="f">
                  <v:textbox inset="0,0,0,0">
                    <w:txbxContent>
                      <w:p w14:paraId="05E83C7B" w14:textId="77777777" w:rsidR="00000000" w:rsidRDefault="00000000" w:rsidP="001E2795">
                        <w:pPr>
                          <w:spacing w:after="160" w:line="259" w:lineRule="auto"/>
                          <w:ind w:left="0" w:right="0"/>
                          <w:jc w:val="left"/>
                        </w:pPr>
                        <w:r>
                          <w:rPr>
                            <w:rFonts w:ascii="Verdana" w:eastAsia="Verdana" w:hAnsi="Verdana" w:cs="Verdana"/>
                            <w:i/>
                            <w:sz w:val="18"/>
                          </w:rPr>
                          <w:t>4</w:t>
                        </w:r>
                      </w:p>
                    </w:txbxContent>
                  </v:textbox>
                </v:rect>
                <v:rect id="Rectangle 202188607" o:spid="_x0000_s1738" style="position:absolute;left:24219;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" filled="f" stroked="f">
                  <v:textbox inset="0,0,0,0">
                    <w:txbxContent>
                      <w:p w14:paraId="6F6AB411"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790101036" o:spid="_x0000_s1739" style="position:absolute;left:14284;top:16052;width:5461;height:2699;visibility:visible;mso-wrap-style:square;v-text-anchor:top" coordsize="54610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" path="m,269875r546100,l546100,,,,,269875xe" filled="f" strokeweight=".19439mm">
                  <v:stroke miterlimit="66585f" joinstyle="miter"/>
                  <v:path arrowok="t" textboxrect="0,0,546100,269875"/>
                </v:shape>
                <v:shape id="Picture 3588" o:spid="_x0000_s1740" type="#_x0000_t75" style="position:absolute;left:14322;top:16085;width:5380;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">
                  <v:imagedata r:id="rId107" o:title=""/>
                </v:shape>
                <v:rect id="Rectangle 942381174" o:spid="_x0000_s1741" style="position:absolute;left:16430;top:17046;width:10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" filled="f" stroked="f">
                  <v:textbox inset="0,0,0,0">
                    <w:txbxContent>
                      <w:p w14:paraId="47B6BEB7"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1593279756" o:spid="_x0000_s1742" style="position:absolute;left:17238;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" filled="f" stroked="f">
                  <v:textbox inset="0,0,0,0">
                    <w:txbxContent>
                      <w:p w14:paraId="6EAEAE26" w14:textId="77777777" w:rsidR="00000000" w:rsidRDefault="00000000" w:rsidP="001E2795">
                        <w:pPr>
                          <w:spacing w:after="160" w:line="259" w:lineRule="auto"/>
                          <w:ind w:left="0" w:right="0"/>
                          <w:jc w:val="left"/>
                        </w:pPr>
                        <w:r>
                          <w:rPr>
                            <w:rFonts w:ascii="Verdana" w:eastAsia="Verdana" w:hAnsi="Verdana" w:cs="Verdana"/>
                            <w:i/>
                            <w:sz w:val="18"/>
                          </w:rPr>
                          <w:t>3</w:t>
                        </w:r>
                      </w:p>
                    </w:txbxContent>
                  </v:textbox>
                </v:rect>
                <v:rect id="Rectangle 850822932" o:spid="_x0000_s1743" style="position:absolute;left:15700;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" filled="f" stroked="f">
                  <v:textbox inset="0,0,0,0">
                    <w:txbxContent>
                      <w:p w14:paraId="629657E0" w14:textId="77777777" w:rsidR="00000000" w:rsidRDefault="00000000" w:rsidP="001E2795">
                        <w:pPr>
                          <w:spacing w:after="160" w:line="259" w:lineRule="auto"/>
                          <w:ind w:left="0" w:right="0"/>
                          <w:jc w:val="left"/>
                        </w:pPr>
                        <w:r>
                          <w:rPr>
                            <w:rFonts w:ascii="Verdana" w:eastAsia="Verdana" w:hAnsi="Verdana" w:cs="Verdana"/>
                            <w:i/>
                            <w:sz w:val="18"/>
                          </w:rPr>
                          <w:t>3</w:t>
                        </w:r>
                      </w:p>
                    </w:txbxContent>
                  </v:textbox>
                </v:rect>
                <v:rect id="Rectangle 719436835" o:spid="_x0000_s1744" style="position:absolute;left:17971;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" filled="f" stroked="f">
                  <v:textbox inset="0,0,0,0">
                    <w:txbxContent>
                      <w:p w14:paraId="2F471013"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1883856582" o:spid="_x0000_s1745" style="position:absolute;left:17738;top:10680;width:5468;height:2699;visibility:visible;mso-wrap-style:square;v-text-anchor:top" coordsize="54673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" path="m,269875r546735,l546735,,,,,269875xe" filled="f" strokeweight=".19439mm">
                  <v:stroke miterlimit="66585f" joinstyle="miter"/>
                  <v:path arrowok="t" textboxrect="0,0,546735,269875"/>
                </v:shape>
                <v:shape id="Picture 3593" o:spid="_x0000_s1746" type="#_x0000_t75" style="position:absolute;left:17782;top:10721;width:53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">
                  <v:imagedata r:id="rId107" o:title=""/>
                </v:shape>
                <v:rect id="Rectangle 1551016480" o:spid="_x0000_s1747" style="position:absolute;left:19936;top:11678;width:108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" filled="f" stroked="f">
                  <v:textbox inset="0,0,0,0">
                    <w:txbxContent>
                      <w:p w14:paraId="483837F7"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851756976" o:spid="_x0000_s1748" style="position:absolute;left:19205;top:11678;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" filled="f" stroked="f">
                  <v:textbox inset="0,0,0,0">
                    <w:txbxContent>
                      <w:p w14:paraId="20C38B1A" w14:textId="77777777" w:rsidR="00000000" w:rsidRDefault="00000000" w:rsidP="001E2795">
                        <w:pPr>
                          <w:spacing w:after="160" w:line="259" w:lineRule="auto"/>
                          <w:ind w:left="0" w:right="0"/>
                          <w:jc w:val="left"/>
                        </w:pPr>
                        <w:r>
                          <w:rPr>
                            <w:rFonts w:ascii="Verdana" w:eastAsia="Verdana" w:hAnsi="Verdana" w:cs="Verdana"/>
                            <w:i/>
                            <w:sz w:val="18"/>
                          </w:rPr>
                          <w:t>3</w:t>
                        </w:r>
                      </w:p>
                    </w:txbxContent>
                  </v:textbox>
                </v:rect>
                <v:rect id="Rectangle 697981672" o:spid="_x0000_s1749" style="position:absolute;left:20744;top:11678;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" filled="f" stroked="f">
                  <v:textbox inset="0,0,0,0">
                    <w:txbxContent>
                      <w:p w14:paraId="34B795D8" w14:textId="77777777" w:rsidR="00000000" w:rsidRDefault="00000000" w:rsidP="001E2795">
                        <w:pPr>
                          <w:spacing w:after="160" w:line="259" w:lineRule="auto"/>
                          <w:ind w:left="0" w:right="0"/>
                          <w:jc w:val="left"/>
                        </w:pPr>
                        <w:r>
                          <w:rPr>
                            <w:rFonts w:ascii="Verdana" w:eastAsia="Verdana" w:hAnsi="Verdana" w:cs="Verdana"/>
                            <w:i/>
                            <w:sz w:val="18"/>
                          </w:rPr>
                          <w:t>4</w:t>
                        </w:r>
                      </w:p>
                    </w:txbxContent>
                  </v:textbox>
                </v:rect>
                <v:rect id="Rectangle 788627864" o:spid="_x0000_s1750" style="position:absolute;left:21476;top:11678;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" filled="f" stroked="f">
                  <v:textbox inset="0,0,0,0">
                    <w:txbxContent>
                      <w:p w14:paraId="4873E373"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418675347" o:spid="_x0000_s1751" style="position:absolute;left:32381;top:13354;width:0;height:2762;visibility:visible;mso-wrap-style:square;v-text-anchor:top" coordsize="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" path="m,l,276225e" filled="f" strokeweight=".19439mm">
                  <v:path arrowok="t" textboxrect="0,0,0,276225"/>
                </v:shape>
                <v:shape id="Freeform: Shape 1974928226" o:spid="_x0000_s1752" style="position:absolute;left:32381;top:13354;width:3315;height:2762;visibility:visible;mso-wrap-style:square;v-text-anchor:top" coordsize="33147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" path="m,l331470,276225e" filled="f" strokeweight=".19439mm">
                  <v:path arrowok="t" textboxrect="0,0,331470,276225"/>
                </v:shape>
                <v:shape id="Freeform: Shape 1171439209" o:spid="_x0000_s1753" style="position:absolute;left:32947;top:16052;width:5397;height:2699;visibility:visible;mso-wrap-style:square;v-text-anchor:top" coordsize="53975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" path="m,269875r539750,l539750,,,,,269875xe" filled="f" strokeweight=".19439mm">
                  <v:stroke miterlimit="66585f" joinstyle="miter"/>
                  <v:path arrowok="t" textboxrect="0,0,539750,269875"/>
                </v:shape>
                <v:shape id="Picture 3600" o:spid="_x0000_s1754" type="#_x0000_t75" style="position:absolute;left:32991;top:16085;width:5319;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">
                  <v:imagedata r:id="rId106" o:title=""/>
                </v:shape>
                <v:rect id="Rectangle 416534802" o:spid="_x0000_s1755" style="position:absolute;left:35971;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" filled="f" stroked="f">
                  <v:textbox inset="0,0,0,0">
                    <w:txbxContent>
                      <w:p w14:paraId="3AFB0F9E" w14:textId="77777777" w:rsidR="00000000" w:rsidRDefault="00000000" w:rsidP="001E2795">
                        <w:pPr>
                          <w:spacing w:after="160" w:line="259" w:lineRule="auto"/>
                          <w:ind w:left="0" w:right="0"/>
                          <w:jc w:val="left"/>
                        </w:pPr>
                        <w:r>
                          <w:rPr>
                            <w:rFonts w:ascii="Verdana" w:eastAsia="Verdana" w:hAnsi="Verdana" w:cs="Verdana"/>
                            <w:i/>
                            <w:sz w:val="18"/>
                          </w:rPr>
                          <w:t>6</w:t>
                        </w:r>
                      </w:p>
                    </w:txbxContent>
                  </v:textbox>
                </v:rect>
                <v:rect id="Rectangle 706399493" o:spid="_x0000_s1756" style="position:absolute;left:35163;top:17046;width:108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" filled="f" stroked="f">
                  <v:textbox inset="0,0,0,0">
                    <w:txbxContent>
                      <w:p w14:paraId="3BED5AF9"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2042023407" o:spid="_x0000_s1757" style="position:absolute;left:34433;top:17046;width: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" filled="f" stroked="f">
                  <v:textbox inset="0,0,0,0">
                    <w:txbxContent>
                      <w:p w14:paraId="5CB468C8" w14:textId="77777777" w:rsidR="00000000" w:rsidRDefault="00000000" w:rsidP="001E2795">
                        <w:pPr>
                          <w:spacing w:after="160" w:line="259" w:lineRule="auto"/>
                          <w:ind w:left="0" w:right="0"/>
                          <w:jc w:val="left"/>
                        </w:pPr>
                        <w:r>
                          <w:rPr>
                            <w:rFonts w:ascii="Verdana" w:eastAsia="Verdana" w:hAnsi="Verdana" w:cs="Verdana"/>
                            <w:i/>
                            <w:sz w:val="18"/>
                          </w:rPr>
                          <w:t>6</w:t>
                        </w:r>
                      </w:p>
                    </w:txbxContent>
                  </v:textbox>
                </v:rect>
                <v:rect id="Rectangle 619630442" o:spid="_x0000_s1758" style="position:absolute;left:36703;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" filled="f" stroked="f">
                  <v:textbox inset="0,0,0,0">
                    <w:txbxContent>
                      <w:p w14:paraId="6889BD52"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1522261020" o:spid="_x0000_s1759" style="position:absolute;left:26724;top:16052;width:5467;height:2699;visibility:visible;mso-wrap-style:square;v-text-anchor:top" coordsize="54673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" path="m,269875r546735,l546735,,,,,269875xe" filled="f" strokeweight=".19439mm">
                  <v:stroke miterlimit="66585f" joinstyle="miter"/>
                  <v:path arrowok="t" textboxrect="0,0,546735,269875"/>
                </v:shape>
                <v:shape id="Picture 3605" o:spid="_x0000_s1760" type="#_x0000_t75" style="position:absolute;left:26758;top:16085;width:5395;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">
                  <v:imagedata r:id="rId108" o:title=""/>
                </v:shape>
                <v:rect id="Rectangle 2125551313" o:spid="_x0000_s1761" style="position:absolute;left:29738;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" filled="f" stroked="f">
                  <v:textbox inset="0,0,0,0">
                    <w:txbxContent>
                      <w:p w14:paraId="7BA78ECA" w14:textId="77777777" w:rsidR="00000000" w:rsidRDefault="00000000" w:rsidP="001E2795">
                        <w:pPr>
                          <w:spacing w:after="160" w:line="259" w:lineRule="auto"/>
                          <w:ind w:left="0" w:right="0"/>
                          <w:jc w:val="left"/>
                        </w:pPr>
                        <w:r>
                          <w:rPr>
                            <w:rFonts w:ascii="Verdana" w:eastAsia="Verdana" w:hAnsi="Verdana" w:cs="Verdana"/>
                            <w:i/>
                            <w:sz w:val="18"/>
                          </w:rPr>
                          <w:t>5</w:t>
                        </w:r>
                      </w:p>
                    </w:txbxContent>
                  </v:textbox>
                </v:rect>
                <v:rect id="Rectangle 4737714" o:spid="_x0000_s1762" style="position:absolute;left:28930;top:17046;width:108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" filled="f" stroked="f">
                  <v:textbox inset="0,0,0,0">
                    <w:txbxContent>
                      <w:p w14:paraId="1EC3862D"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817562536" o:spid="_x0000_s1763" style="position:absolute;left:28199;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" filled="f" stroked="f">
                  <v:textbox inset="0,0,0,0">
                    <w:txbxContent>
                      <w:p w14:paraId="54401C1A" w14:textId="77777777" w:rsidR="00000000" w:rsidRDefault="00000000" w:rsidP="001E2795">
                        <w:pPr>
                          <w:spacing w:after="160" w:line="259" w:lineRule="auto"/>
                          <w:ind w:left="0" w:right="0"/>
                          <w:jc w:val="left"/>
                        </w:pPr>
                        <w:r>
                          <w:rPr>
                            <w:rFonts w:ascii="Verdana" w:eastAsia="Verdana" w:hAnsi="Verdana" w:cs="Verdana"/>
                            <w:i/>
                            <w:sz w:val="18"/>
                          </w:rPr>
                          <w:t>5</w:t>
                        </w:r>
                      </w:p>
                    </w:txbxContent>
                  </v:textbox>
                </v:rect>
                <v:rect id="Rectangle 1465002508" o:spid="_x0000_s1764" style="position:absolute;left:30470;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" filled="f" stroked="f">
                  <v:textbox inset="0,0,0,0">
                    <w:txbxContent>
                      <w:p w14:paraId="4C38794D"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1543579340" o:spid="_x0000_s1765" style="position:absolute;left:29556;top:10680;width:5467;height:2699;visibility:visible;mso-wrap-style:square;v-text-anchor:top" coordsize="54673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" path="m,269875r546735,l546735,,,,,269875xe" filled="f" strokeweight=".19439mm">
                  <v:stroke miterlimit="66585f" joinstyle="miter"/>
                  <v:path arrowok="t" textboxrect="0,0,546735,269875"/>
                </v:shape>
                <v:shape id="Picture 3610" o:spid="_x0000_s1766" type="#_x0000_t75" style="position:absolute;left:29593;top:10721;width:53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">
                  <v:imagedata r:id="rId108" o:title=""/>
                </v:shape>
                <v:rect id="Rectangle 1246538052" o:spid="_x0000_s1767" style="position:absolute;left:31034;top:11678;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" filled="f" stroked="f">
                  <v:textbox inset="0,0,0,0">
                    <w:txbxContent>
                      <w:p w14:paraId="64E6F865" w14:textId="77777777" w:rsidR="00000000" w:rsidRDefault="00000000" w:rsidP="001E2795">
                        <w:pPr>
                          <w:spacing w:after="160" w:line="259" w:lineRule="auto"/>
                          <w:ind w:left="0" w:right="0"/>
                          <w:jc w:val="left"/>
                        </w:pPr>
                        <w:r>
                          <w:rPr>
                            <w:rFonts w:ascii="Verdana" w:eastAsia="Verdana" w:hAnsi="Verdana" w:cs="Verdana"/>
                            <w:i/>
                            <w:sz w:val="18"/>
                          </w:rPr>
                          <w:t>5</w:t>
                        </w:r>
                      </w:p>
                    </w:txbxContent>
                  </v:textbox>
                </v:rect>
                <v:rect id="Rectangle 1533460286" o:spid="_x0000_s1768" style="position:absolute;left:31764;top:11678;width:10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" filled="f" stroked="f">
                  <v:textbox inset="0,0,0,0">
                    <w:txbxContent>
                      <w:p w14:paraId="625554E1"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1726322231" o:spid="_x0000_s1769" style="position:absolute;left:32572;top:11678;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" filled="f" stroked="f">
                  <v:textbox inset="0,0,0,0">
                    <w:txbxContent>
                      <w:p w14:paraId="458535B4" w14:textId="77777777" w:rsidR="00000000" w:rsidRDefault="00000000" w:rsidP="001E2795">
                        <w:pPr>
                          <w:spacing w:after="160" w:line="259" w:lineRule="auto"/>
                          <w:ind w:left="0" w:right="0"/>
                          <w:jc w:val="left"/>
                        </w:pPr>
                        <w:r>
                          <w:rPr>
                            <w:rFonts w:ascii="Verdana" w:eastAsia="Verdana" w:hAnsi="Verdana" w:cs="Verdana"/>
                            <w:i/>
                            <w:sz w:val="18"/>
                          </w:rPr>
                          <w:t>6</w:t>
                        </w:r>
                      </w:p>
                    </w:txbxContent>
                  </v:textbox>
                </v:rect>
                <v:rect id="Rectangle 103645561" o:spid="_x0000_s1770" style="position:absolute;left:33305;top:11678;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" filled="f" stroked="f">
                  <v:textbox inset="0,0,0,0">
                    <w:txbxContent>
                      <w:p w14:paraId="5B042831"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6455200" o:spid="_x0000_s1771" style="position:absolute;left:44612;top:13354;width:0;height:2762;visibility:visible;mso-wrap-style:square;v-text-anchor:top" coordsize="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" path="m,l,276225e" filled="f" strokeweight=".19439mm">
                  <v:path arrowok="t" textboxrect="0,0,0,276225"/>
                </v:shape>
                <v:shape id="Freeform: Shape 556882849" o:spid="_x0000_s1772" style="position:absolute;left:44612;top:13354;width:3530;height:2762;visibility:visible;mso-wrap-style:square;v-text-anchor:top" coordsize="35306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" path="m,l353060,276225e" filled="f" strokeweight=".19439mm">
                  <v:path arrowok="t" textboxrect="0,0,353060,276225"/>
                </v:shape>
                <v:shape id="Freeform: Shape 563909798" o:spid="_x0000_s1773" style="position:absolute;left:45316;top:16052;width:5461;height:2699;visibility:visible;mso-wrap-style:square;v-text-anchor:top" coordsize="54610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" path="m,269875r546100,l546100,,,,,269875xe" filled="f" strokeweight=".19439mm">
                  <v:stroke miterlimit="66585f" joinstyle="miter"/>
                  <v:path arrowok="t" textboxrect="0,0,546100,269875"/>
                </v:shape>
                <v:shape id="Picture 3617" o:spid="_x0000_s1774" type="#_x0000_t75" style="position:absolute;left:45351;top:16085;width:5395;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">
                  <v:imagedata r:id="rId108" o:title=""/>
                </v:shape>
                <v:rect id="Rectangle 2086017211" o:spid="_x0000_s1775" style="position:absolute;left:48334;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" filled="f" stroked="f">
                  <v:textbox inset="0,0,0,0">
                    <w:txbxContent>
                      <w:p w14:paraId="5002A075" w14:textId="77777777" w:rsidR="00000000" w:rsidRDefault="00000000" w:rsidP="001E2795">
                        <w:pPr>
                          <w:spacing w:after="160" w:line="259" w:lineRule="auto"/>
                          <w:ind w:left="0" w:right="0"/>
                          <w:jc w:val="left"/>
                        </w:pPr>
                        <w:r>
                          <w:rPr>
                            <w:rFonts w:ascii="Verdana" w:eastAsia="Verdana" w:hAnsi="Verdana" w:cs="Verdana"/>
                            <w:i/>
                            <w:sz w:val="18"/>
                          </w:rPr>
                          <w:t>8</w:t>
                        </w:r>
                      </w:p>
                    </w:txbxContent>
                  </v:textbox>
                </v:rect>
                <v:rect id="Rectangle 339414041" o:spid="_x0000_s1776" style="position:absolute;left:47526;top:17046;width:10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" filled="f" stroked="f">
                  <v:textbox inset="0,0,0,0">
                    <w:txbxContent>
                      <w:p w14:paraId="1AB3F213"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1205238038" o:spid="_x0000_s1777" style="position:absolute;left:46796;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" filled="f" stroked="f">
                  <v:textbox inset="0,0,0,0">
                    <w:txbxContent>
                      <w:p w14:paraId="1DB5B653" w14:textId="77777777" w:rsidR="00000000" w:rsidRDefault="00000000" w:rsidP="001E2795">
                        <w:pPr>
                          <w:spacing w:after="160" w:line="259" w:lineRule="auto"/>
                          <w:ind w:left="0" w:right="0"/>
                          <w:jc w:val="left"/>
                        </w:pPr>
                        <w:r>
                          <w:rPr>
                            <w:rFonts w:ascii="Verdana" w:eastAsia="Verdana" w:hAnsi="Verdana" w:cs="Verdana"/>
                            <w:i/>
                            <w:sz w:val="18"/>
                          </w:rPr>
                          <w:t>8</w:t>
                        </w:r>
                      </w:p>
                    </w:txbxContent>
                  </v:textbox>
                </v:rect>
                <v:rect id="Rectangle 59463302" o:spid="_x0000_s1778" style="position:absolute;left:49067;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" filled="f" stroked="f">
                  <v:textbox inset="0,0,0,0">
                    <w:txbxContent>
                      <w:p w14:paraId="7856978C"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956403551" o:spid="_x0000_s1779" style="position:absolute;left:39093;top:16052;width:5468;height:2699;visibility:visible;mso-wrap-style:square;v-text-anchor:top" coordsize="54673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" path="m,269875r546735,l546735,,,,,269875xe" filled="f" strokeweight=".19439mm">
                  <v:stroke miterlimit="66585f" joinstyle="miter"/>
                  <v:path arrowok="t" textboxrect="0,0,546735,269875"/>
                </v:shape>
                <v:shape id="Picture 3622" o:spid="_x0000_s1780" type="#_x0000_t75" style="position:absolute;left:39133;top:16085;width:5395;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">
                  <v:imagedata r:id="rId108" o:title=""/>
                </v:shape>
                <v:rect id="Rectangle 1030831817" o:spid="_x0000_s1781" style="position:absolute;left:40563;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" filled="f" stroked="f">
                  <v:textbox inset="0,0,0,0">
                    <w:txbxContent>
                      <w:p w14:paraId="12F60303" w14:textId="77777777" w:rsidR="00000000" w:rsidRDefault="00000000" w:rsidP="001E2795">
                        <w:pPr>
                          <w:spacing w:after="160" w:line="259" w:lineRule="auto"/>
                          <w:ind w:left="0" w:right="0"/>
                          <w:jc w:val="left"/>
                        </w:pPr>
                        <w:r>
                          <w:rPr>
                            <w:rFonts w:ascii="Verdana" w:eastAsia="Verdana" w:hAnsi="Verdana" w:cs="Verdana"/>
                            <w:i/>
                            <w:sz w:val="18"/>
                          </w:rPr>
                          <w:t>7</w:t>
                        </w:r>
                      </w:p>
                    </w:txbxContent>
                  </v:textbox>
                </v:rect>
                <v:rect id="Rectangle 1049990921" o:spid="_x0000_s1782" style="position:absolute;left:41293;top:17046;width:10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" filled="f" stroked="f">
                  <v:textbox inset="0,0,0,0">
                    <w:txbxContent>
                      <w:p w14:paraId="24E3BEB8"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1467873003" o:spid="_x0000_s1783" style="position:absolute;left:42101;top:17046;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" filled="f" stroked="f">
                  <v:textbox inset="0,0,0,0">
                    <w:txbxContent>
                      <w:p w14:paraId="504BA1EB" w14:textId="77777777" w:rsidR="00000000" w:rsidRDefault="00000000" w:rsidP="001E2795">
                        <w:pPr>
                          <w:spacing w:after="160" w:line="259" w:lineRule="auto"/>
                          <w:ind w:left="0" w:right="0"/>
                          <w:jc w:val="left"/>
                        </w:pPr>
                        <w:r>
                          <w:rPr>
                            <w:rFonts w:ascii="Verdana" w:eastAsia="Verdana" w:hAnsi="Verdana" w:cs="Verdana"/>
                            <w:i/>
                            <w:sz w:val="18"/>
                          </w:rPr>
                          <w:t>7</w:t>
                        </w:r>
                      </w:p>
                    </w:txbxContent>
                  </v:textbox>
                </v:rect>
                <v:rect id="Rectangle 866826750" o:spid="_x0000_s1784" style="position:absolute;left:42834;top:17046;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" filled="f" stroked="f">
                  <v:textbox inset="0,0,0,0">
                    <w:txbxContent>
                      <w:p w14:paraId="2038294E"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261980056" o:spid="_x0000_s1785" style="position:absolute;left:41792;top:10680;width:5461;height:2699;visibility:visible;mso-wrap-style:square;v-text-anchor:top" coordsize="54610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" path="m,269875r546100,l546100,,,,,269875xe" filled="f" strokeweight=".19439mm">
                  <v:stroke miterlimit="66585f" joinstyle="miter"/>
                  <v:path arrowok="t" textboxrect="0,0,546100,269875"/>
                </v:shape>
                <v:shape id="Picture 3627" o:spid="_x0000_s1786" type="#_x0000_t75" style="position:absolute;left:41830;top:10721;width:538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">
                  <v:imagedata r:id="rId107" o:title=""/>
                </v:shape>
                <v:rect id="Rectangle 872801979" o:spid="_x0000_s1787" style="position:absolute;left:43991;top:11678;width:108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" filled="f" stroked="f">
                  <v:textbox inset="0,0,0,0">
                    <w:txbxContent>
                      <w:p w14:paraId="6F4480A0"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415769380" o:spid="_x0000_s1788" style="position:absolute;left:44799;top:11678;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" filled="f" stroked="f">
                  <v:textbox inset="0,0,0,0">
                    <w:txbxContent>
                      <w:p w14:paraId="6087316B" w14:textId="77777777" w:rsidR="00000000" w:rsidRDefault="00000000" w:rsidP="001E2795">
                        <w:pPr>
                          <w:spacing w:after="160" w:line="259" w:lineRule="auto"/>
                          <w:ind w:left="0" w:right="0"/>
                          <w:jc w:val="left"/>
                        </w:pPr>
                        <w:r>
                          <w:rPr>
                            <w:rFonts w:ascii="Verdana" w:eastAsia="Verdana" w:hAnsi="Verdana" w:cs="Verdana"/>
                            <w:i/>
                            <w:sz w:val="18"/>
                          </w:rPr>
                          <w:t>8</w:t>
                        </w:r>
                      </w:p>
                    </w:txbxContent>
                  </v:textbox>
                </v:rect>
                <v:rect id="Rectangle 2034602946" o:spid="_x0000_s1789" style="position:absolute;left:43260;top:11678;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" filled="f" stroked="f">
                  <v:textbox inset="0,0,0,0">
                    <w:txbxContent>
                      <w:p w14:paraId="6ADD18BD" w14:textId="77777777" w:rsidR="00000000" w:rsidRDefault="00000000" w:rsidP="001E2795">
                        <w:pPr>
                          <w:spacing w:after="160" w:line="259" w:lineRule="auto"/>
                          <w:ind w:left="0" w:right="0"/>
                          <w:jc w:val="left"/>
                        </w:pPr>
                        <w:r>
                          <w:rPr>
                            <w:rFonts w:ascii="Verdana" w:eastAsia="Verdana" w:hAnsi="Verdana" w:cs="Verdana"/>
                            <w:i/>
                            <w:sz w:val="18"/>
                          </w:rPr>
                          <w:t>7</w:t>
                        </w:r>
                      </w:p>
                    </w:txbxContent>
                  </v:textbox>
                </v:rect>
                <v:rect id="Rectangle 1864004076" o:spid="_x0000_s1790" style="position:absolute;left:45531;top:11678;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" filled="f" stroked="f">
                  <v:textbox inset="0,0,0,0">
                    <w:txbxContent>
                      <w:p w14:paraId="225118A1"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1110709530" o:spid="_x0000_s1791" style="position:absolute;left:8188;top:8122;width:6013;height:2769;visibility:visible;mso-wrap-style:square;v-text-anchor:top" coordsize="601345,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" path="m601345,l,276860e" filled="f" strokeweight=".19439mm">
                  <v:path arrowok="t" textboxrect="0,0,601345,276860"/>
                </v:shape>
                <v:shape id="Freeform: Shape 639537226" o:spid="_x0000_s1792" style="position:absolute;left:14201;top:8122;width:6357;height:2769;visibility:visible;mso-wrap-style:square;v-text-anchor:top" coordsize="635635,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" path="m,l635635,276860e" filled="f" strokeweight=".19439mm">
                  <v:path arrowok="t" textboxrect="0,0,635635,276860"/>
                </v:shape>
                <v:shape id="Freeform: Shape 98226687" o:spid="_x0000_s1793" style="position:absolute;left:11242;top:5506;width:5741;height:2629;visibility:visible;mso-wrap-style:square;v-text-anchor:top" coordsize="57404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" path="m,262890r574040,l574040,,,,,262890xe" filled="f" strokeweight=".19439mm">
                  <v:stroke miterlimit="66585f" joinstyle="miter"/>
                  <v:path arrowok="t" textboxrect="0,0,574040,262890"/>
                </v:shape>
                <v:shape id="Picture 3675" o:spid="_x0000_s1794" type="#_x0000_t75" style="position:absolute;left:11274;top:5539;width:5669;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">
                  <v:imagedata r:id="rId109" o:title=""/>
                </v:shape>
                <v:rect id="Rectangle 2092942816" o:spid="_x0000_s1795" style="position:absolute;left:13855;top:6512;width:108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" filled="f" stroked="f">
                  <v:textbox inset="0,0,0,0">
                    <w:txbxContent>
                      <w:p w14:paraId="27E66D4B"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431234815" o:spid="_x0000_s1796" style="position:absolute;left:14663;top:6512;width:9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" filled="f" stroked="f">
                  <v:textbox inset="0,0,0,0">
                    <w:txbxContent>
                      <w:p w14:paraId="46552A94" w14:textId="77777777" w:rsidR="00000000" w:rsidRDefault="00000000" w:rsidP="001E2795">
                        <w:pPr>
                          <w:spacing w:after="160" w:line="259" w:lineRule="auto"/>
                          <w:ind w:left="0" w:right="0"/>
                          <w:jc w:val="left"/>
                        </w:pPr>
                        <w:r>
                          <w:rPr>
                            <w:rFonts w:ascii="Verdana" w:eastAsia="Verdana" w:hAnsi="Verdana" w:cs="Verdana"/>
                            <w:i/>
                            <w:sz w:val="18"/>
                          </w:rPr>
                          <w:t>4</w:t>
                        </w:r>
                      </w:p>
                    </w:txbxContent>
                  </v:textbox>
                </v:rect>
                <v:rect id="Rectangle 1436272556" o:spid="_x0000_s1797" style="position:absolute;left:13124;top:6512;width:9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" filled="f" stroked="f">
                  <v:textbox inset="0,0,0,0">
                    <w:txbxContent>
                      <w:p w14:paraId="16634C88" w14:textId="77777777" w:rsidR="00000000" w:rsidRDefault="00000000" w:rsidP="001E2795">
                        <w:pPr>
                          <w:spacing w:after="160" w:line="259" w:lineRule="auto"/>
                          <w:ind w:left="0" w:right="0"/>
                          <w:jc w:val="left"/>
                        </w:pPr>
                        <w:r>
                          <w:rPr>
                            <w:rFonts w:ascii="Verdana" w:eastAsia="Verdana" w:hAnsi="Verdana" w:cs="Verdana"/>
                            <w:i/>
                            <w:sz w:val="18"/>
                          </w:rPr>
                          <w:t>1</w:t>
                        </w:r>
                      </w:p>
                    </w:txbxContent>
                  </v:textbox>
                </v:rect>
                <v:rect id="Rectangle 1793452436" o:spid="_x0000_s1798" style="position:absolute;left:15395;top:6512;width:5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" filled="f" stroked="f">
                  <v:textbox inset="0,0,0,0">
                    <w:txbxContent>
                      <w:p w14:paraId="757D086F"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730216258" o:spid="_x0000_s1799" style="position:absolute;left:32381;top:8122;width:5804;height:2769;visibility:visible;mso-wrap-style:square;v-text-anchor:top" coordsize="580390,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" path="m580390,l,276860e" filled="f" strokeweight=".19439mm">
                  <v:path arrowok="t" textboxrect="0,0,580390,276860"/>
                </v:shape>
                <v:shape id="Freeform: Shape 249751712" o:spid="_x0000_s1800" style="position:absolute;left:38185;top:8122;width:6427;height:2769;visibility:visible;mso-wrap-style:square;v-text-anchor:top" coordsize="642620,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" path="m,l642620,276860e" filled="f" strokeweight=".19439mm">
                  <v:path arrowok="t" textboxrect="0,0,642620,276860"/>
                </v:shape>
                <v:shape id="Freeform: Shape 2010334265" o:spid="_x0000_s1801" style="position:absolute;left:35017;top:5506;width:6153;height:2629;visibility:visible;mso-wrap-style:square;v-text-anchor:top" coordsize="615315,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" path="m,262890r615315,l615315,,,,,262890xe" filled="f" strokeweight=".19439mm">
                  <v:stroke miterlimit="66585f" joinstyle="miter"/>
                  <v:path arrowok="t" textboxrect="0,0,615315,262890"/>
                </v:shape>
                <v:shape id="Picture 3682" o:spid="_x0000_s1802" type="#_x0000_t75" style="position:absolute;left:35048;top:5539;width:6081;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">
                  <v:imagedata r:id="rId110" o:title=""/>
                </v:shape>
                <v:rect id="Rectangle 523042885" o:spid="_x0000_s1803" style="position:absolute;left:37586;top:6512;width:108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" filled="f" stroked="f">
                  <v:textbox inset="0,0,0,0">
                    <w:txbxContent>
                      <w:p w14:paraId="6218225F"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rect id="Rectangle 645380577" o:spid="_x0000_s1804" style="position:absolute;left:36856;top:6512;width:9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" filled="f" stroked="f">
                  <v:textbox inset="0,0,0,0">
                    <w:txbxContent>
                      <w:p w14:paraId="322FE598" w14:textId="77777777" w:rsidR="00000000" w:rsidRDefault="00000000" w:rsidP="001E2795">
                        <w:pPr>
                          <w:spacing w:after="160" w:line="259" w:lineRule="auto"/>
                          <w:ind w:left="0" w:right="0"/>
                          <w:jc w:val="left"/>
                        </w:pPr>
                        <w:r>
                          <w:rPr>
                            <w:rFonts w:ascii="Verdana" w:eastAsia="Verdana" w:hAnsi="Verdana" w:cs="Verdana"/>
                            <w:i/>
                            <w:sz w:val="18"/>
                          </w:rPr>
                          <w:t>5</w:t>
                        </w:r>
                      </w:p>
                    </w:txbxContent>
                  </v:textbox>
                </v:rect>
                <v:rect id="Rectangle 183336924" o:spid="_x0000_s1805" style="position:absolute;left:38394;top:6512;width:9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" filled="f" stroked="f">
                  <v:textbox inset="0,0,0,0">
                    <w:txbxContent>
                      <w:p w14:paraId="5E98465F" w14:textId="77777777" w:rsidR="00000000" w:rsidRDefault="00000000" w:rsidP="001E2795">
                        <w:pPr>
                          <w:spacing w:after="160" w:line="259" w:lineRule="auto"/>
                          <w:ind w:left="0" w:right="0"/>
                          <w:jc w:val="left"/>
                        </w:pPr>
                        <w:r>
                          <w:rPr>
                            <w:rFonts w:ascii="Verdana" w:eastAsia="Verdana" w:hAnsi="Verdana" w:cs="Verdana"/>
                            <w:i/>
                            <w:sz w:val="18"/>
                          </w:rPr>
                          <w:t>8</w:t>
                        </w:r>
                      </w:p>
                    </w:txbxContent>
                  </v:textbox>
                </v:rect>
                <v:rect id="Rectangle 718342515" o:spid="_x0000_s1806" style="position:absolute;left:39130;top:6512;width:5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" filled="f" stroked="f">
                  <v:textbox inset="0,0,0,0">
                    <w:txbxContent>
                      <w:p w14:paraId="6660AC1F" w14:textId="77777777" w:rsidR="00000000" w:rsidRDefault="00000000" w:rsidP="001E2795">
                        <w:pPr>
                          <w:spacing w:after="160" w:line="259" w:lineRule="auto"/>
                          <w:ind w:left="0" w:right="0"/>
                          <w:jc w:val="left"/>
                        </w:pPr>
                        <w:r>
                          <w:rPr>
                            <w:rFonts w:ascii="Verdana" w:eastAsia="Verdana" w:hAnsi="Verdana" w:cs="Verdana"/>
                            <w:i/>
                            <w:sz w:val="18"/>
                          </w:rPr>
                          <w:t xml:space="preserve"> </w:t>
                        </w:r>
                      </w:p>
                    </w:txbxContent>
                  </v:textbox>
                </v:rect>
                <v:shape id="Freeform: Shape 627921559" o:spid="_x0000_s1807" style="position:absolute;left:26438;top:2801;width:11747;height:2769;visibility:visible;mso-wrap-style:square;v-text-anchor:top" coordsize="1174750,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" path="m,l1174750,276860e" filled="f" strokeweight=".19439mm">
                  <v:path arrowok="t" textboxrect="0,0,1174750,276860"/>
                </v:shape>
                <v:shape id="Freeform: Shape 2081729964" o:spid="_x0000_s1808" style="position:absolute;left:14201;top:2801;width:12237;height:2769;visibility:visible;mso-wrap-style:square;v-text-anchor:top" coordsize="1223645,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" path="m1223645,l,276860e" filled="f" strokeweight=".19439mm">
                  <v:path arrowok="t" textboxrect="0,0,1223645,276860"/>
                </v:shape>
                <w10:anchorlock/>
              </v:group>
            </w:pict>
          </mc:Fallback>
        </mc:AlternateContent>
      </w:r>
    </w:p>
    <w:p w14:paraId="5D0F980A"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A48AD59"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12EF086" w14:textId="77777777" w:rsidR="00567CD6" w:rsidRPr="00276539" w:rsidRDefault="00000000">
      <w:pPr>
        <w:pStyle w:val="Heading1"/>
        <w:ind w:left="535" w:right="450" w:firstLine="540"/>
        <w:rPr>
          <w:color w:val="auto"/>
        </w:rPr>
      </w:pPr>
      <w:r w:rsidRPr="00276539">
        <w:rPr>
          <w:color w:val="auto"/>
        </w:rPr>
        <w:t xml:space="preserve">Tree Calls of </w:t>
      </w:r>
      <w:proofErr w:type="gramStart"/>
      <w:r w:rsidRPr="00276539">
        <w:rPr>
          <w:color w:val="auto"/>
        </w:rPr>
        <w:t>MERGE(</w:t>
      </w:r>
      <w:proofErr w:type="gramEnd"/>
      <w:r w:rsidRPr="00276539">
        <w:rPr>
          <w:color w:val="auto"/>
        </w:rPr>
        <w:t xml:space="preserve">) </w:t>
      </w:r>
    </w:p>
    <w:p w14:paraId="50CDF934"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08DE2665" w14:textId="77777777" w:rsidR="00567CD6" w:rsidRPr="00276539" w:rsidRDefault="00000000">
      <w:pPr>
        <w:ind w:left="314" w:right="222"/>
        <w:rPr>
          <w:rFonts w:ascii="Verdana" w:eastAsia="Verdana" w:hAnsi="Verdana" w:cs="Verdana"/>
          <w:sz w:val="20"/>
          <w:szCs w:val="20"/>
        </w:rPr>
      </w:pPr>
      <w:r w:rsidRPr="00276539">
        <w:rPr>
          <w:rFonts w:ascii="Verdana" w:eastAsia="Verdana" w:hAnsi="Verdana" w:cs="Verdana"/>
          <w:sz w:val="20"/>
          <w:szCs w:val="20"/>
        </w:rPr>
        <w:t xml:space="preserve">The tree representation of the calls to procedure MERGE by MERGESORT is as follows: </w:t>
      </w:r>
    </w:p>
    <w:p w14:paraId="4D73B6C0"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6B36B738"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D1FC686" w14:textId="77777777" w:rsidR="00567CD6" w:rsidRPr="00276539" w:rsidRDefault="00000000">
      <w:pPr>
        <w:spacing w:after="76" w:line="259" w:lineRule="auto"/>
        <w:ind w:left="0" w:right="0"/>
        <w:jc w:val="left"/>
        <w:rPr>
          <w:rFonts w:ascii="Verdana" w:eastAsia="Verdana" w:hAnsi="Verdana" w:cs="Verdana"/>
          <w:sz w:val="20"/>
          <w:szCs w:val="20"/>
        </w:rPr>
      </w:pPr>
      <w:r w:rsidRPr="00276539">
        <w:rPr>
          <w:rFonts w:ascii="Verdana" w:eastAsia="Verdana" w:hAnsi="Verdana" w:cs="Verdana"/>
          <w:noProof/>
          <w:sz w:val="20"/>
          <w:szCs w:val="20"/>
        </w:rPr>
        <mc:AlternateContent>
          <mc:Choice Requires="wpg">
            <w:drawing>
              <wp:inline distT="0" distB="0" distL="0" distR="0" wp14:anchorId="2F84EC0F" wp14:editId="1960C555">
                <wp:extent cx="4729810" cy="1518920"/>
                <wp:effectExtent l="0" t="0" r="0" b="0"/>
                <wp:docPr id="17" name="Group 17"/>
                <wp:cNvGraphicFramePr/>
                <a:graphic xmlns:a="http://schemas.openxmlformats.org/drawingml/2006/main">
                  <a:graphicData uri="http://schemas.microsoft.com/office/word/2010/wordprocessingGroup">
                    <wpg:wgp>
                      <wpg:cNvGrpSpPr/>
                      <wpg:grpSpPr>
                        <a:xfrm>
                          <a:off x="0" y="0"/>
                          <a:ext cx="4729810" cy="1518920"/>
                          <a:chOff x="0" y="0"/>
                          <a:chExt cx="4729810" cy="1518920"/>
                        </a:xfrm>
                      </wpg:grpSpPr>
                      <wps:wsp>
                        <wps:cNvPr id="141906698" name="Rectangle 141906698"/>
                        <wps:cNvSpPr/>
                        <wps:spPr>
                          <a:xfrm>
                            <a:off x="0" y="324791"/>
                            <a:ext cx="59219" cy="163963"/>
                          </a:xfrm>
                          <a:prstGeom prst="rect">
                            <a:avLst/>
                          </a:prstGeom>
                          <a:ln>
                            <a:noFill/>
                          </a:ln>
                        </wps:spPr>
                        <wps:txbx>
                          <w:txbxContent>
                            <w:p w14:paraId="211A043C"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867266238" name="Rectangle 1867266238"/>
                        <wps:cNvSpPr/>
                        <wps:spPr>
                          <a:xfrm>
                            <a:off x="0" y="478715"/>
                            <a:ext cx="59219" cy="163963"/>
                          </a:xfrm>
                          <a:prstGeom prst="rect">
                            <a:avLst/>
                          </a:prstGeom>
                          <a:ln>
                            <a:noFill/>
                          </a:ln>
                        </wps:spPr>
                        <wps:txbx>
                          <w:txbxContent>
                            <w:p w14:paraId="5D79883B"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1512824482" name="Rectangle 1512824482"/>
                        <wps:cNvSpPr/>
                        <wps:spPr>
                          <a:xfrm>
                            <a:off x="0" y="632639"/>
                            <a:ext cx="59219" cy="163963"/>
                          </a:xfrm>
                          <a:prstGeom prst="rect">
                            <a:avLst/>
                          </a:prstGeom>
                          <a:ln>
                            <a:noFill/>
                          </a:ln>
                        </wps:spPr>
                        <wps:txbx>
                          <w:txbxContent>
                            <w:p w14:paraId="4370BD4E" w14:textId="77777777" w:rsidR="00000000" w:rsidRDefault="00000000" w:rsidP="001E2795">
                              <w:pPr>
                                <w:spacing w:after="160" w:line="259" w:lineRule="auto"/>
                                <w:ind w:left="0" w:right="0"/>
                                <w:jc w:val="left"/>
                              </w:pPr>
                              <w:r>
                                <w:t xml:space="preserve"> </w:t>
                              </w:r>
                            </w:p>
                          </w:txbxContent>
                        </wps:txbx>
                        <wps:bodyPr horzOverflow="overflow" vert="horz" lIns="0" tIns="0" rIns="0" bIns="0" rtlCol="0">
                          <a:noAutofit/>
                        </wps:bodyPr>
                      </wps:wsp>
                      <wps:wsp>
                        <wps:cNvPr id="2050933472" name="Rectangle 2050933472"/>
                        <wps:cNvSpPr/>
                        <wps:spPr>
                          <a:xfrm>
                            <a:off x="0" y="779120"/>
                            <a:ext cx="41382" cy="114577"/>
                          </a:xfrm>
                          <a:prstGeom prst="rect">
                            <a:avLst/>
                          </a:prstGeom>
                          <a:ln>
                            <a:noFill/>
                          </a:ln>
                        </wps:spPr>
                        <wps:txbx>
                          <w:txbxContent>
                            <w:p w14:paraId="482866CC" w14:textId="77777777" w:rsidR="00000000" w:rsidRDefault="00000000" w:rsidP="001E2795">
                              <w:pPr>
                                <w:spacing w:after="160" w:line="259" w:lineRule="auto"/>
                                <w:ind w:left="0" w:right="0"/>
                                <w:jc w:val="left"/>
                              </w:pPr>
                              <w:r>
                                <w:rPr>
                                  <w:sz w:val="14"/>
                                </w:rPr>
                                <w:t xml:space="preserve"> </w:t>
                              </w:r>
                            </w:p>
                          </w:txbxContent>
                        </wps:txbx>
                        <wps:bodyPr horzOverflow="overflow" vert="horz" lIns="0" tIns="0" rIns="0" bIns="0" rtlCol="0">
                          <a:noAutofit/>
                        </wps:bodyPr>
                      </wps:wsp>
                      <wps:wsp>
                        <wps:cNvPr id="313738301" name="Freeform: Shape 313738301"/>
                        <wps:cNvSpPr/>
                        <wps:spPr>
                          <a:xfrm>
                            <a:off x="950290" y="0"/>
                            <a:ext cx="578485" cy="283845"/>
                          </a:xfrm>
                          <a:custGeom>
                            <a:avLst/>
                            <a:gdLst/>
                            <a:ahLst/>
                            <a:cxnLst/>
                            <a:rect l="0" t="0" r="0" b="0"/>
                            <a:pathLst>
                              <a:path w="578485" h="283845">
                                <a:moveTo>
                                  <a:pt x="0" y="283845"/>
                                </a:moveTo>
                                <a:lnTo>
                                  <a:pt x="578485" y="283845"/>
                                </a:lnTo>
                                <a:lnTo>
                                  <a:pt x="578485" y="0"/>
                                </a:lnTo>
                                <a:lnTo>
                                  <a:pt x="0" y="0"/>
                                </a:lnTo>
                                <a:close/>
                              </a:path>
                            </a:pathLst>
                          </a:custGeom>
                          <a:ln w="8877"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32" name="Picture 3632"/>
                          <pic:cNvPicPr/>
                        </pic:nvPicPr>
                        <pic:blipFill>
                          <a:blip r:embed="rId111"/>
                          <a:stretch>
                            <a:fillRect/>
                          </a:stretch>
                        </pic:blipFill>
                        <pic:spPr>
                          <a:xfrm>
                            <a:off x="955243" y="4826"/>
                            <a:ext cx="568452" cy="274320"/>
                          </a:xfrm>
                          <a:prstGeom prst="rect">
                            <a:avLst/>
                          </a:prstGeom>
                        </pic:spPr>
                      </pic:pic>
                      <wps:wsp>
                        <wps:cNvPr id="476040414" name="Rectangle 476040414"/>
                        <wps:cNvSpPr/>
                        <wps:spPr>
                          <a:xfrm>
                            <a:off x="1063701" y="102466"/>
                            <a:ext cx="96684" cy="148159"/>
                          </a:xfrm>
                          <a:prstGeom prst="rect">
                            <a:avLst/>
                          </a:prstGeom>
                          <a:ln>
                            <a:noFill/>
                          </a:ln>
                        </wps:spPr>
                        <wps:txbx>
                          <w:txbxContent>
                            <w:p w14:paraId="01692ABF" w14:textId="77777777" w:rsidR="00000000" w:rsidRDefault="00000000" w:rsidP="001E2795">
                              <w:pPr>
                                <w:spacing w:after="160" w:line="259" w:lineRule="auto"/>
                                <w:ind w:left="0" w:right="0"/>
                                <w:jc w:val="left"/>
                              </w:pPr>
                              <w:r>
                                <w:rPr>
                                  <w:sz w:val="18"/>
                                </w:rPr>
                                <w:t>1</w:t>
                              </w:r>
                            </w:p>
                          </w:txbxContent>
                        </wps:txbx>
                        <wps:bodyPr horzOverflow="overflow" vert="horz" lIns="0" tIns="0" rIns="0" bIns="0" rtlCol="0">
                          <a:noAutofit/>
                        </wps:bodyPr>
                      </wps:wsp>
                      <wps:wsp>
                        <wps:cNvPr id="641991264" name="Rectangle 641991264"/>
                        <wps:cNvSpPr/>
                        <wps:spPr>
                          <a:xfrm>
                            <a:off x="1136739" y="102466"/>
                            <a:ext cx="312855" cy="148159"/>
                          </a:xfrm>
                          <a:prstGeom prst="rect">
                            <a:avLst/>
                          </a:prstGeom>
                          <a:ln>
                            <a:noFill/>
                          </a:ln>
                        </wps:spPr>
                        <wps:txbx>
                          <w:txbxContent>
                            <w:p w14:paraId="2FF97F15" w14:textId="77777777" w:rsidR="00000000" w:rsidRDefault="00000000" w:rsidP="001E2795">
                              <w:pPr>
                                <w:spacing w:after="160" w:line="259" w:lineRule="auto"/>
                                <w:ind w:left="0" w:right="0"/>
                                <w:jc w:val="left"/>
                              </w:pPr>
                              <w:r>
                                <w:rPr>
                                  <w:sz w:val="18"/>
                                </w:rPr>
                                <w:t xml:space="preserve">, 1, </w:t>
                              </w:r>
                            </w:p>
                          </w:txbxContent>
                        </wps:txbx>
                        <wps:bodyPr horzOverflow="overflow" vert="horz" lIns="0" tIns="0" rIns="0" bIns="0" rtlCol="0">
                          <a:noAutofit/>
                        </wps:bodyPr>
                      </wps:wsp>
                      <wps:wsp>
                        <wps:cNvPr id="1798222133" name="Rectangle 1798222133"/>
                        <wps:cNvSpPr/>
                        <wps:spPr>
                          <a:xfrm>
                            <a:off x="1371397" y="102466"/>
                            <a:ext cx="96684" cy="148159"/>
                          </a:xfrm>
                          <a:prstGeom prst="rect">
                            <a:avLst/>
                          </a:prstGeom>
                          <a:ln>
                            <a:noFill/>
                          </a:ln>
                        </wps:spPr>
                        <wps:txbx>
                          <w:txbxContent>
                            <w:p w14:paraId="6BB5A6B0" w14:textId="77777777" w:rsidR="00000000" w:rsidRDefault="00000000" w:rsidP="001E2795">
                              <w:pPr>
                                <w:spacing w:after="160" w:line="259" w:lineRule="auto"/>
                                <w:ind w:left="0" w:right="0"/>
                                <w:jc w:val="left"/>
                              </w:pPr>
                              <w:r>
                                <w:rPr>
                                  <w:sz w:val="18"/>
                                </w:rPr>
                                <w:t>2</w:t>
                              </w:r>
                            </w:p>
                          </w:txbxContent>
                        </wps:txbx>
                        <wps:bodyPr horzOverflow="overflow" vert="horz" lIns="0" tIns="0" rIns="0" bIns="0" rtlCol="0">
                          <a:noAutofit/>
                        </wps:bodyPr>
                      </wps:wsp>
                      <wps:wsp>
                        <wps:cNvPr id="1350027434" name="Rectangle 1350027434"/>
                        <wps:cNvSpPr/>
                        <wps:spPr>
                          <a:xfrm>
                            <a:off x="1445082" y="102466"/>
                            <a:ext cx="53511" cy="148159"/>
                          </a:xfrm>
                          <a:prstGeom prst="rect">
                            <a:avLst/>
                          </a:prstGeom>
                          <a:ln>
                            <a:noFill/>
                          </a:ln>
                        </wps:spPr>
                        <wps:txbx>
                          <w:txbxContent>
                            <w:p w14:paraId="585486D2" w14:textId="77777777" w:rsidR="00000000" w:rsidRDefault="00000000" w:rsidP="001E2795">
                              <w:pPr>
                                <w:spacing w:after="160" w:line="259" w:lineRule="auto"/>
                                <w:ind w:left="0" w:right="0"/>
                                <w:jc w:val="left"/>
                              </w:pPr>
                              <w:r>
                                <w:rPr>
                                  <w:sz w:val="18"/>
                                </w:rPr>
                                <w:t xml:space="preserve"> </w:t>
                              </w:r>
                            </w:p>
                          </w:txbxContent>
                        </wps:txbx>
                        <wps:bodyPr horzOverflow="overflow" vert="horz" lIns="0" tIns="0" rIns="0" bIns="0" rtlCol="0">
                          <a:noAutofit/>
                        </wps:bodyPr>
                      </wps:wsp>
                      <wps:wsp>
                        <wps:cNvPr id="1213246761" name="Freeform: Shape 1213246761"/>
                        <wps:cNvSpPr/>
                        <wps:spPr>
                          <a:xfrm>
                            <a:off x="1839290" y="0"/>
                            <a:ext cx="552450" cy="283845"/>
                          </a:xfrm>
                          <a:custGeom>
                            <a:avLst/>
                            <a:gdLst/>
                            <a:ahLst/>
                            <a:cxnLst/>
                            <a:rect l="0" t="0" r="0" b="0"/>
                            <a:pathLst>
                              <a:path w="552450" h="283845">
                                <a:moveTo>
                                  <a:pt x="0" y="283845"/>
                                </a:moveTo>
                                <a:lnTo>
                                  <a:pt x="552450" y="283845"/>
                                </a:lnTo>
                                <a:lnTo>
                                  <a:pt x="552450" y="0"/>
                                </a:lnTo>
                                <a:lnTo>
                                  <a:pt x="0" y="0"/>
                                </a:lnTo>
                                <a:close/>
                              </a:path>
                            </a:pathLst>
                          </a:custGeom>
                          <a:ln w="8877"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37" name="Picture 3637"/>
                          <pic:cNvPicPr/>
                        </pic:nvPicPr>
                        <pic:blipFill>
                          <a:blip r:embed="rId112"/>
                          <a:stretch>
                            <a:fillRect/>
                          </a:stretch>
                        </pic:blipFill>
                        <pic:spPr>
                          <a:xfrm>
                            <a:off x="1843735" y="4826"/>
                            <a:ext cx="544068" cy="274320"/>
                          </a:xfrm>
                          <a:prstGeom prst="rect">
                            <a:avLst/>
                          </a:prstGeom>
                        </pic:spPr>
                      </pic:pic>
                      <wps:wsp>
                        <wps:cNvPr id="2142127742" name="Rectangle 2142127742"/>
                        <wps:cNvSpPr/>
                        <wps:spPr>
                          <a:xfrm>
                            <a:off x="2249602" y="102466"/>
                            <a:ext cx="96684" cy="148159"/>
                          </a:xfrm>
                          <a:prstGeom prst="rect">
                            <a:avLst/>
                          </a:prstGeom>
                          <a:ln>
                            <a:noFill/>
                          </a:ln>
                        </wps:spPr>
                        <wps:txbx>
                          <w:txbxContent>
                            <w:p w14:paraId="4B604F9D" w14:textId="77777777" w:rsidR="00000000" w:rsidRDefault="00000000" w:rsidP="001E2795">
                              <w:pPr>
                                <w:spacing w:after="160" w:line="259" w:lineRule="auto"/>
                                <w:ind w:left="0" w:right="0"/>
                                <w:jc w:val="left"/>
                              </w:pPr>
                              <w:r>
                                <w:rPr>
                                  <w:sz w:val="18"/>
                                </w:rPr>
                                <w:t>4</w:t>
                              </w:r>
                            </w:p>
                          </w:txbxContent>
                        </wps:txbx>
                        <wps:bodyPr horzOverflow="overflow" vert="horz" lIns="0" tIns="0" rIns="0" bIns="0" rtlCol="0">
                          <a:noAutofit/>
                        </wps:bodyPr>
                      </wps:wsp>
                      <wps:wsp>
                        <wps:cNvPr id="964807159" name="Rectangle 964807159"/>
                        <wps:cNvSpPr/>
                        <wps:spPr>
                          <a:xfrm>
                            <a:off x="1941906" y="102466"/>
                            <a:ext cx="96684" cy="148159"/>
                          </a:xfrm>
                          <a:prstGeom prst="rect">
                            <a:avLst/>
                          </a:prstGeom>
                          <a:ln>
                            <a:noFill/>
                          </a:ln>
                        </wps:spPr>
                        <wps:txbx>
                          <w:txbxContent>
                            <w:p w14:paraId="198793AD" w14:textId="77777777" w:rsidR="00000000" w:rsidRDefault="00000000" w:rsidP="001E2795">
                              <w:pPr>
                                <w:spacing w:after="160" w:line="259" w:lineRule="auto"/>
                                <w:ind w:left="0" w:right="0"/>
                                <w:jc w:val="left"/>
                              </w:pPr>
                              <w:r>
                                <w:rPr>
                                  <w:sz w:val="18"/>
                                </w:rPr>
                                <w:t>3</w:t>
                              </w:r>
                            </w:p>
                          </w:txbxContent>
                        </wps:txbx>
                        <wps:bodyPr horzOverflow="overflow" vert="horz" lIns="0" tIns="0" rIns="0" bIns="0" rtlCol="0">
                          <a:noAutofit/>
                        </wps:bodyPr>
                      </wps:wsp>
                      <wps:wsp>
                        <wps:cNvPr id="1088537467" name="Rectangle 1088537467"/>
                        <wps:cNvSpPr/>
                        <wps:spPr>
                          <a:xfrm>
                            <a:off x="2014944" y="102466"/>
                            <a:ext cx="312855" cy="148159"/>
                          </a:xfrm>
                          <a:prstGeom prst="rect">
                            <a:avLst/>
                          </a:prstGeom>
                          <a:ln>
                            <a:noFill/>
                          </a:ln>
                        </wps:spPr>
                        <wps:txbx>
                          <w:txbxContent>
                            <w:p w14:paraId="062DD20F" w14:textId="77777777" w:rsidR="00000000" w:rsidRDefault="00000000" w:rsidP="001E2795">
                              <w:pPr>
                                <w:spacing w:after="160" w:line="259" w:lineRule="auto"/>
                                <w:ind w:left="0" w:right="0"/>
                                <w:jc w:val="left"/>
                              </w:pPr>
                              <w:r>
                                <w:rPr>
                                  <w:sz w:val="18"/>
                                </w:rPr>
                                <w:t xml:space="preserve">, 3, </w:t>
                              </w:r>
                            </w:p>
                          </w:txbxContent>
                        </wps:txbx>
                        <wps:bodyPr horzOverflow="overflow" vert="horz" lIns="0" tIns="0" rIns="0" bIns="0" rtlCol="0">
                          <a:noAutofit/>
                        </wps:bodyPr>
                      </wps:wsp>
                      <wps:wsp>
                        <wps:cNvPr id="851205672" name="Rectangle 851205672"/>
                        <wps:cNvSpPr/>
                        <wps:spPr>
                          <a:xfrm>
                            <a:off x="2322906" y="102466"/>
                            <a:ext cx="53511" cy="148159"/>
                          </a:xfrm>
                          <a:prstGeom prst="rect">
                            <a:avLst/>
                          </a:prstGeom>
                          <a:ln>
                            <a:noFill/>
                          </a:ln>
                        </wps:spPr>
                        <wps:txbx>
                          <w:txbxContent>
                            <w:p w14:paraId="02211DB2" w14:textId="77777777" w:rsidR="00000000" w:rsidRDefault="00000000" w:rsidP="001E2795">
                              <w:pPr>
                                <w:spacing w:after="160" w:line="259" w:lineRule="auto"/>
                                <w:ind w:left="0" w:right="0"/>
                                <w:jc w:val="left"/>
                              </w:pPr>
                              <w:r>
                                <w:rPr>
                                  <w:sz w:val="18"/>
                                </w:rPr>
                                <w:t xml:space="preserve"> </w:t>
                              </w:r>
                            </w:p>
                          </w:txbxContent>
                        </wps:txbx>
                        <wps:bodyPr horzOverflow="overflow" vert="horz" lIns="0" tIns="0" rIns="0" bIns="0" rtlCol="0">
                          <a:noAutofit/>
                        </wps:bodyPr>
                      </wps:wsp>
                      <wps:wsp>
                        <wps:cNvPr id="49415580" name="Freeform: Shape 49415580"/>
                        <wps:cNvSpPr/>
                        <wps:spPr>
                          <a:xfrm>
                            <a:off x="3150565" y="0"/>
                            <a:ext cx="621665" cy="283845"/>
                          </a:xfrm>
                          <a:custGeom>
                            <a:avLst/>
                            <a:gdLst/>
                            <a:ahLst/>
                            <a:cxnLst/>
                            <a:rect l="0" t="0" r="0" b="0"/>
                            <a:pathLst>
                              <a:path w="621665" h="283845">
                                <a:moveTo>
                                  <a:pt x="0" y="283845"/>
                                </a:moveTo>
                                <a:lnTo>
                                  <a:pt x="621665" y="283845"/>
                                </a:lnTo>
                                <a:lnTo>
                                  <a:pt x="621665" y="0"/>
                                </a:lnTo>
                                <a:lnTo>
                                  <a:pt x="0" y="0"/>
                                </a:lnTo>
                                <a:close/>
                              </a:path>
                            </a:pathLst>
                          </a:custGeom>
                          <a:ln w="8877"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42" name="Picture 3642"/>
                          <pic:cNvPicPr/>
                        </pic:nvPicPr>
                        <pic:blipFill>
                          <a:blip r:embed="rId113"/>
                          <a:stretch>
                            <a:fillRect/>
                          </a:stretch>
                        </pic:blipFill>
                        <pic:spPr>
                          <a:xfrm>
                            <a:off x="3154375" y="4826"/>
                            <a:ext cx="614172" cy="274320"/>
                          </a:xfrm>
                          <a:prstGeom prst="rect">
                            <a:avLst/>
                          </a:prstGeom>
                        </pic:spPr>
                      </pic:pic>
                      <wps:wsp>
                        <wps:cNvPr id="822826905" name="Rectangle 822826905"/>
                        <wps:cNvSpPr/>
                        <wps:spPr>
                          <a:xfrm>
                            <a:off x="3590976" y="102466"/>
                            <a:ext cx="96684" cy="148159"/>
                          </a:xfrm>
                          <a:prstGeom prst="rect">
                            <a:avLst/>
                          </a:prstGeom>
                          <a:ln>
                            <a:noFill/>
                          </a:ln>
                        </wps:spPr>
                        <wps:txbx>
                          <w:txbxContent>
                            <w:p w14:paraId="10F6581B" w14:textId="77777777" w:rsidR="00000000" w:rsidRDefault="00000000" w:rsidP="001E2795">
                              <w:pPr>
                                <w:spacing w:after="160" w:line="259" w:lineRule="auto"/>
                                <w:ind w:left="0" w:right="0"/>
                                <w:jc w:val="left"/>
                              </w:pPr>
                              <w:r>
                                <w:rPr>
                                  <w:sz w:val="18"/>
                                </w:rPr>
                                <w:t>6</w:t>
                              </w:r>
                            </w:p>
                          </w:txbxContent>
                        </wps:txbx>
                        <wps:bodyPr horzOverflow="overflow" vert="horz" lIns="0" tIns="0" rIns="0" bIns="0" rtlCol="0">
                          <a:noAutofit/>
                        </wps:bodyPr>
                      </wps:wsp>
                      <wps:wsp>
                        <wps:cNvPr id="577840602" name="Rectangle 577840602"/>
                        <wps:cNvSpPr/>
                        <wps:spPr>
                          <a:xfrm>
                            <a:off x="3356318" y="102466"/>
                            <a:ext cx="312855" cy="148159"/>
                          </a:xfrm>
                          <a:prstGeom prst="rect">
                            <a:avLst/>
                          </a:prstGeom>
                          <a:ln>
                            <a:noFill/>
                          </a:ln>
                        </wps:spPr>
                        <wps:txbx>
                          <w:txbxContent>
                            <w:p w14:paraId="46E7064D" w14:textId="77777777" w:rsidR="00000000" w:rsidRDefault="00000000" w:rsidP="001E2795">
                              <w:pPr>
                                <w:spacing w:after="160" w:line="259" w:lineRule="auto"/>
                                <w:ind w:left="0" w:right="0"/>
                                <w:jc w:val="left"/>
                              </w:pPr>
                              <w:r>
                                <w:rPr>
                                  <w:sz w:val="18"/>
                                </w:rPr>
                                <w:t xml:space="preserve">, 5, </w:t>
                              </w:r>
                            </w:p>
                          </w:txbxContent>
                        </wps:txbx>
                        <wps:bodyPr horzOverflow="overflow" vert="horz" lIns="0" tIns="0" rIns="0" bIns="0" rtlCol="0">
                          <a:noAutofit/>
                        </wps:bodyPr>
                      </wps:wsp>
                      <wps:wsp>
                        <wps:cNvPr id="1978056197" name="Rectangle 1978056197"/>
                        <wps:cNvSpPr/>
                        <wps:spPr>
                          <a:xfrm>
                            <a:off x="3283280" y="102466"/>
                            <a:ext cx="96684" cy="148159"/>
                          </a:xfrm>
                          <a:prstGeom prst="rect">
                            <a:avLst/>
                          </a:prstGeom>
                          <a:ln>
                            <a:noFill/>
                          </a:ln>
                        </wps:spPr>
                        <wps:txbx>
                          <w:txbxContent>
                            <w:p w14:paraId="46664BEA" w14:textId="77777777" w:rsidR="00000000" w:rsidRDefault="00000000" w:rsidP="001E2795">
                              <w:pPr>
                                <w:spacing w:after="160" w:line="259" w:lineRule="auto"/>
                                <w:ind w:left="0" w:right="0"/>
                                <w:jc w:val="left"/>
                              </w:pPr>
                              <w:r>
                                <w:rPr>
                                  <w:sz w:val="18"/>
                                </w:rPr>
                                <w:t>5</w:t>
                              </w:r>
                            </w:p>
                          </w:txbxContent>
                        </wps:txbx>
                        <wps:bodyPr horzOverflow="overflow" vert="horz" lIns="0" tIns="0" rIns="0" bIns="0" rtlCol="0">
                          <a:noAutofit/>
                        </wps:bodyPr>
                      </wps:wsp>
                      <wps:wsp>
                        <wps:cNvPr id="1011506625" name="Rectangle 1011506625"/>
                        <wps:cNvSpPr/>
                        <wps:spPr>
                          <a:xfrm>
                            <a:off x="3664280" y="102466"/>
                            <a:ext cx="53511" cy="148159"/>
                          </a:xfrm>
                          <a:prstGeom prst="rect">
                            <a:avLst/>
                          </a:prstGeom>
                          <a:ln>
                            <a:noFill/>
                          </a:ln>
                        </wps:spPr>
                        <wps:txbx>
                          <w:txbxContent>
                            <w:p w14:paraId="5B378206" w14:textId="77777777" w:rsidR="00000000" w:rsidRDefault="00000000" w:rsidP="001E2795">
                              <w:pPr>
                                <w:spacing w:after="160" w:line="259" w:lineRule="auto"/>
                                <w:ind w:left="0" w:right="0"/>
                                <w:jc w:val="left"/>
                              </w:pPr>
                              <w:r>
                                <w:rPr>
                                  <w:sz w:val="18"/>
                                </w:rPr>
                                <w:t xml:space="preserve"> </w:t>
                              </w:r>
                            </w:p>
                          </w:txbxContent>
                        </wps:txbx>
                        <wps:bodyPr horzOverflow="overflow" vert="horz" lIns="0" tIns="0" rIns="0" bIns="0" rtlCol="0">
                          <a:noAutofit/>
                        </wps:bodyPr>
                      </wps:wsp>
                      <wps:wsp>
                        <wps:cNvPr id="3254871" name="Freeform: Shape 3254871"/>
                        <wps:cNvSpPr/>
                        <wps:spPr>
                          <a:xfrm>
                            <a:off x="4186250" y="0"/>
                            <a:ext cx="543560" cy="283845"/>
                          </a:xfrm>
                          <a:custGeom>
                            <a:avLst/>
                            <a:gdLst/>
                            <a:ahLst/>
                            <a:cxnLst/>
                            <a:rect l="0" t="0" r="0" b="0"/>
                            <a:pathLst>
                              <a:path w="543560" h="283845">
                                <a:moveTo>
                                  <a:pt x="0" y="283845"/>
                                </a:moveTo>
                                <a:lnTo>
                                  <a:pt x="543560" y="283845"/>
                                </a:lnTo>
                                <a:lnTo>
                                  <a:pt x="543560" y="0"/>
                                </a:lnTo>
                                <a:lnTo>
                                  <a:pt x="0" y="0"/>
                                </a:lnTo>
                                <a:close/>
                              </a:path>
                            </a:pathLst>
                          </a:custGeom>
                          <a:ln w="8877"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47" name="Picture 3647"/>
                          <pic:cNvPicPr/>
                        </pic:nvPicPr>
                        <pic:blipFill>
                          <a:blip r:embed="rId114"/>
                          <a:stretch>
                            <a:fillRect/>
                          </a:stretch>
                        </pic:blipFill>
                        <pic:spPr>
                          <a:xfrm>
                            <a:off x="4190695" y="4826"/>
                            <a:ext cx="534924" cy="274320"/>
                          </a:xfrm>
                          <a:prstGeom prst="rect">
                            <a:avLst/>
                          </a:prstGeom>
                        </pic:spPr>
                      </pic:pic>
                      <wps:wsp>
                        <wps:cNvPr id="212420456" name="Rectangle 212420456"/>
                        <wps:cNvSpPr/>
                        <wps:spPr>
                          <a:xfrm>
                            <a:off x="4365587" y="102466"/>
                            <a:ext cx="312855" cy="148159"/>
                          </a:xfrm>
                          <a:prstGeom prst="rect">
                            <a:avLst/>
                          </a:prstGeom>
                          <a:ln>
                            <a:noFill/>
                          </a:ln>
                        </wps:spPr>
                        <wps:txbx>
                          <w:txbxContent>
                            <w:p w14:paraId="15DB4CC9" w14:textId="77777777" w:rsidR="00000000" w:rsidRDefault="00000000" w:rsidP="001E2795">
                              <w:pPr>
                                <w:spacing w:after="160" w:line="259" w:lineRule="auto"/>
                                <w:ind w:left="0" w:right="0"/>
                                <w:jc w:val="left"/>
                              </w:pPr>
                              <w:r>
                                <w:rPr>
                                  <w:sz w:val="18"/>
                                </w:rPr>
                                <w:t xml:space="preserve">, 7, </w:t>
                              </w:r>
                            </w:p>
                          </w:txbxContent>
                        </wps:txbx>
                        <wps:bodyPr horzOverflow="overflow" vert="horz" lIns="0" tIns="0" rIns="0" bIns="0" rtlCol="0">
                          <a:noAutofit/>
                        </wps:bodyPr>
                      </wps:wsp>
                      <wps:wsp>
                        <wps:cNvPr id="306358452" name="Rectangle 306358452"/>
                        <wps:cNvSpPr/>
                        <wps:spPr>
                          <a:xfrm>
                            <a:off x="4292549" y="102466"/>
                            <a:ext cx="96684" cy="148159"/>
                          </a:xfrm>
                          <a:prstGeom prst="rect">
                            <a:avLst/>
                          </a:prstGeom>
                          <a:ln>
                            <a:noFill/>
                          </a:ln>
                        </wps:spPr>
                        <wps:txbx>
                          <w:txbxContent>
                            <w:p w14:paraId="1C4F6B57" w14:textId="77777777" w:rsidR="00000000" w:rsidRDefault="00000000" w:rsidP="001E2795">
                              <w:pPr>
                                <w:spacing w:after="160" w:line="259" w:lineRule="auto"/>
                                <w:ind w:left="0" w:right="0"/>
                                <w:jc w:val="left"/>
                              </w:pPr>
                              <w:r>
                                <w:rPr>
                                  <w:sz w:val="18"/>
                                </w:rPr>
                                <w:t>7</w:t>
                              </w:r>
                            </w:p>
                          </w:txbxContent>
                        </wps:txbx>
                        <wps:bodyPr horzOverflow="overflow" vert="horz" lIns="0" tIns="0" rIns="0" bIns="0" rtlCol="0">
                          <a:noAutofit/>
                        </wps:bodyPr>
                      </wps:wsp>
                      <wps:wsp>
                        <wps:cNvPr id="1333073226" name="Rectangle 1333073226"/>
                        <wps:cNvSpPr/>
                        <wps:spPr>
                          <a:xfrm>
                            <a:off x="4600245" y="102466"/>
                            <a:ext cx="96684" cy="148159"/>
                          </a:xfrm>
                          <a:prstGeom prst="rect">
                            <a:avLst/>
                          </a:prstGeom>
                          <a:ln>
                            <a:noFill/>
                          </a:ln>
                        </wps:spPr>
                        <wps:txbx>
                          <w:txbxContent>
                            <w:p w14:paraId="7AD0F542" w14:textId="77777777" w:rsidR="00000000" w:rsidRDefault="00000000" w:rsidP="001E2795">
                              <w:pPr>
                                <w:spacing w:after="160" w:line="259" w:lineRule="auto"/>
                                <w:ind w:left="0" w:right="0"/>
                                <w:jc w:val="left"/>
                              </w:pPr>
                              <w:r>
                                <w:rPr>
                                  <w:sz w:val="18"/>
                                </w:rPr>
                                <w:t>8</w:t>
                              </w:r>
                            </w:p>
                          </w:txbxContent>
                        </wps:txbx>
                        <wps:bodyPr horzOverflow="overflow" vert="horz" lIns="0" tIns="0" rIns="0" bIns="0" rtlCol="0">
                          <a:noAutofit/>
                        </wps:bodyPr>
                      </wps:wsp>
                      <wps:wsp>
                        <wps:cNvPr id="937530539" name="Rectangle 937530539"/>
                        <wps:cNvSpPr/>
                        <wps:spPr>
                          <a:xfrm>
                            <a:off x="4673549" y="102466"/>
                            <a:ext cx="53511" cy="148159"/>
                          </a:xfrm>
                          <a:prstGeom prst="rect">
                            <a:avLst/>
                          </a:prstGeom>
                          <a:ln>
                            <a:noFill/>
                          </a:ln>
                        </wps:spPr>
                        <wps:txbx>
                          <w:txbxContent>
                            <w:p w14:paraId="54B83845" w14:textId="77777777" w:rsidR="00000000" w:rsidRDefault="00000000" w:rsidP="001E2795">
                              <w:pPr>
                                <w:spacing w:after="160" w:line="259" w:lineRule="auto"/>
                                <w:ind w:left="0" w:right="0"/>
                                <w:jc w:val="left"/>
                              </w:pPr>
                              <w:r>
                                <w:rPr>
                                  <w:sz w:val="18"/>
                                </w:rPr>
                                <w:t xml:space="preserve"> </w:t>
                              </w:r>
                            </w:p>
                          </w:txbxContent>
                        </wps:txbx>
                        <wps:bodyPr horzOverflow="overflow" vert="horz" lIns="0" tIns="0" rIns="0" bIns="0" rtlCol="0">
                          <a:noAutofit/>
                        </wps:bodyPr>
                      </wps:wsp>
                      <wps:wsp>
                        <wps:cNvPr id="1525583581" name="Freeform: Shape 1525583581"/>
                        <wps:cNvSpPr/>
                        <wps:spPr>
                          <a:xfrm>
                            <a:off x="2845765" y="1242060"/>
                            <a:ext cx="1139190" cy="0"/>
                          </a:xfrm>
                          <a:custGeom>
                            <a:avLst/>
                            <a:gdLst/>
                            <a:ahLst/>
                            <a:cxnLst/>
                            <a:rect l="0" t="0" r="0" b="0"/>
                            <a:pathLst>
                              <a:path w="1139190">
                                <a:moveTo>
                                  <a:pt x="0" y="0"/>
                                </a:moveTo>
                                <a:lnTo>
                                  <a:pt x="1139190" y="0"/>
                                </a:lnTo>
                              </a:path>
                            </a:pathLst>
                          </a:custGeom>
                          <a:ln w="8903" cap="flat">
                            <a:round/>
                          </a:ln>
                        </wps:spPr>
                        <wps:style>
                          <a:lnRef idx="1">
                            <a:srgbClr val="000000"/>
                          </a:lnRef>
                          <a:fillRef idx="0">
                            <a:srgbClr val="000000">
                              <a:alpha val="0"/>
                            </a:srgbClr>
                          </a:fillRef>
                          <a:effectRef idx="0">
                            <a:scrgbClr r="0" g="0" b="0"/>
                          </a:effectRef>
                          <a:fontRef idx="none"/>
                        </wps:style>
                        <wps:bodyPr/>
                      </wps:wsp>
                      <wps:wsp>
                        <wps:cNvPr id="1504325758" name="Freeform: Shape 1504325758"/>
                        <wps:cNvSpPr/>
                        <wps:spPr>
                          <a:xfrm>
                            <a:off x="1706575" y="896620"/>
                            <a:ext cx="1139190" cy="345440"/>
                          </a:xfrm>
                          <a:custGeom>
                            <a:avLst/>
                            <a:gdLst/>
                            <a:ahLst/>
                            <a:cxnLst/>
                            <a:rect l="0" t="0" r="0" b="0"/>
                            <a:pathLst>
                              <a:path w="1139190" h="345440">
                                <a:moveTo>
                                  <a:pt x="0" y="0"/>
                                </a:moveTo>
                                <a:lnTo>
                                  <a:pt x="1139190" y="345440"/>
                                </a:lnTo>
                              </a:path>
                            </a:pathLst>
                          </a:custGeom>
                          <a:ln w="8903" cap="flat">
                            <a:round/>
                          </a:ln>
                        </wps:spPr>
                        <wps:style>
                          <a:lnRef idx="1">
                            <a:srgbClr val="000000"/>
                          </a:lnRef>
                          <a:fillRef idx="0">
                            <a:srgbClr val="000000">
                              <a:alpha val="0"/>
                            </a:srgbClr>
                          </a:fillRef>
                          <a:effectRef idx="0">
                            <a:scrgbClr r="0" g="0" b="0"/>
                          </a:effectRef>
                          <a:fontRef idx="none"/>
                        </wps:style>
                        <wps:bodyPr/>
                      </wps:wsp>
                      <wps:wsp>
                        <wps:cNvPr id="1923173254" name="Freeform: Shape 1923173254"/>
                        <wps:cNvSpPr/>
                        <wps:spPr>
                          <a:xfrm>
                            <a:off x="2529535" y="1235075"/>
                            <a:ext cx="621665" cy="283845"/>
                          </a:xfrm>
                          <a:custGeom>
                            <a:avLst/>
                            <a:gdLst/>
                            <a:ahLst/>
                            <a:cxnLst/>
                            <a:rect l="0" t="0" r="0" b="0"/>
                            <a:pathLst>
                              <a:path w="621665" h="283845">
                                <a:moveTo>
                                  <a:pt x="0" y="283845"/>
                                </a:moveTo>
                                <a:lnTo>
                                  <a:pt x="621665" y="283845"/>
                                </a:lnTo>
                                <a:lnTo>
                                  <a:pt x="621665" y="0"/>
                                </a:lnTo>
                                <a:lnTo>
                                  <a:pt x="0" y="0"/>
                                </a:lnTo>
                                <a:close/>
                              </a:path>
                            </a:pathLst>
                          </a:custGeom>
                          <a:ln w="8877"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54" name="Picture 3654"/>
                          <pic:cNvPicPr/>
                        </pic:nvPicPr>
                        <pic:blipFill>
                          <a:blip r:embed="rId113"/>
                          <a:stretch>
                            <a:fillRect/>
                          </a:stretch>
                        </pic:blipFill>
                        <pic:spPr>
                          <a:xfrm>
                            <a:off x="2534107" y="1239266"/>
                            <a:ext cx="612648" cy="275844"/>
                          </a:xfrm>
                          <a:prstGeom prst="rect">
                            <a:avLst/>
                          </a:prstGeom>
                        </pic:spPr>
                      </pic:pic>
                      <wps:wsp>
                        <wps:cNvPr id="2085174182" name="Rectangle 2085174182"/>
                        <wps:cNvSpPr/>
                        <wps:spPr>
                          <a:xfrm>
                            <a:off x="2734526" y="1337160"/>
                            <a:ext cx="312855" cy="148160"/>
                          </a:xfrm>
                          <a:prstGeom prst="rect">
                            <a:avLst/>
                          </a:prstGeom>
                          <a:ln>
                            <a:noFill/>
                          </a:ln>
                        </wps:spPr>
                        <wps:txbx>
                          <w:txbxContent>
                            <w:p w14:paraId="327E5508" w14:textId="77777777" w:rsidR="00000000" w:rsidRDefault="00000000" w:rsidP="001E2795">
                              <w:pPr>
                                <w:spacing w:after="160" w:line="259" w:lineRule="auto"/>
                                <w:ind w:left="0" w:right="0"/>
                                <w:jc w:val="left"/>
                              </w:pPr>
                              <w:r>
                                <w:rPr>
                                  <w:sz w:val="18"/>
                                </w:rPr>
                                <w:t xml:space="preserve">, 4, </w:t>
                              </w:r>
                            </w:p>
                          </w:txbxContent>
                        </wps:txbx>
                        <wps:bodyPr horzOverflow="overflow" vert="horz" lIns="0" tIns="0" rIns="0" bIns="0" rtlCol="0">
                          <a:noAutofit/>
                        </wps:bodyPr>
                      </wps:wsp>
                      <wps:wsp>
                        <wps:cNvPr id="971892632" name="Rectangle 971892632"/>
                        <wps:cNvSpPr/>
                        <wps:spPr>
                          <a:xfrm>
                            <a:off x="2661488" y="1337160"/>
                            <a:ext cx="96684" cy="148160"/>
                          </a:xfrm>
                          <a:prstGeom prst="rect">
                            <a:avLst/>
                          </a:prstGeom>
                          <a:ln>
                            <a:noFill/>
                          </a:ln>
                        </wps:spPr>
                        <wps:txbx>
                          <w:txbxContent>
                            <w:p w14:paraId="578DC61F" w14:textId="77777777" w:rsidR="00000000" w:rsidRDefault="00000000" w:rsidP="001E2795">
                              <w:pPr>
                                <w:spacing w:after="160" w:line="259" w:lineRule="auto"/>
                                <w:ind w:left="0" w:right="0"/>
                                <w:jc w:val="left"/>
                              </w:pPr>
                              <w:r>
                                <w:rPr>
                                  <w:sz w:val="18"/>
                                </w:rPr>
                                <w:t>1</w:t>
                              </w:r>
                            </w:p>
                          </w:txbxContent>
                        </wps:txbx>
                        <wps:bodyPr horzOverflow="overflow" vert="horz" lIns="0" tIns="0" rIns="0" bIns="0" rtlCol="0">
                          <a:noAutofit/>
                        </wps:bodyPr>
                      </wps:wsp>
                      <wps:wsp>
                        <wps:cNvPr id="1411520462" name="Rectangle 1411520462"/>
                        <wps:cNvSpPr/>
                        <wps:spPr>
                          <a:xfrm>
                            <a:off x="2969184" y="1337160"/>
                            <a:ext cx="96684" cy="148160"/>
                          </a:xfrm>
                          <a:prstGeom prst="rect">
                            <a:avLst/>
                          </a:prstGeom>
                          <a:ln>
                            <a:noFill/>
                          </a:ln>
                        </wps:spPr>
                        <wps:txbx>
                          <w:txbxContent>
                            <w:p w14:paraId="2E7C1C55" w14:textId="77777777" w:rsidR="00000000" w:rsidRDefault="00000000" w:rsidP="001E2795">
                              <w:pPr>
                                <w:spacing w:after="160" w:line="259" w:lineRule="auto"/>
                                <w:ind w:left="0" w:right="0"/>
                                <w:jc w:val="left"/>
                              </w:pPr>
                              <w:r>
                                <w:rPr>
                                  <w:sz w:val="18"/>
                                </w:rPr>
                                <w:t>8</w:t>
                              </w:r>
                            </w:p>
                          </w:txbxContent>
                        </wps:txbx>
                        <wps:bodyPr horzOverflow="overflow" vert="horz" lIns="0" tIns="0" rIns="0" bIns="0" rtlCol="0">
                          <a:noAutofit/>
                        </wps:bodyPr>
                      </wps:wsp>
                      <wps:wsp>
                        <wps:cNvPr id="735737088" name="Rectangle 735737088"/>
                        <wps:cNvSpPr/>
                        <wps:spPr>
                          <a:xfrm>
                            <a:off x="3042488" y="1337160"/>
                            <a:ext cx="53511" cy="148160"/>
                          </a:xfrm>
                          <a:prstGeom prst="rect">
                            <a:avLst/>
                          </a:prstGeom>
                          <a:ln>
                            <a:noFill/>
                          </a:ln>
                        </wps:spPr>
                        <wps:txbx>
                          <w:txbxContent>
                            <w:p w14:paraId="41467C01" w14:textId="77777777" w:rsidR="00000000" w:rsidRDefault="00000000" w:rsidP="001E2795">
                              <w:pPr>
                                <w:spacing w:after="160" w:line="259" w:lineRule="auto"/>
                                <w:ind w:left="0" w:right="0"/>
                                <w:jc w:val="left"/>
                              </w:pPr>
                              <w:r>
                                <w:rPr>
                                  <w:sz w:val="18"/>
                                </w:rPr>
                                <w:t xml:space="preserve"> </w:t>
                              </w:r>
                            </w:p>
                          </w:txbxContent>
                        </wps:txbx>
                        <wps:bodyPr horzOverflow="overflow" vert="horz" lIns="0" tIns="0" rIns="0" bIns="0" rtlCol="0">
                          <a:noAutofit/>
                        </wps:bodyPr>
                      </wps:wsp>
                      <wps:wsp>
                        <wps:cNvPr id="1252527703" name="Freeform: Shape 1252527703"/>
                        <wps:cNvSpPr/>
                        <wps:spPr>
                          <a:xfrm>
                            <a:off x="3466795" y="291592"/>
                            <a:ext cx="518160" cy="353695"/>
                          </a:xfrm>
                          <a:custGeom>
                            <a:avLst/>
                            <a:gdLst/>
                            <a:ahLst/>
                            <a:cxnLst/>
                            <a:rect l="0" t="0" r="0" b="0"/>
                            <a:pathLst>
                              <a:path w="518160" h="353695">
                                <a:moveTo>
                                  <a:pt x="0" y="0"/>
                                </a:moveTo>
                                <a:lnTo>
                                  <a:pt x="518160" y="353695"/>
                                </a:lnTo>
                              </a:path>
                            </a:pathLst>
                          </a:custGeom>
                          <a:ln w="8839" cap="flat">
                            <a:round/>
                          </a:ln>
                        </wps:spPr>
                        <wps:style>
                          <a:lnRef idx="1">
                            <a:srgbClr val="000000"/>
                          </a:lnRef>
                          <a:fillRef idx="0">
                            <a:srgbClr val="000000">
                              <a:alpha val="0"/>
                            </a:srgbClr>
                          </a:fillRef>
                          <a:effectRef idx="0">
                            <a:scrgbClr r="0" g="0" b="0"/>
                          </a:effectRef>
                          <a:fontRef idx="none"/>
                        </wps:style>
                        <wps:bodyPr/>
                      </wps:wsp>
                      <wps:wsp>
                        <wps:cNvPr id="476136300" name="Freeform: Shape 476136300"/>
                        <wps:cNvSpPr/>
                        <wps:spPr>
                          <a:xfrm>
                            <a:off x="4459300" y="291592"/>
                            <a:ext cx="0" cy="353695"/>
                          </a:xfrm>
                          <a:custGeom>
                            <a:avLst/>
                            <a:gdLst/>
                            <a:ahLst/>
                            <a:cxnLst/>
                            <a:rect l="0" t="0" r="0" b="0"/>
                            <a:pathLst>
                              <a:path h="353695">
                                <a:moveTo>
                                  <a:pt x="0" y="0"/>
                                </a:moveTo>
                                <a:lnTo>
                                  <a:pt x="0" y="353695"/>
                                </a:lnTo>
                              </a:path>
                            </a:pathLst>
                          </a:custGeom>
                          <a:ln w="8826" cap="flat">
                            <a:round/>
                          </a:ln>
                        </wps:spPr>
                        <wps:style>
                          <a:lnRef idx="1">
                            <a:srgbClr val="000000"/>
                          </a:lnRef>
                          <a:fillRef idx="0">
                            <a:srgbClr val="000000">
                              <a:alpha val="0"/>
                            </a:srgbClr>
                          </a:fillRef>
                          <a:effectRef idx="0">
                            <a:scrgbClr r="0" g="0" b="0"/>
                          </a:effectRef>
                          <a:fontRef idx="none"/>
                        </wps:style>
                        <wps:bodyPr/>
                      </wps:wsp>
                      <wps:wsp>
                        <wps:cNvPr id="1939429017" name="Freeform: Shape 1939429017"/>
                        <wps:cNvSpPr/>
                        <wps:spPr>
                          <a:xfrm>
                            <a:off x="3703015" y="639572"/>
                            <a:ext cx="552450" cy="283845"/>
                          </a:xfrm>
                          <a:custGeom>
                            <a:avLst/>
                            <a:gdLst/>
                            <a:ahLst/>
                            <a:cxnLst/>
                            <a:rect l="0" t="0" r="0" b="0"/>
                            <a:pathLst>
                              <a:path w="552450" h="283845">
                                <a:moveTo>
                                  <a:pt x="0" y="283845"/>
                                </a:moveTo>
                                <a:lnTo>
                                  <a:pt x="552450" y="283845"/>
                                </a:lnTo>
                                <a:lnTo>
                                  <a:pt x="552450" y="0"/>
                                </a:lnTo>
                                <a:lnTo>
                                  <a:pt x="0" y="0"/>
                                </a:lnTo>
                                <a:close/>
                              </a:path>
                            </a:pathLst>
                          </a:custGeom>
                          <a:ln w="8877"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61" name="Picture 3661"/>
                          <pic:cNvPicPr/>
                        </pic:nvPicPr>
                        <pic:blipFill>
                          <a:blip r:embed="rId115"/>
                          <a:stretch>
                            <a:fillRect/>
                          </a:stretch>
                        </pic:blipFill>
                        <pic:spPr>
                          <a:xfrm>
                            <a:off x="3707587" y="643382"/>
                            <a:ext cx="544068" cy="275844"/>
                          </a:xfrm>
                          <a:prstGeom prst="rect">
                            <a:avLst/>
                          </a:prstGeom>
                        </pic:spPr>
                      </pic:pic>
                      <wps:wsp>
                        <wps:cNvPr id="756423788" name="Rectangle 756423788"/>
                        <wps:cNvSpPr/>
                        <wps:spPr>
                          <a:xfrm>
                            <a:off x="3810585" y="733402"/>
                            <a:ext cx="96684" cy="148159"/>
                          </a:xfrm>
                          <a:prstGeom prst="rect">
                            <a:avLst/>
                          </a:prstGeom>
                          <a:ln>
                            <a:noFill/>
                          </a:ln>
                        </wps:spPr>
                        <wps:txbx>
                          <w:txbxContent>
                            <w:p w14:paraId="27B45AF7" w14:textId="77777777" w:rsidR="00000000" w:rsidRDefault="00000000" w:rsidP="001E2795">
                              <w:pPr>
                                <w:spacing w:after="160" w:line="259" w:lineRule="auto"/>
                                <w:ind w:left="0" w:right="0"/>
                                <w:jc w:val="left"/>
                              </w:pPr>
                              <w:r>
                                <w:rPr>
                                  <w:sz w:val="18"/>
                                </w:rPr>
                                <w:t>5</w:t>
                              </w:r>
                            </w:p>
                          </w:txbxContent>
                        </wps:txbx>
                        <wps:bodyPr horzOverflow="overflow" vert="horz" lIns="0" tIns="0" rIns="0" bIns="0" rtlCol="0">
                          <a:noAutofit/>
                        </wps:bodyPr>
                      </wps:wsp>
                      <wps:wsp>
                        <wps:cNvPr id="2110969795" name="Rectangle 2110969795"/>
                        <wps:cNvSpPr/>
                        <wps:spPr>
                          <a:xfrm>
                            <a:off x="3883622" y="733402"/>
                            <a:ext cx="312855" cy="148159"/>
                          </a:xfrm>
                          <a:prstGeom prst="rect">
                            <a:avLst/>
                          </a:prstGeom>
                          <a:ln>
                            <a:noFill/>
                          </a:ln>
                        </wps:spPr>
                        <wps:txbx>
                          <w:txbxContent>
                            <w:p w14:paraId="5996C2AE" w14:textId="77777777" w:rsidR="00000000" w:rsidRDefault="00000000" w:rsidP="001E2795">
                              <w:pPr>
                                <w:spacing w:after="160" w:line="259" w:lineRule="auto"/>
                                <w:ind w:left="0" w:right="0"/>
                                <w:jc w:val="left"/>
                              </w:pPr>
                              <w:r>
                                <w:rPr>
                                  <w:sz w:val="18"/>
                                </w:rPr>
                                <w:t xml:space="preserve">, 6, </w:t>
                              </w:r>
                            </w:p>
                          </w:txbxContent>
                        </wps:txbx>
                        <wps:bodyPr horzOverflow="overflow" vert="horz" lIns="0" tIns="0" rIns="0" bIns="0" rtlCol="0">
                          <a:noAutofit/>
                        </wps:bodyPr>
                      </wps:wsp>
                      <wps:wsp>
                        <wps:cNvPr id="329850607" name="Rectangle 329850607"/>
                        <wps:cNvSpPr/>
                        <wps:spPr>
                          <a:xfrm>
                            <a:off x="4118280" y="733402"/>
                            <a:ext cx="96684" cy="148159"/>
                          </a:xfrm>
                          <a:prstGeom prst="rect">
                            <a:avLst/>
                          </a:prstGeom>
                          <a:ln>
                            <a:noFill/>
                          </a:ln>
                        </wps:spPr>
                        <wps:txbx>
                          <w:txbxContent>
                            <w:p w14:paraId="2243EC09" w14:textId="77777777" w:rsidR="00000000" w:rsidRDefault="00000000" w:rsidP="001E2795">
                              <w:pPr>
                                <w:spacing w:after="160" w:line="259" w:lineRule="auto"/>
                                <w:ind w:left="0" w:right="0"/>
                                <w:jc w:val="left"/>
                              </w:pPr>
                              <w:r>
                                <w:rPr>
                                  <w:sz w:val="18"/>
                                </w:rPr>
                                <w:t>8</w:t>
                              </w:r>
                            </w:p>
                          </w:txbxContent>
                        </wps:txbx>
                        <wps:bodyPr horzOverflow="overflow" vert="horz" lIns="0" tIns="0" rIns="0" bIns="0" rtlCol="0">
                          <a:noAutofit/>
                        </wps:bodyPr>
                      </wps:wsp>
                      <wps:wsp>
                        <wps:cNvPr id="508618586" name="Rectangle 508618586"/>
                        <wps:cNvSpPr/>
                        <wps:spPr>
                          <a:xfrm>
                            <a:off x="4191965" y="733402"/>
                            <a:ext cx="53511" cy="148159"/>
                          </a:xfrm>
                          <a:prstGeom prst="rect">
                            <a:avLst/>
                          </a:prstGeom>
                          <a:ln>
                            <a:noFill/>
                          </a:ln>
                        </wps:spPr>
                        <wps:txbx>
                          <w:txbxContent>
                            <w:p w14:paraId="26BB8C21" w14:textId="77777777" w:rsidR="00000000" w:rsidRDefault="00000000" w:rsidP="001E2795">
                              <w:pPr>
                                <w:spacing w:after="160" w:line="259" w:lineRule="auto"/>
                                <w:ind w:left="0" w:right="0"/>
                                <w:jc w:val="left"/>
                              </w:pPr>
                              <w:r>
                                <w:rPr>
                                  <w:sz w:val="18"/>
                                </w:rPr>
                                <w:t xml:space="preserve"> </w:t>
                              </w:r>
                            </w:p>
                          </w:txbxContent>
                        </wps:txbx>
                        <wps:bodyPr horzOverflow="overflow" vert="horz" lIns="0" tIns="0" rIns="0" bIns="0" rtlCol="0">
                          <a:noAutofit/>
                        </wps:bodyPr>
                      </wps:wsp>
                      <wps:wsp>
                        <wps:cNvPr id="1218448114" name="Freeform: Shape 1218448114"/>
                        <wps:cNvSpPr/>
                        <wps:spPr>
                          <a:xfrm>
                            <a:off x="2120595" y="291592"/>
                            <a:ext cx="0" cy="353695"/>
                          </a:xfrm>
                          <a:custGeom>
                            <a:avLst/>
                            <a:gdLst/>
                            <a:ahLst/>
                            <a:cxnLst/>
                            <a:rect l="0" t="0" r="0" b="0"/>
                            <a:pathLst>
                              <a:path h="353695">
                                <a:moveTo>
                                  <a:pt x="0" y="0"/>
                                </a:moveTo>
                                <a:lnTo>
                                  <a:pt x="0" y="353695"/>
                                </a:lnTo>
                              </a:path>
                            </a:pathLst>
                          </a:custGeom>
                          <a:ln w="8814" cap="flat">
                            <a:round/>
                          </a:ln>
                        </wps:spPr>
                        <wps:style>
                          <a:lnRef idx="1">
                            <a:srgbClr val="000000"/>
                          </a:lnRef>
                          <a:fillRef idx="0">
                            <a:srgbClr val="000000">
                              <a:alpha val="0"/>
                            </a:srgbClr>
                          </a:fillRef>
                          <a:effectRef idx="0">
                            <a:scrgbClr r="0" g="0" b="0"/>
                          </a:effectRef>
                          <a:fontRef idx="none"/>
                        </wps:style>
                        <wps:bodyPr/>
                      </wps:wsp>
                      <wps:wsp>
                        <wps:cNvPr id="1085713273" name="Freeform: Shape 1085713273"/>
                        <wps:cNvSpPr/>
                        <wps:spPr>
                          <a:xfrm>
                            <a:off x="1240485" y="291592"/>
                            <a:ext cx="466090" cy="353695"/>
                          </a:xfrm>
                          <a:custGeom>
                            <a:avLst/>
                            <a:gdLst/>
                            <a:ahLst/>
                            <a:cxnLst/>
                            <a:rect l="0" t="0" r="0" b="0"/>
                            <a:pathLst>
                              <a:path w="466090" h="353695">
                                <a:moveTo>
                                  <a:pt x="0" y="0"/>
                                </a:moveTo>
                                <a:lnTo>
                                  <a:pt x="466090" y="353695"/>
                                </a:lnTo>
                              </a:path>
                            </a:pathLst>
                          </a:custGeom>
                          <a:ln w="8826" cap="flat">
                            <a:round/>
                          </a:ln>
                        </wps:spPr>
                        <wps:style>
                          <a:lnRef idx="1">
                            <a:srgbClr val="000000"/>
                          </a:lnRef>
                          <a:fillRef idx="0">
                            <a:srgbClr val="000000">
                              <a:alpha val="0"/>
                            </a:srgbClr>
                          </a:fillRef>
                          <a:effectRef idx="0">
                            <a:scrgbClr r="0" g="0" b="0"/>
                          </a:effectRef>
                          <a:fontRef idx="none"/>
                        </wps:style>
                        <wps:bodyPr/>
                      </wps:wsp>
                      <wps:wsp>
                        <wps:cNvPr id="2066223217" name="Freeform: Shape 2066223217"/>
                        <wps:cNvSpPr/>
                        <wps:spPr>
                          <a:xfrm>
                            <a:off x="1433525" y="639572"/>
                            <a:ext cx="544195" cy="283845"/>
                          </a:xfrm>
                          <a:custGeom>
                            <a:avLst/>
                            <a:gdLst/>
                            <a:ahLst/>
                            <a:cxnLst/>
                            <a:rect l="0" t="0" r="0" b="0"/>
                            <a:pathLst>
                              <a:path w="544195" h="283845">
                                <a:moveTo>
                                  <a:pt x="0" y="283845"/>
                                </a:moveTo>
                                <a:lnTo>
                                  <a:pt x="544195" y="283845"/>
                                </a:lnTo>
                                <a:lnTo>
                                  <a:pt x="544195" y="0"/>
                                </a:lnTo>
                                <a:lnTo>
                                  <a:pt x="0" y="0"/>
                                </a:lnTo>
                                <a:close/>
                              </a:path>
                            </a:pathLst>
                          </a:custGeom>
                          <a:ln w="8877"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68" name="Picture 3668"/>
                          <pic:cNvPicPr/>
                        </pic:nvPicPr>
                        <pic:blipFill>
                          <a:blip r:embed="rId114"/>
                          <a:stretch>
                            <a:fillRect/>
                          </a:stretch>
                        </pic:blipFill>
                        <pic:spPr>
                          <a:xfrm>
                            <a:off x="1438351" y="643382"/>
                            <a:ext cx="534924" cy="275844"/>
                          </a:xfrm>
                          <a:prstGeom prst="rect">
                            <a:avLst/>
                          </a:prstGeom>
                        </pic:spPr>
                      </pic:pic>
                      <wps:wsp>
                        <wps:cNvPr id="567880012" name="Rectangle 567880012"/>
                        <wps:cNvSpPr/>
                        <wps:spPr>
                          <a:xfrm>
                            <a:off x="1539570" y="733402"/>
                            <a:ext cx="96684" cy="148159"/>
                          </a:xfrm>
                          <a:prstGeom prst="rect">
                            <a:avLst/>
                          </a:prstGeom>
                          <a:ln>
                            <a:noFill/>
                          </a:ln>
                        </wps:spPr>
                        <wps:txbx>
                          <w:txbxContent>
                            <w:p w14:paraId="640CB39B" w14:textId="77777777" w:rsidR="00000000" w:rsidRDefault="00000000" w:rsidP="001E2795">
                              <w:pPr>
                                <w:spacing w:after="160" w:line="259" w:lineRule="auto"/>
                                <w:ind w:left="0" w:right="0"/>
                                <w:jc w:val="left"/>
                              </w:pPr>
                              <w:r>
                                <w:rPr>
                                  <w:sz w:val="18"/>
                                </w:rPr>
                                <w:t>1</w:t>
                              </w:r>
                            </w:p>
                          </w:txbxContent>
                        </wps:txbx>
                        <wps:bodyPr horzOverflow="overflow" vert="horz" lIns="0" tIns="0" rIns="0" bIns="0" rtlCol="0">
                          <a:noAutofit/>
                        </wps:bodyPr>
                      </wps:wsp>
                      <wps:wsp>
                        <wps:cNvPr id="1662171739" name="Rectangle 1662171739"/>
                        <wps:cNvSpPr/>
                        <wps:spPr>
                          <a:xfrm>
                            <a:off x="1612608" y="733402"/>
                            <a:ext cx="312855" cy="148159"/>
                          </a:xfrm>
                          <a:prstGeom prst="rect">
                            <a:avLst/>
                          </a:prstGeom>
                          <a:ln>
                            <a:noFill/>
                          </a:ln>
                        </wps:spPr>
                        <wps:txbx>
                          <w:txbxContent>
                            <w:p w14:paraId="4FE03479" w14:textId="77777777" w:rsidR="00000000" w:rsidRDefault="00000000" w:rsidP="001E2795">
                              <w:pPr>
                                <w:spacing w:after="160" w:line="259" w:lineRule="auto"/>
                                <w:ind w:left="0" w:right="0"/>
                                <w:jc w:val="left"/>
                              </w:pPr>
                              <w:r>
                                <w:rPr>
                                  <w:sz w:val="18"/>
                                </w:rPr>
                                <w:t xml:space="preserve">, 2, </w:t>
                              </w:r>
                            </w:p>
                          </w:txbxContent>
                        </wps:txbx>
                        <wps:bodyPr horzOverflow="overflow" vert="horz" lIns="0" tIns="0" rIns="0" bIns="0" rtlCol="0">
                          <a:noAutofit/>
                        </wps:bodyPr>
                      </wps:wsp>
                      <wps:wsp>
                        <wps:cNvPr id="1747875630" name="Rectangle 1747875630"/>
                        <wps:cNvSpPr/>
                        <wps:spPr>
                          <a:xfrm>
                            <a:off x="1847266" y="733402"/>
                            <a:ext cx="96684" cy="148159"/>
                          </a:xfrm>
                          <a:prstGeom prst="rect">
                            <a:avLst/>
                          </a:prstGeom>
                          <a:ln>
                            <a:noFill/>
                          </a:ln>
                        </wps:spPr>
                        <wps:txbx>
                          <w:txbxContent>
                            <w:p w14:paraId="187D2263" w14:textId="77777777" w:rsidR="00000000" w:rsidRDefault="00000000" w:rsidP="001E2795">
                              <w:pPr>
                                <w:spacing w:after="160" w:line="259" w:lineRule="auto"/>
                                <w:ind w:left="0" w:right="0"/>
                                <w:jc w:val="left"/>
                              </w:pPr>
                              <w:r>
                                <w:rPr>
                                  <w:sz w:val="18"/>
                                </w:rPr>
                                <w:t>4</w:t>
                              </w:r>
                            </w:p>
                          </w:txbxContent>
                        </wps:txbx>
                        <wps:bodyPr horzOverflow="overflow" vert="horz" lIns="0" tIns="0" rIns="0" bIns="0" rtlCol="0">
                          <a:noAutofit/>
                        </wps:bodyPr>
                      </wps:wsp>
                      <wps:wsp>
                        <wps:cNvPr id="1265061748" name="Rectangle 1265061748"/>
                        <wps:cNvSpPr/>
                        <wps:spPr>
                          <a:xfrm>
                            <a:off x="1920570" y="733402"/>
                            <a:ext cx="53511" cy="148159"/>
                          </a:xfrm>
                          <a:prstGeom prst="rect">
                            <a:avLst/>
                          </a:prstGeom>
                          <a:ln>
                            <a:noFill/>
                          </a:ln>
                        </wps:spPr>
                        <wps:txbx>
                          <w:txbxContent>
                            <w:p w14:paraId="06BCA17B" w14:textId="77777777" w:rsidR="00000000" w:rsidRDefault="00000000" w:rsidP="001E2795">
                              <w:pPr>
                                <w:spacing w:after="160" w:line="259" w:lineRule="auto"/>
                                <w:ind w:left="0" w:right="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2F84EC0F" id="Group 17" o:spid="_x0000_s1809" style="width:372.45pt;height:119.6pt;mso-position-horizontal-relative:char;mso-position-vertical-relative:line" coordsize="47298,15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">
                <v:rect id="Rectangle 141906698" o:spid="_x0000_s1810" style="position:absolute;top:3247;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" filled="f" stroked="f">
                  <v:textbox inset="0,0,0,0">
                    <w:txbxContent>
                      <w:p w14:paraId="211A043C" w14:textId="77777777" w:rsidR="00000000" w:rsidRDefault="00000000" w:rsidP="001E2795">
                        <w:pPr>
                          <w:spacing w:after="160" w:line="259" w:lineRule="auto"/>
                          <w:ind w:left="0" w:right="0"/>
                          <w:jc w:val="left"/>
                        </w:pPr>
                        <w:r>
                          <w:t xml:space="preserve"> </w:t>
                        </w:r>
                      </w:p>
                    </w:txbxContent>
                  </v:textbox>
                </v:rect>
                <v:rect id="Rectangle 1867266238" o:spid="_x0000_s1811" style="position:absolute;top:4787;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" filled="f" stroked="f">
                  <v:textbox inset="0,0,0,0">
                    <w:txbxContent>
                      <w:p w14:paraId="5D79883B" w14:textId="77777777" w:rsidR="00000000" w:rsidRDefault="00000000" w:rsidP="001E2795">
                        <w:pPr>
                          <w:spacing w:after="160" w:line="259" w:lineRule="auto"/>
                          <w:ind w:left="0" w:right="0"/>
                          <w:jc w:val="left"/>
                        </w:pPr>
                        <w:r>
                          <w:t xml:space="preserve"> </w:t>
                        </w:r>
                      </w:p>
                    </w:txbxContent>
                  </v:textbox>
                </v:rect>
                <v:rect id="Rectangle 1512824482" o:spid="_x0000_s1812" style="position:absolute;top:6326;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" filled="f" stroked="f">
                  <v:textbox inset="0,0,0,0">
                    <w:txbxContent>
                      <w:p w14:paraId="4370BD4E" w14:textId="77777777" w:rsidR="00000000" w:rsidRDefault="00000000" w:rsidP="001E2795">
                        <w:pPr>
                          <w:spacing w:after="160" w:line="259" w:lineRule="auto"/>
                          <w:ind w:left="0" w:right="0"/>
                          <w:jc w:val="left"/>
                        </w:pPr>
                        <w:r>
                          <w:t xml:space="preserve"> </w:t>
                        </w:r>
                      </w:p>
                    </w:txbxContent>
                  </v:textbox>
                </v:rect>
                <v:rect id="Rectangle 2050933472" o:spid="_x0000_s1813" style="position:absolute;top:7791;width:413;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" filled="f" stroked="f">
                  <v:textbox inset="0,0,0,0">
                    <w:txbxContent>
                      <w:p w14:paraId="482866CC" w14:textId="77777777" w:rsidR="00000000" w:rsidRDefault="00000000" w:rsidP="001E2795">
                        <w:pPr>
                          <w:spacing w:after="160" w:line="259" w:lineRule="auto"/>
                          <w:ind w:left="0" w:right="0"/>
                          <w:jc w:val="left"/>
                        </w:pPr>
                        <w:r>
                          <w:rPr>
                            <w:sz w:val="14"/>
                          </w:rPr>
                          <w:t xml:space="preserve"> </w:t>
                        </w:r>
                      </w:p>
                    </w:txbxContent>
                  </v:textbox>
                </v:rect>
                <v:shape id="Freeform: Shape 313738301" o:spid="_x0000_s1814" style="position:absolute;left:9502;width:5785;height:2838;visibility:visible;mso-wrap-style:square;v-text-anchor:top" coordsize="57848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" path="m,283845r578485,l578485,,,,,283845xe" filled="f" strokeweight=".24658mm">
                  <v:stroke miterlimit="66585f" joinstyle="miter"/>
                  <v:path arrowok="t" textboxrect="0,0,578485,283845"/>
                </v:shape>
                <v:shape id="Picture 3632" o:spid="_x0000_s1815" type="#_x0000_t75" style="position:absolute;left:9552;top:48;width:5684;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">
                  <v:imagedata r:id="rId116" o:title=""/>
                </v:shape>
                <v:rect id="Rectangle 476040414" o:spid="_x0000_s1816" style="position:absolute;left:10637;top:1024;width: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" filled="f" stroked="f">
                  <v:textbox inset="0,0,0,0">
                    <w:txbxContent>
                      <w:p w14:paraId="01692ABF" w14:textId="77777777" w:rsidR="00000000" w:rsidRDefault="00000000" w:rsidP="001E2795">
                        <w:pPr>
                          <w:spacing w:after="160" w:line="259" w:lineRule="auto"/>
                          <w:ind w:left="0" w:right="0"/>
                          <w:jc w:val="left"/>
                        </w:pPr>
                        <w:r>
                          <w:rPr>
                            <w:sz w:val="18"/>
                          </w:rPr>
                          <w:t>1</w:t>
                        </w:r>
                      </w:p>
                    </w:txbxContent>
                  </v:textbox>
                </v:rect>
                <v:rect id="Rectangle 641991264" o:spid="_x0000_s1817" style="position:absolute;left:11367;top:1024;width:31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" filled="f" stroked="f">
                  <v:textbox inset="0,0,0,0">
                    <w:txbxContent>
                      <w:p w14:paraId="2FF97F15" w14:textId="77777777" w:rsidR="00000000" w:rsidRDefault="00000000" w:rsidP="001E2795">
                        <w:pPr>
                          <w:spacing w:after="160" w:line="259" w:lineRule="auto"/>
                          <w:ind w:left="0" w:right="0"/>
                          <w:jc w:val="left"/>
                        </w:pPr>
                        <w:r>
                          <w:rPr>
                            <w:sz w:val="18"/>
                          </w:rPr>
                          <w:t xml:space="preserve">, 1, </w:t>
                        </w:r>
                      </w:p>
                    </w:txbxContent>
                  </v:textbox>
                </v:rect>
                <v:rect id="Rectangle 1798222133" o:spid="_x0000_s1818" style="position:absolute;left:13713;top:1024;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" filled="f" stroked="f">
                  <v:textbox inset="0,0,0,0">
                    <w:txbxContent>
                      <w:p w14:paraId="6BB5A6B0" w14:textId="77777777" w:rsidR="00000000" w:rsidRDefault="00000000" w:rsidP="001E2795">
                        <w:pPr>
                          <w:spacing w:after="160" w:line="259" w:lineRule="auto"/>
                          <w:ind w:left="0" w:right="0"/>
                          <w:jc w:val="left"/>
                        </w:pPr>
                        <w:r>
                          <w:rPr>
                            <w:sz w:val="18"/>
                          </w:rPr>
                          <w:t>2</w:t>
                        </w:r>
                      </w:p>
                    </w:txbxContent>
                  </v:textbox>
                </v:rect>
                <v:rect id="Rectangle 1350027434" o:spid="_x0000_s1819" style="position:absolute;left:14450;top:1024;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" filled="f" stroked="f">
                  <v:textbox inset="0,0,0,0">
                    <w:txbxContent>
                      <w:p w14:paraId="585486D2" w14:textId="77777777" w:rsidR="00000000" w:rsidRDefault="00000000" w:rsidP="001E2795">
                        <w:pPr>
                          <w:spacing w:after="160" w:line="259" w:lineRule="auto"/>
                          <w:ind w:left="0" w:right="0"/>
                          <w:jc w:val="left"/>
                        </w:pPr>
                        <w:r>
                          <w:rPr>
                            <w:sz w:val="18"/>
                          </w:rPr>
                          <w:t xml:space="preserve"> </w:t>
                        </w:r>
                      </w:p>
                    </w:txbxContent>
                  </v:textbox>
                </v:rect>
                <v:shape id="Freeform: Shape 1213246761" o:spid="_x0000_s1820" style="position:absolute;left:18392;width:5525;height:2838;visibility:visible;mso-wrap-style:square;v-text-anchor:top" coordsize="55245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" path="m,283845r552450,l552450,,,,,283845xe" filled="f" strokeweight=".24658mm">
                  <v:stroke miterlimit="66585f" joinstyle="miter"/>
                  <v:path arrowok="t" textboxrect="0,0,552450,283845"/>
                </v:shape>
                <v:shape id="Picture 3637" o:spid="_x0000_s1821" type="#_x0000_t75" style="position:absolute;left:18437;top:48;width:5441;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">
                  <v:imagedata r:id="rId117" o:title=""/>
                </v:shape>
                <v:rect id="Rectangle 2142127742" o:spid="_x0000_s1822" style="position:absolute;left:22496;top:1024;width: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" filled="f" stroked="f">
                  <v:textbox inset="0,0,0,0">
                    <w:txbxContent>
                      <w:p w14:paraId="4B604F9D" w14:textId="77777777" w:rsidR="00000000" w:rsidRDefault="00000000" w:rsidP="001E2795">
                        <w:pPr>
                          <w:spacing w:after="160" w:line="259" w:lineRule="auto"/>
                          <w:ind w:left="0" w:right="0"/>
                          <w:jc w:val="left"/>
                        </w:pPr>
                        <w:r>
                          <w:rPr>
                            <w:sz w:val="18"/>
                          </w:rPr>
                          <w:t>4</w:t>
                        </w:r>
                      </w:p>
                    </w:txbxContent>
                  </v:textbox>
                </v:rect>
                <v:rect id="Rectangle 964807159" o:spid="_x0000_s1823" style="position:absolute;left:19419;top:1024;width: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" filled="f" stroked="f">
                  <v:textbox inset="0,0,0,0">
                    <w:txbxContent>
                      <w:p w14:paraId="198793AD" w14:textId="77777777" w:rsidR="00000000" w:rsidRDefault="00000000" w:rsidP="001E2795">
                        <w:pPr>
                          <w:spacing w:after="160" w:line="259" w:lineRule="auto"/>
                          <w:ind w:left="0" w:right="0"/>
                          <w:jc w:val="left"/>
                        </w:pPr>
                        <w:r>
                          <w:rPr>
                            <w:sz w:val="18"/>
                          </w:rPr>
                          <w:t>3</w:t>
                        </w:r>
                      </w:p>
                    </w:txbxContent>
                  </v:textbox>
                </v:rect>
                <v:rect id="Rectangle 1088537467" o:spid="_x0000_s1824" style="position:absolute;left:20149;top:1024;width:31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" filled="f" stroked="f">
                  <v:textbox inset="0,0,0,0">
                    <w:txbxContent>
                      <w:p w14:paraId="062DD20F" w14:textId="77777777" w:rsidR="00000000" w:rsidRDefault="00000000" w:rsidP="001E2795">
                        <w:pPr>
                          <w:spacing w:after="160" w:line="259" w:lineRule="auto"/>
                          <w:ind w:left="0" w:right="0"/>
                          <w:jc w:val="left"/>
                        </w:pPr>
                        <w:r>
                          <w:rPr>
                            <w:sz w:val="18"/>
                          </w:rPr>
                          <w:t xml:space="preserve">, 3, </w:t>
                        </w:r>
                      </w:p>
                    </w:txbxContent>
                  </v:textbox>
                </v:rect>
                <v:rect id="Rectangle 851205672" o:spid="_x0000_s1825" style="position:absolute;left:23229;top:1024;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" filled="f" stroked="f">
                  <v:textbox inset="0,0,0,0">
                    <w:txbxContent>
                      <w:p w14:paraId="02211DB2" w14:textId="77777777" w:rsidR="00000000" w:rsidRDefault="00000000" w:rsidP="001E2795">
                        <w:pPr>
                          <w:spacing w:after="160" w:line="259" w:lineRule="auto"/>
                          <w:ind w:left="0" w:right="0"/>
                          <w:jc w:val="left"/>
                        </w:pPr>
                        <w:r>
                          <w:rPr>
                            <w:sz w:val="18"/>
                          </w:rPr>
                          <w:t xml:space="preserve"> </w:t>
                        </w:r>
                      </w:p>
                    </w:txbxContent>
                  </v:textbox>
                </v:rect>
                <v:shape id="Freeform: Shape 49415580" o:spid="_x0000_s1826" style="position:absolute;left:31505;width:6217;height:2838;visibility:visible;mso-wrap-style:square;v-text-anchor:top" coordsize="62166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" path="m,283845r621665,l621665,,,,,283845xe" filled="f" strokeweight=".24658mm">
                  <v:stroke miterlimit="66585f" joinstyle="miter"/>
                  <v:path arrowok="t" textboxrect="0,0,621665,283845"/>
                </v:shape>
                <v:shape id="Picture 3642" o:spid="_x0000_s1827" type="#_x0000_t75" style="position:absolute;left:31543;top:48;width:6142;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">
                  <v:imagedata r:id="rId118" o:title=""/>
                </v:shape>
                <v:rect id="Rectangle 822826905" o:spid="_x0000_s1828" style="position:absolute;left:35909;top:1024;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" filled="f" stroked="f">
                  <v:textbox inset="0,0,0,0">
                    <w:txbxContent>
                      <w:p w14:paraId="10F6581B" w14:textId="77777777" w:rsidR="00000000" w:rsidRDefault="00000000" w:rsidP="001E2795">
                        <w:pPr>
                          <w:spacing w:after="160" w:line="259" w:lineRule="auto"/>
                          <w:ind w:left="0" w:right="0"/>
                          <w:jc w:val="left"/>
                        </w:pPr>
                        <w:r>
                          <w:rPr>
                            <w:sz w:val="18"/>
                          </w:rPr>
                          <w:t>6</w:t>
                        </w:r>
                      </w:p>
                    </w:txbxContent>
                  </v:textbox>
                </v:rect>
                <v:rect id="Rectangle 577840602" o:spid="_x0000_s1829" style="position:absolute;left:33563;top:1024;width:31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" filled="f" stroked="f">
                  <v:textbox inset="0,0,0,0">
                    <w:txbxContent>
                      <w:p w14:paraId="46E7064D" w14:textId="77777777" w:rsidR="00000000" w:rsidRDefault="00000000" w:rsidP="001E2795">
                        <w:pPr>
                          <w:spacing w:after="160" w:line="259" w:lineRule="auto"/>
                          <w:ind w:left="0" w:right="0"/>
                          <w:jc w:val="left"/>
                        </w:pPr>
                        <w:r>
                          <w:rPr>
                            <w:sz w:val="18"/>
                          </w:rPr>
                          <w:t xml:space="preserve">, 5, </w:t>
                        </w:r>
                      </w:p>
                    </w:txbxContent>
                  </v:textbox>
                </v:rect>
                <v:rect id="Rectangle 1978056197" o:spid="_x0000_s1830" style="position:absolute;left:32832;top:1024;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" filled="f" stroked="f">
                  <v:textbox inset="0,0,0,0">
                    <w:txbxContent>
                      <w:p w14:paraId="46664BEA" w14:textId="77777777" w:rsidR="00000000" w:rsidRDefault="00000000" w:rsidP="001E2795">
                        <w:pPr>
                          <w:spacing w:after="160" w:line="259" w:lineRule="auto"/>
                          <w:ind w:left="0" w:right="0"/>
                          <w:jc w:val="left"/>
                        </w:pPr>
                        <w:r>
                          <w:rPr>
                            <w:sz w:val="18"/>
                          </w:rPr>
                          <w:t>5</w:t>
                        </w:r>
                      </w:p>
                    </w:txbxContent>
                  </v:textbox>
                </v:rect>
                <v:rect id="Rectangle 1011506625" o:spid="_x0000_s1831" style="position:absolute;left:36642;top:1024;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" filled="f" stroked="f">
                  <v:textbox inset="0,0,0,0">
                    <w:txbxContent>
                      <w:p w14:paraId="5B378206" w14:textId="77777777" w:rsidR="00000000" w:rsidRDefault="00000000" w:rsidP="001E2795">
                        <w:pPr>
                          <w:spacing w:after="160" w:line="259" w:lineRule="auto"/>
                          <w:ind w:left="0" w:right="0"/>
                          <w:jc w:val="left"/>
                        </w:pPr>
                        <w:r>
                          <w:rPr>
                            <w:sz w:val="18"/>
                          </w:rPr>
                          <w:t xml:space="preserve"> </w:t>
                        </w:r>
                      </w:p>
                    </w:txbxContent>
                  </v:textbox>
                </v:rect>
                <v:shape id="Freeform: Shape 3254871" o:spid="_x0000_s1832" style="position:absolute;left:41862;width:5436;height:2838;visibility:visible;mso-wrap-style:square;v-text-anchor:top" coordsize="54356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" path="m,283845r543560,l543560,,,,,283845xe" filled="f" strokeweight=".24658mm">
                  <v:stroke miterlimit="66585f" joinstyle="miter"/>
                  <v:path arrowok="t" textboxrect="0,0,543560,283845"/>
                </v:shape>
                <v:shape id="Picture 3647" o:spid="_x0000_s1833" type="#_x0000_t75" style="position:absolute;left:41906;top:48;width:5350;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">
                  <v:imagedata r:id="rId119" o:title=""/>
                </v:shape>
                <v:rect id="Rectangle 212420456" o:spid="_x0000_s1834" style="position:absolute;left:43655;top:1024;width:312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" filled="f" stroked="f">
                  <v:textbox inset="0,0,0,0">
                    <w:txbxContent>
                      <w:p w14:paraId="15DB4CC9" w14:textId="77777777" w:rsidR="00000000" w:rsidRDefault="00000000" w:rsidP="001E2795">
                        <w:pPr>
                          <w:spacing w:after="160" w:line="259" w:lineRule="auto"/>
                          <w:ind w:left="0" w:right="0"/>
                          <w:jc w:val="left"/>
                        </w:pPr>
                        <w:r>
                          <w:rPr>
                            <w:sz w:val="18"/>
                          </w:rPr>
                          <w:t xml:space="preserve">, 7, </w:t>
                        </w:r>
                      </w:p>
                    </w:txbxContent>
                  </v:textbox>
                </v:rect>
                <v:rect id="Rectangle 306358452" o:spid="_x0000_s1835" style="position:absolute;left:42925;top:1024;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" filled="f" stroked="f">
                  <v:textbox inset="0,0,0,0">
                    <w:txbxContent>
                      <w:p w14:paraId="1C4F6B57" w14:textId="77777777" w:rsidR="00000000" w:rsidRDefault="00000000" w:rsidP="001E2795">
                        <w:pPr>
                          <w:spacing w:after="160" w:line="259" w:lineRule="auto"/>
                          <w:ind w:left="0" w:right="0"/>
                          <w:jc w:val="left"/>
                        </w:pPr>
                        <w:r>
                          <w:rPr>
                            <w:sz w:val="18"/>
                          </w:rPr>
                          <w:t>7</w:t>
                        </w:r>
                      </w:p>
                    </w:txbxContent>
                  </v:textbox>
                </v:rect>
                <v:rect id="Rectangle 1333073226" o:spid="_x0000_s1836" style="position:absolute;left:46002;top:1024;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" filled="f" stroked="f">
                  <v:textbox inset="0,0,0,0">
                    <w:txbxContent>
                      <w:p w14:paraId="7AD0F542" w14:textId="77777777" w:rsidR="00000000" w:rsidRDefault="00000000" w:rsidP="001E2795">
                        <w:pPr>
                          <w:spacing w:after="160" w:line="259" w:lineRule="auto"/>
                          <w:ind w:left="0" w:right="0"/>
                          <w:jc w:val="left"/>
                        </w:pPr>
                        <w:r>
                          <w:rPr>
                            <w:sz w:val="18"/>
                          </w:rPr>
                          <w:t>8</w:t>
                        </w:r>
                      </w:p>
                    </w:txbxContent>
                  </v:textbox>
                </v:rect>
                <v:rect id="Rectangle 937530539" o:spid="_x0000_s1837" style="position:absolute;left:46735;top:1024;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" filled="f" stroked="f">
                  <v:textbox inset="0,0,0,0">
                    <w:txbxContent>
                      <w:p w14:paraId="54B83845" w14:textId="77777777" w:rsidR="00000000" w:rsidRDefault="00000000" w:rsidP="001E2795">
                        <w:pPr>
                          <w:spacing w:after="160" w:line="259" w:lineRule="auto"/>
                          <w:ind w:left="0" w:right="0"/>
                          <w:jc w:val="left"/>
                        </w:pPr>
                        <w:r>
                          <w:rPr>
                            <w:sz w:val="18"/>
                          </w:rPr>
                          <w:t xml:space="preserve"> </w:t>
                        </w:r>
                      </w:p>
                    </w:txbxContent>
                  </v:textbox>
                </v:rect>
                <v:shape id="Freeform: Shape 1525583581" o:spid="_x0000_s1838" style="position:absolute;left:28457;top:12420;width:11392;height:0;visibility:visible;mso-wrap-style:square;v-text-anchor:top" coordsize="1139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" path="m,l1139190,e" filled="f" strokeweight=".24731mm">
                  <v:path arrowok="t" textboxrect="0,0,1139190,0"/>
                </v:shape>
                <v:shape id="Freeform: Shape 1504325758" o:spid="_x0000_s1839" style="position:absolute;left:17065;top:8966;width:11392;height:3454;visibility:visible;mso-wrap-style:square;v-text-anchor:top" coordsize="1139190,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" path="m,l1139190,345440e" filled="f" strokeweight=".24731mm">
                  <v:path arrowok="t" textboxrect="0,0,1139190,345440"/>
                </v:shape>
                <v:shape id="Freeform: Shape 1923173254" o:spid="_x0000_s1840" style="position:absolute;left:25295;top:12350;width:6217;height:2839;visibility:visible;mso-wrap-style:square;v-text-anchor:top" coordsize="62166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" path="m,283845r621665,l621665,,,,,283845xe" filled="f" strokeweight=".24658mm">
                  <v:stroke miterlimit="66585f" joinstyle="miter"/>
                  <v:path arrowok="t" textboxrect="0,0,621665,283845"/>
                </v:shape>
                <v:shape id="Picture 3654" o:spid="_x0000_s1841" type="#_x0000_t75" style="position:absolute;left:25341;top:12392;width:6126;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">
                  <v:imagedata r:id="rId118" o:title=""/>
                </v:shape>
                <v:rect id="Rectangle 2085174182" o:spid="_x0000_s1842" style="position:absolute;left:27345;top:13371;width:31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" filled="f" stroked="f">
                  <v:textbox inset="0,0,0,0">
                    <w:txbxContent>
                      <w:p w14:paraId="327E5508" w14:textId="77777777" w:rsidR="00000000" w:rsidRDefault="00000000" w:rsidP="001E2795">
                        <w:pPr>
                          <w:spacing w:after="160" w:line="259" w:lineRule="auto"/>
                          <w:ind w:left="0" w:right="0"/>
                          <w:jc w:val="left"/>
                        </w:pPr>
                        <w:r>
                          <w:rPr>
                            <w:sz w:val="18"/>
                          </w:rPr>
                          <w:t xml:space="preserve">, 4, </w:t>
                        </w:r>
                      </w:p>
                    </w:txbxContent>
                  </v:textbox>
                </v:rect>
                <v:rect id="Rectangle 971892632" o:spid="_x0000_s1843" style="position:absolute;left:26614;top:13371;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" filled="f" stroked="f">
                  <v:textbox inset="0,0,0,0">
                    <w:txbxContent>
                      <w:p w14:paraId="578DC61F" w14:textId="77777777" w:rsidR="00000000" w:rsidRDefault="00000000" w:rsidP="001E2795">
                        <w:pPr>
                          <w:spacing w:after="160" w:line="259" w:lineRule="auto"/>
                          <w:ind w:left="0" w:right="0"/>
                          <w:jc w:val="left"/>
                        </w:pPr>
                        <w:r>
                          <w:rPr>
                            <w:sz w:val="18"/>
                          </w:rPr>
                          <w:t>1</w:t>
                        </w:r>
                      </w:p>
                    </w:txbxContent>
                  </v:textbox>
                </v:rect>
                <v:rect id="Rectangle 1411520462" o:spid="_x0000_s1844" style="position:absolute;left:29691;top:13371;width:9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" filled="f" stroked="f">
                  <v:textbox inset="0,0,0,0">
                    <w:txbxContent>
                      <w:p w14:paraId="2E7C1C55" w14:textId="77777777" w:rsidR="00000000" w:rsidRDefault="00000000" w:rsidP="001E2795">
                        <w:pPr>
                          <w:spacing w:after="160" w:line="259" w:lineRule="auto"/>
                          <w:ind w:left="0" w:right="0"/>
                          <w:jc w:val="left"/>
                        </w:pPr>
                        <w:r>
                          <w:rPr>
                            <w:sz w:val="18"/>
                          </w:rPr>
                          <w:t>8</w:t>
                        </w:r>
                      </w:p>
                    </w:txbxContent>
                  </v:textbox>
                </v:rect>
                <v:rect id="Rectangle 735737088" o:spid="_x0000_s1845" style="position:absolute;left:30424;top:13371;width:5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" filled="f" stroked="f">
                  <v:textbox inset="0,0,0,0">
                    <w:txbxContent>
                      <w:p w14:paraId="41467C01" w14:textId="77777777" w:rsidR="00000000" w:rsidRDefault="00000000" w:rsidP="001E2795">
                        <w:pPr>
                          <w:spacing w:after="160" w:line="259" w:lineRule="auto"/>
                          <w:ind w:left="0" w:right="0"/>
                          <w:jc w:val="left"/>
                        </w:pPr>
                        <w:r>
                          <w:rPr>
                            <w:sz w:val="18"/>
                          </w:rPr>
                          <w:t xml:space="preserve"> </w:t>
                        </w:r>
                      </w:p>
                    </w:txbxContent>
                  </v:textbox>
                </v:rect>
                <v:shape id="Freeform: Shape 1252527703" o:spid="_x0000_s1846" style="position:absolute;left:34667;top:2915;width:5182;height:3537;visibility:visible;mso-wrap-style:square;v-text-anchor:top" coordsize="51816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" path="m,l518160,353695e" filled="f" strokeweight=".24553mm">
                  <v:path arrowok="t" textboxrect="0,0,518160,353695"/>
                </v:shape>
                <v:shape id="Freeform: Shape 476136300" o:spid="_x0000_s1847" style="position:absolute;left:44593;top:2915;width:0;height:3537;visibility:visible;mso-wrap-style:square;v-text-anchor:top" coordsize="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" path="m,l,353695e" filled="f" strokeweight=".24517mm">
                  <v:path arrowok="t" textboxrect="0,0,0,353695"/>
                </v:shape>
                <v:shape id="Freeform: Shape 1939429017" o:spid="_x0000_s1848" style="position:absolute;left:37030;top:6395;width:5524;height:2839;visibility:visible;mso-wrap-style:square;v-text-anchor:top" coordsize="55245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" path="m,283845r552450,l552450,,,,,283845xe" filled="f" strokeweight=".24658mm">
                  <v:stroke miterlimit="66585f" joinstyle="miter"/>
                  <v:path arrowok="t" textboxrect="0,0,552450,283845"/>
                </v:shape>
                <v:shape id="Picture 3661" o:spid="_x0000_s1849" type="#_x0000_t75" style="position:absolute;left:37075;top:6433;width:5441;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">
                  <v:imagedata r:id="rId120" o:title=""/>
                </v:shape>
                <v:rect id="Rectangle 756423788" o:spid="_x0000_s1850" style="position:absolute;left:38105;top:7334;width:9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" filled="f" stroked="f">
                  <v:textbox inset="0,0,0,0">
                    <w:txbxContent>
                      <w:p w14:paraId="27B45AF7" w14:textId="77777777" w:rsidR="00000000" w:rsidRDefault="00000000" w:rsidP="001E2795">
                        <w:pPr>
                          <w:spacing w:after="160" w:line="259" w:lineRule="auto"/>
                          <w:ind w:left="0" w:right="0"/>
                          <w:jc w:val="left"/>
                        </w:pPr>
                        <w:r>
                          <w:rPr>
                            <w:sz w:val="18"/>
                          </w:rPr>
                          <w:t>5</w:t>
                        </w:r>
                      </w:p>
                    </w:txbxContent>
                  </v:textbox>
                </v:rect>
                <v:rect id="Rectangle 2110969795" o:spid="_x0000_s1851" style="position:absolute;left:38836;top:7334;width:312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" filled="f" stroked="f">
                  <v:textbox inset="0,0,0,0">
                    <w:txbxContent>
                      <w:p w14:paraId="5996C2AE" w14:textId="77777777" w:rsidR="00000000" w:rsidRDefault="00000000" w:rsidP="001E2795">
                        <w:pPr>
                          <w:spacing w:after="160" w:line="259" w:lineRule="auto"/>
                          <w:ind w:left="0" w:right="0"/>
                          <w:jc w:val="left"/>
                        </w:pPr>
                        <w:r>
                          <w:rPr>
                            <w:sz w:val="18"/>
                          </w:rPr>
                          <w:t xml:space="preserve">, 6, </w:t>
                        </w:r>
                      </w:p>
                    </w:txbxContent>
                  </v:textbox>
                </v:rect>
                <v:rect id="Rectangle 329850607" o:spid="_x0000_s1852" style="position:absolute;left:41182;top:7334;width:9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" filled="f" stroked="f">
                  <v:textbox inset="0,0,0,0">
                    <w:txbxContent>
                      <w:p w14:paraId="2243EC09" w14:textId="77777777" w:rsidR="00000000" w:rsidRDefault="00000000" w:rsidP="001E2795">
                        <w:pPr>
                          <w:spacing w:after="160" w:line="259" w:lineRule="auto"/>
                          <w:ind w:left="0" w:right="0"/>
                          <w:jc w:val="left"/>
                        </w:pPr>
                        <w:r>
                          <w:rPr>
                            <w:sz w:val="18"/>
                          </w:rPr>
                          <w:t>8</w:t>
                        </w:r>
                      </w:p>
                    </w:txbxContent>
                  </v:textbox>
                </v:rect>
                <v:rect id="Rectangle 508618586" o:spid="_x0000_s1853" style="position:absolute;left:41919;top:7334;width:5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" filled="f" stroked="f">
                  <v:textbox inset="0,0,0,0">
                    <w:txbxContent>
                      <w:p w14:paraId="26BB8C21" w14:textId="77777777" w:rsidR="00000000" w:rsidRDefault="00000000" w:rsidP="001E2795">
                        <w:pPr>
                          <w:spacing w:after="160" w:line="259" w:lineRule="auto"/>
                          <w:ind w:left="0" w:right="0"/>
                          <w:jc w:val="left"/>
                        </w:pPr>
                        <w:r>
                          <w:rPr>
                            <w:sz w:val="18"/>
                          </w:rPr>
                          <w:t xml:space="preserve"> </w:t>
                        </w:r>
                      </w:p>
                    </w:txbxContent>
                  </v:textbox>
                </v:rect>
                <v:shape id="Freeform: Shape 1218448114" o:spid="_x0000_s1854" style="position:absolute;left:21205;top:2915;width:0;height:3537;visibility:visible;mso-wrap-style:square;v-text-anchor:top" coordsize="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" path="m,l,353695e" filled="f" strokeweight=".24483mm">
                  <v:path arrowok="t" textboxrect="0,0,0,353695"/>
                </v:shape>
                <v:shape id="Freeform: Shape 1085713273" o:spid="_x0000_s1855" style="position:absolute;left:12404;top:2915;width:4661;height:3537;visibility:visible;mso-wrap-style:square;v-text-anchor:top" coordsize="46609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" path="m,l466090,353695e" filled="f" strokeweight=".24517mm">
                  <v:path arrowok="t" textboxrect="0,0,466090,353695"/>
                </v:shape>
                <v:shape id="Freeform: Shape 2066223217" o:spid="_x0000_s1856" style="position:absolute;left:14335;top:6395;width:5442;height:2839;visibility:visible;mso-wrap-style:square;v-text-anchor:top" coordsize="54419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" path="m,283845r544195,l544195,,,,,283845xe" filled="f" strokeweight=".24658mm">
                  <v:stroke miterlimit="66585f" joinstyle="miter"/>
                  <v:path arrowok="t" textboxrect="0,0,544195,283845"/>
                </v:shape>
                <v:shape id="Picture 3668" o:spid="_x0000_s1857" type="#_x0000_t75" style="position:absolute;left:14383;top:6433;width:5349;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">
                  <v:imagedata r:id="rId119" o:title=""/>
                </v:shape>
                <v:rect id="Rectangle 567880012" o:spid="_x0000_s1858" style="position:absolute;left:15395;top:7334;width:9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" filled="f" stroked="f">
                  <v:textbox inset="0,0,0,0">
                    <w:txbxContent>
                      <w:p w14:paraId="640CB39B" w14:textId="77777777" w:rsidR="00000000" w:rsidRDefault="00000000" w:rsidP="001E2795">
                        <w:pPr>
                          <w:spacing w:after="160" w:line="259" w:lineRule="auto"/>
                          <w:ind w:left="0" w:right="0"/>
                          <w:jc w:val="left"/>
                        </w:pPr>
                        <w:r>
                          <w:rPr>
                            <w:sz w:val="18"/>
                          </w:rPr>
                          <w:t>1</w:t>
                        </w:r>
                      </w:p>
                    </w:txbxContent>
                  </v:textbox>
                </v:rect>
                <v:rect id="Rectangle 1662171739" o:spid="_x0000_s1859" style="position:absolute;left:16126;top:7334;width:312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" filled="f" stroked="f">
                  <v:textbox inset="0,0,0,0">
                    <w:txbxContent>
                      <w:p w14:paraId="4FE03479" w14:textId="77777777" w:rsidR="00000000" w:rsidRDefault="00000000" w:rsidP="001E2795">
                        <w:pPr>
                          <w:spacing w:after="160" w:line="259" w:lineRule="auto"/>
                          <w:ind w:left="0" w:right="0"/>
                          <w:jc w:val="left"/>
                        </w:pPr>
                        <w:r>
                          <w:rPr>
                            <w:sz w:val="18"/>
                          </w:rPr>
                          <w:t xml:space="preserve">, 2, </w:t>
                        </w:r>
                      </w:p>
                    </w:txbxContent>
                  </v:textbox>
                </v:rect>
                <v:rect id="Rectangle 1747875630" o:spid="_x0000_s1860" style="position:absolute;left:18472;top:7334;width:9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" filled="f" stroked="f">
                  <v:textbox inset="0,0,0,0">
                    <w:txbxContent>
                      <w:p w14:paraId="187D2263" w14:textId="77777777" w:rsidR="00000000" w:rsidRDefault="00000000" w:rsidP="001E2795">
                        <w:pPr>
                          <w:spacing w:after="160" w:line="259" w:lineRule="auto"/>
                          <w:ind w:left="0" w:right="0"/>
                          <w:jc w:val="left"/>
                        </w:pPr>
                        <w:r>
                          <w:rPr>
                            <w:sz w:val="18"/>
                          </w:rPr>
                          <w:t>4</w:t>
                        </w:r>
                      </w:p>
                    </w:txbxContent>
                  </v:textbox>
                </v:rect>
                <v:rect id="Rectangle 1265061748" o:spid="_x0000_s1861" style="position:absolute;left:19205;top:7334;width:5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" filled="f" stroked="f">
                  <v:textbox inset="0,0,0,0">
                    <w:txbxContent>
                      <w:p w14:paraId="06BCA17B" w14:textId="77777777" w:rsidR="00000000" w:rsidRDefault="00000000" w:rsidP="001E2795">
                        <w:pPr>
                          <w:spacing w:after="160" w:line="259" w:lineRule="auto"/>
                          <w:ind w:left="0" w:right="0"/>
                          <w:jc w:val="left"/>
                        </w:pPr>
                        <w:r>
                          <w:rPr>
                            <w:sz w:val="18"/>
                          </w:rPr>
                          <w:t xml:space="preserve"> </w:t>
                        </w:r>
                      </w:p>
                    </w:txbxContent>
                  </v:textbox>
                </v:rect>
                <w10:anchorlock/>
              </v:group>
            </w:pict>
          </mc:Fallback>
        </mc:AlternateContent>
      </w:r>
    </w:p>
    <w:p w14:paraId="370FBACD"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17E262F" w14:textId="77777777" w:rsidR="00567CD6" w:rsidRPr="00276539" w:rsidRDefault="00000000">
      <w:pPr>
        <w:pStyle w:val="Heading1"/>
        <w:ind w:left="535" w:right="450" w:firstLine="540"/>
        <w:rPr>
          <w:color w:val="auto"/>
        </w:rPr>
      </w:pPr>
      <w:r w:rsidRPr="00276539">
        <w:rPr>
          <w:color w:val="auto"/>
        </w:rPr>
        <w:t xml:space="preserve">Analysis of Merge Sort </w:t>
      </w:r>
    </w:p>
    <w:p w14:paraId="0F8BBF81"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7F3E7706"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We will assume that ‘n’ is a power of 2, so that we always split into even halves, so we solve for the case n = 2</w:t>
      </w:r>
      <w:r w:rsidRPr="00276539">
        <w:rPr>
          <w:rFonts w:ascii="Verdana" w:eastAsia="Verdana" w:hAnsi="Verdana" w:cs="Verdana"/>
          <w:sz w:val="20"/>
          <w:szCs w:val="20"/>
          <w:vertAlign w:val="superscript"/>
        </w:rPr>
        <w:t>k</w:t>
      </w:r>
      <w:r w:rsidRPr="00276539">
        <w:rPr>
          <w:rFonts w:ascii="Verdana" w:eastAsia="Verdana" w:hAnsi="Verdana" w:cs="Verdana"/>
          <w:sz w:val="20"/>
          <w:szCs w:val="20"/>
        </w:rPr>
        <w:t xml:space="preserve">. </w:t>
      </w:r>
    </w:p>
    <w:p w14:paraId="1A69261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EE79646" w14:textId="77777777" w:rsidR="00567CD6" w:rsidRPr="00276539" w:rsidRDefault="00000000">
      <w:pPr>
        <w:ind w:left="314" w:right="259"/>
        <w:rPr>
          <w:rFonts w:ascii="Verdana" w:eastAsia="Verdana" w:hAnsi="Verdana" w:cs="Verdana"/>
          <w:sz w:val="20"/>
          <w:szCs w:val="20"/>
        </w:rPr>
      </w:pPr>
      <w:r w:rsidRPr="00276539">
        <w:rPr>
          <w:rFonts w:ascii="Verdana" w:eastAsia="Verdana" w:hAnsi="Verdana" w:cs="Verdana"/>
          <w:sz w:val="20"/>
          <w:szCs w:val="20"/>
        </w:rPr>
        <w:t xml:space="preserve">For n = 1, the time to merge sort is constant, which we will be denote by 1. Otherwise, the time to merge sort ‘n’ numbers is equal to the time to do two recursive merge sorts of size n/2, plus the time to merge, which is linear. The equation says this exactly: </w:t>
      </w:r>
    </w:p>
    <w:p w14:paraId="257CEBAD"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46A0312" w14:textId="77777777" w:rsidR="00567CD6" w:rsidRPr="00276539" w:rsidRDefault="00000000">
      <w:pPr>
        <w:ind w:left="1020" w:right="13"/>
        <w:rPr>
          <w:rFonts w:ascii="Verdana" w:eastAsia="Verdana" w:hAnsi="Verdana" w:cs="Verdana"/>
          <w:sz w:val="20"/>
          <w:szCs w:val="20"/>
        </w:rPr>
      </w:pP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1) = 1 </w:t>
      </w:r>
    </w:p>
    <w:p w14:paraId="32049E5C" w14:textId="77777777" w:rsidR="00567CD6" w:rsidRPr="00276539" w:rsidRDefault="00000000">
      <w:pPr>
        <w:ind w:left="1020" w:right="13"/>
        <w:rPr>
          <w:rFonts w:ascii="Verdana" w:eastAsia="Verdana" w:hAnsi="Verdana" w:cs="Verdana"/>
          <w:sz w:val="20"/>
          <w:szCs w:val="20"/>
        </w:rPr>
      </w:pPr>
      <w:r w:rsidRPr="00276539">
        <w:rPr>
          <w:rFonts w:ascii="Verdana" w:eastAsia="Verdana" w:hAnsi="Verdana" w:cs="Verdana"/>
          <w:sz w:val="20"/>
          <w:szCs w:val="20"/>
        </w:rPr>
        <w:t xml:space="preserve">T(n) = 2 T(n/2) + n </w:t>
      </w:r>
    </w:p>
    <w:p w14:paraId="763BFA92"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608BA5B"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This is a standard recurrence relation, which can be solved several ways. We will solve by substituting recurrence relation continually on the right–hand side. </w:t>
      </w:r>
    </w:p>
    <w:p w14:paraId="47E2370F"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C6719FB"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We have, T(n) = 2T(n/2) + n </w:t>
      </w:r>
    </w:p>
    <w:p w14:paraId="2A5CA2BA" w14:textId="77777777" w:rsidR="00567CD6" w:rsidRPr="00276539" w:rsidRDefault="00000000">
      <w:pPr>
        <w:spacing w:after="41" w:line="259" w:lineRule="auto"/>
        <w:ind w:left="0" w:right="0"/>
        <w:jc w:val="left"/>
        <w:rPr>
          <w:rFonts w:ascii="Verdana" w:eastAsia="Verdana" w:hAnsi="Verdana" w:cs="Verdana"/>
          <w:sz w:val="20"/>
          <w:szCs w:val="20"/>
        </w:rPr>
      </w:pPr>
      <w:r w:rsidRPr="00276539">
        <w:rPr>
          <w:rFonts w:ascii="Verdana" w:eastAsia="Verdana" w:hAnsi="Verdana" w:cs="Verdana"/>
          <w:sz w:val="20"/>
          <w:szCs w:val="20"/>
        </w:rPr>
        <w:lastRenderedPageBreak/>
        <w:t xml:space="preserve"> </w:t>
      </w:r>
    </w:p>
    <w:p w14:paraId="3EDB8CA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7B04076" w14:textId="77777777" w:rsidR="00567CD6" w:rsidRPr="00276539" w:rsidRDefault="00000000">
      <w:pPr>
        <w:spacing w:after="0" w:line="259" w:lineRule="auto"/>
        <w:ind w:left="0" w:right="124"/>
        <w:jc w:val="center"/>
        <w:rPr>
          <w:rFonts w:ascii="Verdana" w:eastAsia="Verdana" w:hAnsi="Verdana" w:cs="Verdana"/>
          <w:sz w:val="20"/>
          <w:szCs w:val="20"/>
        </w:rPr>
      </w:pPr>
      <w:r w:rsidRPr="00276539">
        <w:rPr>
          <w:rFonts w:ascii="Verdana" w:eastAsia="Verdana" w:hAnsi="Verdana" w:cs="Verdana"/>
          <w:sz w:val="20"/>
          <w:szCs w:val="20"/>
        </w:rPr>
        <w:t xml:space="preserve"> </w:t>
      </w:r>
    </w:p>
    <w:p w14:paraId="0FA59529"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Since we can substitute n/2 into this main equation </w:t>
      </w:r>
    </w:p>
    <w:p w14:paraId="5E57F267"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bl>
      <w:tblPr>
        <w:tblStyle w:val="a0"/>
        <w:tblW w:w="5207" w:type="dxa"/>
        <w:tblInd w:w="101" w:type="dxa"/>
        <w:tblLayout w:type="fixed"/>
        <w:tblLook w:val="0400" w:firstRow="0" w:lastRow="0" w:firstColumn="0" w:lastColumn="0" w:noHBand="0" w:noVBand="1"/>
      </w:tblPr>
      <w:tblGrid>
        <w:gridCol w:w="2360"/>
        <w:gridCol w:w="720"/>
        <w:gridCol w:w="2127"/>
      </w:tblGrid>
      <w:tr w:rsidR="00276539" w:rsidRPr="00276539" w14:paraId="570E45F9" w14:textId="77777777">
        <w:trPr>
          <w:trHeight w:val="828"/>
        </w:trPr>
        <w:tc>
          <w:tcPr>
            <w:tcW w:w="2360" w:type="dxa"/>
            <w:tcBorders>
              <w:top w:val="nil"/>
              <w:left w:val="nil"/>
              <w:bottom w:val="nil"/>
              <w:right w:val="nil"/>
            </w:tcBorders>
          </w:tcPr>
          <w:p w14:paraId="6EFB2F35" w14:textId="77777777" w:rsidR="00567CD6" w:rsidRPr="00276539" w:rsidRDefault="00000000">
            <w:pPr>
              <w:spacing w:line="259" w:lineRule="auto"/>
              <w:ind w:left="324" w:right="0"/>
              <w:jc w:val="center"/>
              <w:rPr>
                <w:rFonts w:ascii="Verdana" w:eastAsia="Verdana" w:hAnsi="Verdana" w:cs="Verdana"/>
                <w:sz w:val="20"/>
                <w:szCs w:val="20"/>
              </w:rPr>
            </w:pPr>
            <w:r w:rsidRPr="00276539">
              <w:rPr>
                <w:rFonts w:ascii="Verdana" w:eastAsia="Verdana" w:hAnsi="Verdana" w:cs="Verdana"/>
                <w:sz w:val="20"/>
                <w:szCs w:val="20"/>
              </w:rPr>
              <w:t xml:space="preserve">2 T(n/2) </w:t>
            </w:r>
          </w:p>
          <w:p w14:paraId="354F03A2"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34B2F99" w14:textId="77777777" w:rsidR="00567CD6" w:rsidRPr="00276539" w:rsidRDefault="00000000">
            <w:pPr>
              <w:spacing w:line="259" w:lineRule="auto"/>
              <w:ind w:left="199" w:right="0"/>
              <w:jc w:val="left"/>
              <w:rPr>
                <w:rFonts w:ascii="Verdana" w:eastAsia="Verdana" w:hAnsi="Verdana" w:cs="Verdana"/>
                <w:sz w:val="20"/>
                <w:szCs w:val="20"/>
              </w:rPr>
            </w:pPr>
            <w:r w:rsidRPr="00276539">
              <w:rPr>
                <w:rFonts w:ascii="Verdana" w:eastAsia="Verdana" w:hAnsi="Verdana" w:cs="Verdana"/>
                <w:sz w:val="20"/>
                <w:szCs w:val="20"/>
              </w:rPr>
              <w:t xml:space="preserve">We have, </w:t>
            </w:r>
          </w:p>
        </w:tc>
        <w:tc>
          <w:tcPr>
            <w:tcW w:w="720" w:type="dxa"/>
            <w:tcBorders>
              <w:top w:val="nil"/>
              <w:left w:val="nil"/>
              <w:bottom w:val="nil"/>
              <w:right w:val="nil"/>
            </w:tcBorders>
          </w:tcPr>
          <w:p w14:paraId="666DE0F0"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05B47A8"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2127" w:type="dxa"/>
            <w:tcBorders>
              <w:top w:val="nil"/>
              <w:left w:val="nil"/>
              <w:bottom w:val="nil"/>
              <w:right w:val="nil"/>
            </w:tcBorders>
          </w:tcPr>
          <w:p w14:paraId="68D8C428" w14:textId="77777777" w:rsidR="00567CD6" w:rsidRPr="00276539" w:rsidRDefault="00000000">
            <w:pPr>
              <w:spacing w:line="259" w:lineRule="auto"/>
              <w:ind w:left="0" w:right="0"/>
              <w:rPr>
                <w:rFonts w:ascii="Verdana" w:eastAsia="Verdana" w:hAnsi="Verdana" w:cs="Verdana"/>
                <w:sz w:val="20"/>
                <w:szCs w:val="20"/>
              </w:rPr>
            </w:pPr>
            <w:r w:rsidRPr="00276539">
              <w:rPr>
                <w:rFonts w:ascii="Verdana" w:eastAsia="Verdana" w:hAnsi="Verdana" w:cs="Verdana"/>
                <w:sz w:val="20"/>
                <w:szCs w:val="20"/>
              </w:rPr>
              <w:t xml:space="preserve">2 (2 (T(n/4)) + n/2) </w:t>
            </w:r>
          </w:p>
          <w:p w14:paraId="5EEA2159"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4 T(n/4) + n </w:t>
            </w:r>
          </w:p>
        </w:tc>
      </w:tr>
      <w:tr w:rsidR="00276539" w:rsidRPr="00276539" w14:paraId="548A5AC2" w14:textId="77777777">
        <w:trPr>
          <w:trHeight w:val="350"/>
        </w:trPr>
        <w:tc>
          <w:tcPr>
            <w:tcW w:w="2360" w:type="dxa"/>
            <w:tcBorders>
              <w:top w:val="nil"/>
              <w:left w:val="nil"/>
              <w:bottom w:val="nil"/>
              <w:right w:val="nil"/>
            </w:tcBorders>
            <w:vAlign w:val="bottom"/>
          </w:tcPr>
          <w:p w14:paraId="599F37D9" w14:textId="77777777" w:rsidR="00567CD6" w:rsidRPr="00276539" w:rsidRDefault="00000000">
            <w:pPr>
              <w:spacing w:line="259" w:lineRule="auto"/>
              <w:ind w:left="127" w:right="0"/>
              <w:jc w:val="center"/>
              <w:rPr>
                <w:rFonts w:ascii="Verdana" w:eastAsia="Verdana" w:hAnsi="Verdana" w:cs="Verdana"/>
                <w:sz w:val="20"/>
                <w:szCs w:val="20"/>
              </w:rPr>
            </w:pPr>
            <w:r w:rsidRPr="00276539">
              <w:rPr>
                <w:rFonts w:ascii="Verdana" w:eastAsia="Verdana" w:hAnsi="Verdana" w:cs="Verdana"/>
                <w:sz w:val="20"/>
                <w:szCs w:val="20"/>
              </w:rPr>
              <w:t xml:space="preserve">T(n/2) </w:t>
            </w:r>
          </w:p>
        </w:tc>
        <w:tc>
          <w:tcPr>
            <w:tcW w:w="720" w:type="dxa"/>
            <w:tcBorders>
              <w:top w:val="nil"/>
              <w:left w:val="nil"/>
              <w:bottom w:val="nil"/>
              <w:right w:val="nil"/>
            </w:tcBorders>
            <w:vAlign w:val="bottom"/>
          </w:tcPr>
          <w:p w14:paraId="4C2E6A3B"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2127" w:type="dxa"/>
            <w:tcBorders>
              <w:top w:val="nil"/>
              <w:left w:val="nil"/>
              <w:bottom w:val="nil"/>
              <w:right w:val="nil"/>
            </w:tcBorders>
            <w:vAlign w:val="bottom"/>
          </w:tcPr>
          <w:p w14:paraId="2BAE3094"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2 T(n/4) + n </w:t>
            </w:r>
          </w:p>
        </w:tc>
      </w:tr>
      <w:tr w:rsidR="00276539" w:rsidRPr="00276539" w14:paraId="2C7B6C2E" w14:textId="77777777">
        <w:trPr>
          <w:trHeight w:val="218"/>
        </w:trPr>
        <w:tc>
          <w:tcPr>
            <w:tcW w:w="2360" w:type="dxa"/>
            <w:tcBorders>
              <w:top w:val="nil"/>
              <w:left w:val="nil"/>
              <w:bottom w:val="nil"/>
              <w:right w:val="nil"/>
            </w:tcBorders>
          </w:tcPr>
          <w:p w14:paraId="5AC898C5" w14:textId="77777777" w:rsidR="00567CD6" w:rsidRPr="00276539" w:rsidRDefault="00000000">
            <w:pPr>
              <w:spacing w:line="259" w:lineRule="auto"/>
              <w:ind w:left="0" w:right="90"/>
              <w:jc w:val="center"/>
              <w:rPr>
                <w:rFonts w:ascii="Verdana" w:eastAsia="Verdana" w:hAnsi="Verdana" w:cs="Verdana"/>
                <w:sz w:val="20"/>
                <w:szCs w:val="20"/>
              </w:rPr>
            </w:pPr>
            <w:r w:rsidRPr="00276539">
              <w:rPr>
                <w:rFonts w:ascii="Verdana" w:eastAsia="Verdana" w:hAnsi="Verdana" w:cs="Verdana"/>
                <w:sz w:val="20"/>
                <w:szCs w:val="20"/>
              </w:rPr>
              <w:t xml:space="preserve">T(n) </w:t>
            </w:r>
          </w:p>
        </w:tc>
        <w:tc>
          <w:tcPr>
            <w:tcW w:w="720" w:type="dxa"/>
            <w:tcBorders>
              <w:top w:val="nil"/>
              <w:left w:val="nil"/>
              <w:bottom w:val="nil"/>
              <w:right w:val="nil"/>
            </w:tcBorders>
          </w:tcPr>
          <w:p w14:paraId="5C99A4AB"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2127" w:type="dxa"/>
            <w:tcBorders>
              <w:top w:val="nil"/>
              <w:left w:val="nil"/>
              <w:bottom w:val="nil"/>
              <w:right w:val="nil"/>
            </w:tcBorders>
          </w:tcPr>
          <w:p w14:paraId="0D4F0B91"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4 T(n/4) + 2n </w:t>
            </w:r>
          </w:p>
        </w:tc>
      </w:tr>
    </w:tbl>
    <w:p w14:paraId="15F1E486"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BD8AAEA"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Again, by substituting n/4 into the main equation, we see that </w:t>
      </w:r>
    </w:p>
    <w:p w14:paraId="4221C2BA" w14:textId="77777777" w:rsidR="00567CD6" w:rsidRPr="00276539" w:rsidRDefault="00000000">
      <w:pPr>
        <w:spacing w:after="1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4382CD1" w14:textId="77777777" w:rsidR="00567CD6" w:rsidRPr="00276539" w:rsidRDefault="00000000">
      <w:pPr>
        <w:tabs>
          <w:tab w:val="center" w:pos="1443"/>
          <w:tab w:val="center" w:pos="2538"/>
          <w:tab w:val="center" w:pos="4082"/>
        </w:tabs>
        <w:ind w:left="0" w:right="0"/>
        <w:jc w:val="left"/>
        <w:rPr>
          <w:rFonts w:ascii="Verdana" w:eastAsia="Verdana" w:hAnsi="Verdana" w:cs="Verdana"/>
          <w:sz w:val="20"/>
          <w:szCs w:val="20"/>
        </w:rPr>
      </w:pPr>
      <w:r w:rsidRPr="00276539">
        <w:rPr>
          <w:rFonts w:ascii="Verdana" w:eastAsia="Verdana" w:hAnsi="Verdana" w:cs="Verdana"/>
          <w:sz w:val="20"/>
          <w:szCs w:val="20"/>
        </w:rPr>
        <w:tab/>
        <w:t xml:space="preserve">4T (n/4) </w:t>
      </w:r>
      <w:r w:rsidRPr="00276539">
        <w:rPr>
          <w:rFonts w:ascii="Verdana" w:eastAsia="Verdana" w:hAnsi="Verdana" w:cs="Verdana"/>
          <w:sz w:val="20"/>
          <w:szCs w:val="20"/>
        </w:rPr>
        <w:tab/>
        <w:t xml:space="preserve">= </w:t>
      </w:r>
      <w:r w:rsidRPr="00276539">
        <w:rPr>
          <w:rFonts w:ascii="Verdana" w:eastAsia="Verdana" w:hAnsi="Verdana" w:cs="Verdana"/>
          <w:sz w:val="20"/>
          <w:szCs w:val="20"/>
        </w:rPr>
        <w:tab/>
        <w:t xml:space="preserve">4 (2T(n/8)) + n/4 </w:t>
      </w:r>
    </w:p>
    <w:p w14:paraId="1A1C2033" w14:textId="77777777" w:rsidR="00567CD6" w:rsidRPr="00276539" w:rsidRDefault="00000000">
      <w:pPr>
        <w:tabs>
          <w:tab w:val="center" w:pos="2538"/>
          <w:tab w:val="center" w:pos="3818"/>
        </w:tabs>
        <w:spacing w:after="57"/>
        <w:ind w:left="0" w:right="0"/>
        <w:jc w:val="left"/>
        <w:rPr>
          <w:rFonts w:ascii="Verdana" w:eastAsia="Verdana" w:hAnsi="Verdana" w:cs="Verdana"/>
          <w:sz w:val="20"/>
          <w:szCs w:val="20"/>
        </w:rPr>
      </w:pPr>
      <w:r w:rsidRPr="00276539">
        <w:rPr>
          <w:rFonts w:ascii="Verdana" w:eastAsia="Verdana" w:hAnsi="Verdana" w:cs="Verdana"/>
          <w:sz w:val="20"/>
          <w:szCs w:val="20"/>
        </w:rPr>
        <w:tab/>
        <w:t xml:space="preserve">= </w:t>
      </w:r>
      <w:r w:rsidRPr="00276539">
        <w:rPr>
          <w:rFonts w:ascii="Verdana" w:eastAsia="Verdana" w:hAnsi="Verdana" w:cs="Verdana"/>
          <w:sz w:val="20"/>
          <w:szCs w:val="20"/>
        </w:rPr>
        <w:tab/>
        <w:t xml:space="preserve">8 T(n/8) + n </w:t>
      </w:r>
    </w:p>
    <w:p w14:paraId="440C08F0" w14:textId="77777777" w:rsidR="00567CD6" w:rsidRPr="00276539" w:rsidRDefault="00000000">
      <w:pPr>
        <w:tabs>
          <w:tab w:val="center" w:pos="918"/>
          <w:tab w:val="center" w:pos="2163"/>
          <w:tab w:val="center" w:pos="2900"/>
        </w:tabs>
        <w:spacing w:after="242"/>
        <w:ind w:left="0" w:right="0"/>
        <w:jc w:val="left"/>
        <w:rPr>
          <w:rFonts w:ascii="Verdana" w:eastAsia="Verdana" w:hAnsi="Verdana" w:cs="Verdana"/>
          <w:sz w:val="20"/>
          <w:szCs w:val="20"/>
        </w:rPr>
      </w:pPr>
      <w:r w:rsidRPr="00276539">
        <w:rPr>
          <w:rFonts w:ascii="Verdana" w:eastAsia="Verdana" w:hAnsi="Verdana" w:cs="Verdana"/>
          <w:sz w:val="20"/>
          <w:szCs w:val="20"/>
        </w:rPr>
        <w:tab/>
      </w:r>
      <w:proofErr w:type="gramStart"/>
      <w:r w:rsidRPr="00276539">
        <w:rPr>
          <w:rFonts w:ascii="Verdana" w:eastAsia="Verdana" w:hAnsi="Verdana" w:cs="Verdana"/>
          <w:sz w:val="20"/>
          <w:szCs w:val="20"/>
        </w:rPr>
        <w:t>So</w:t>
      </w:r>
      <w:proofErr w:type="gramEnd"/>
      <w:r w:rsidRPr="00276539">
        <w:rPr>
          <w:rFonts w:ascii="Verdana" w:eastAsia="Verdana" w:hAnsi="Verdana" w:cs="Verdana"/>
          <w:sz w:val="20"/>
          <w:szCs w:val="20"/>
        </w:rPr>
        <w:t xml:space="preserve"> we have, </w:t>
      </w:r>
      <w:r w:rsidRPr="00276539">
        <w:rPr>
          <w:rFonts w:ascii="Verdana" w:eastAsia="Verdana" w:hAnsi="Verdana" w:cs="Verdana"/>
          <w:sz w:val="20"/>
          <w:szCs w:val="20"/>
        </w:rPr>
        <w:tab/>
        <w:t xml:space="preserve"> </w:t>
      </w:r>
      <w:r w:rsidRPr="00276539">
        <w:rPr>
          <w:rFonts w:ascii="Verdana" w:eastAsia="Verdana" w:hAnsi="Verdana" w:cs="Verdana"/>
          <w:sz w:val="20"/>
          <w:szCs w:val="20"/>
        </w:rPr>
        <w:tab/>
        <w:t xml:space="preserve"> </w:t>
      </w:r>
    </w:p>
    <w:p w14:paraId="1CBFB2CF" w14:textId="77777777" w:rsidR="00567CD6" w:rsidRPr="00276539" w:rsidRDefault="00000000">
      <w:pPr>
        <w:tabs>
          <w:tab w:val="center" w:pos="1344"/>
          <w:tab w:val="center" w:pos="2538"/>
          <w:tab w:val="center" w:pos="3818"/>
        </w:tabs>
        <w:ind w:left="0" w:right="0"/>
        <w:jc w:val="left"/>
        <w:rPr>
          <w:rFonts w:ascii="Verdana" w:eastAsia="Verdana" w:hAnsi="Verdana" w:cs="Verdana"/>
          <w:sz w:val="20"/>
          <w:szCs w:val="20"/>
        </w:rPr>
      </w:pPr>
      <w:r w:rsidRPr="00276539">
        <w:rPr>
          <w:rFonts w:ascii="Verdana" w:eastAsia="Verdana" w:hAnsi="Verdana" w:cs="Verdana"/>
          <w:sz w:val="20"/>
          <w:szCs w:val="20"/>
        </w:rPr>
        <w:tab/>
        <w:t xml:space="preserve">T(n/4) </w:t>
      </w:r>
      <w:r w:rsidRPr="00276539">
        <w:rPr>
          <w:rFonts w:ascii="Verdana" w:eastAsia="Verdana" w:hAnsi="Verdana" w:cs="Verdana"/>
          <w:sz w:val="20"/>
          <w:szCs w:val="20"/>
        </w:rPr>
        <w:tab/>
        <w:t xml:space="preserve">= </w:t>
      </w:r>
      <w:r w:rsidRPr="00276539">
        <w:rPr>
          <w:rFonts w:ascii="Verdana" w:eastAsia="Verdana" w:hAnsi="Verdana" w:cs="Verdana"/>
          <w:sz w:val="20"/>
          <w:szCs w:val="20"/>
        </w:rPr>
        <w:tab/>
        <w:t xml:space="preserve">2 T(n/8) + n </w:t>
      </w:r>
    </w:p>
    <w:p w14:paraId="013B7DF4" w14:textId="77777777" w:rsidR="00567CD6" w:rsidRPr="00276539" w:rsidRDefault="00000000">
      <w:pPr>
        <w:tabs>
          <w:tab w:val="center" w:pos="1238"/>
          <w:tab w:val="center" w:pos="2538"/>
          <w:tab w:val="center" w:pos="3881"/>
        </w:tabs>
        <w:ind w:left="0" w:right="0"/>
        <w:jc w:val="left"/>
        <w:rPr>
          <w:rFonts w:ascii="Verdana" w:eastAsia="Verdana" w:hAnsi="Verdana" w:cs="Verdana"/>
          <w:sz w:val="20"/>
          <w:szCs w:val="20"/>
        </w:rPr>
      </w:pPr>
      <w:r w:rsidRPr="00276539">
        <w:rPr>
          <w:rFonts w:ascii="Verdana" w:eastAsia="Verdana" w:hAnsi="Verdana" w:cs="Verdana"/>
          <w:sz w:val="20"/>
          <w:szCs w:val="20"/>
        </w:rPr>
        <w:tab/>
        <w:t xml:space="preserve">T(n) </w:t>
      </w:r>
      <w:r w:rsidRPr="00276539">
        <w:rPr>
          <w:rFonts w:ascii="Verdana" w:eastAsia="Verdana" w:hAnsi="Verdana" w:cs="Verdana"/>
          <w:sz w:val="20"/>
          <w:szCs w:val="20"/>
        </w:rPr>
        <w:tab/>
        <w:t xml:space="preserve">= </w:t>
      </w:r>
      <w:r w:rsidRPr="00276539">
        <w:rPr>
          <w:rFonts w:ascii="Verdana" w:eastAsia="Verdana" w:hAnsi="Verdana" w:cs="Verdana"/>
          <w:sz w:val="20"/>
          <w:szCs w:val="20"/>
        </w:rPr>
        <w:tab/>
        <w:t xml:space="preserve">8 T(n/8) + 3n </w:t>
      </w:r>
    </w:p>
    <w:p w14:paraId="625BA971"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1804FE8"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Continuing in this manner, we obtain: </w:t>
      </w:r>
    </w:p>
    <w:p w14:paraId="62866640" w14:textId="77777777" w:rsidR="00567CD6" w:rsidRPr="00276539" w:rsidRDefault="00000000">
      <w:pPr>
        <w:spacing w:after="15"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90D7F8A" w14:textId="77777777" w:rsidR="00567CD6" w:rsidRPr="00276539" w:rsidRDefault="00000000">
      <w:pPr>
        <w:tabs>
          <w:tab w:val="center" w:pos="1243"/>
          <w:tab w:val="center" w:pos="2549"/>
          <w:tab w:val="center" w:pos="4036"/>
        </w:tabs>
        <w:ind w:left="0" w:right="0"/>
        <w:jc w:val="left"/>
        <w:rPr>
          <w:rFonts w:ascii="Verdana" w:eastAsia="Verdana" w:hAnsi="Verdana" w:cs="Verdana"/>
          <w:sz w:val="20"/>
          <w:szCs w:val="20"/>
        </w:rPr>
      </w:pPr>
      <w:r w:rsidRPr="00276539">
        <w:rPr>
          <w:rFonts w:ascii="Verdana" w:eastAsia="Verdana" w:hAnsi="Verdana" w:cs="Verdana"/>
          <w:sz w:val="20"/>
          <w:szCs w:val="20"/>
        </w:rPr>
        <w:tab/>
        <w:t xml:space="preserve">T(n) </w:t>
      </w:r>
      <w:r w:rsidRPr="00276539">
        <w:rPr>
          <w:rFonts w:ascii="Verdana" w:eastAsia="Verdana" w:hAnsi="Verdana" w:cs="Verdana"/>
          <w:sz w:val="20"/>
          <w:szCs w:val="20"/>
        </w:rPr>
        <w:tab/>
        <w:t xml:space="preserve">= </w:t>
      </w:r>
      <w:r w:rsidRPr="00276539">
        <w:rPr>
          <w:rFonts w:ascii="Verdana" w:eastAsia="Verdana" w:hAnsi="Verdana" w:cs="Verdana"/>
          <w:sz w:val="20"/>
          <w:szCs w:val="20"/>
        </w:rPr>
        <w:tab/>
        <w:t>2</w:t>
      </w:r>
      <w:r w:rsidRPr="00276539">
        <w:rPr>
          <w:rFonts w:ascii="Verdana" w:eastAsia="Verdana" w:hAnsi="Verdana" w:cs="Verdana"/>
          <w:sz w:val="20"/>
          <w:szCs w:val="20"/>
          <w:vertAlign w:val="superscript"/>
        </w:rPr>
        <w:t>k</w:t>
      </w:r>
      <w:r w:rsidRPr="00276539">
        <w:rPr>
          <w:rFonts w:ascii="Verdana" w:eastAsia="Verdana" w:hAnsi="Verdana" w:cs="Verdana"/>
          <w:sz w:val="20"/>
          <w:szCs w:val="20"/>
        </w:rPr>
        <w:t xml:space="preserve"> T(n/2</w:t>
      </w:r>
      <w:r w:rsidRPr="00276539">
        <w:rPr>
          <w:rFonts w:ascii="Verdana" w:eastAsia="Verdana" w:hAnsi="Verdana" w:cs="Verdana"/>
          <w:sz w:val="20"/>
          <w:szCs w:val="20"/>
          <w:vertAlign w:val="superscript"/>
        </w:rPr>
        <w:t>k</w:t>
      </w:r>
      <w:r w:rsidRPr="00276539">
        <w:rPr>
          <w:rFonts w:ascii="Verdana" w:eastAsia="Verdana" w:hAnsi="Verdana" w:cs="Verdana"/>
          <w:sz w:val="20"/>
          <w:szCs w:val="20"/>
        </w:rPr>
        <w:t xml:space="preserve">) + K. n </w:t>
      </w:r>
    </w:p>
    <w:p w14:paraId="75E2A640" w14:textId="77777777" w:rsidR="00567CD6" w:rsidRPr="00276539" w:rsidRDefault="00000000">
      <w:pPr>
        <w:spacing w:after="22"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310CC48"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As n = 2</w:t>
      </w:r>
      <w:r w:rsidRPr="00276539">
        <w:rPr>
          <w:rFonts w:ascii="Verdana" w:eastAsia="Verdana" w:hAnsi="Verdana" w:cs="Verdana"/>
          <w:sz w:val="20"/>
          <w:szCs w:val="20"/>
          <w:vertAlign w:val="superscript"/>
        </w:rPr>
        <w:t>k</w:t>
      </w:r>
      <w:r w:rsidRPr="00276539">
        <w:rPr>
          <w:rFonts w:ascii="Verdana" w:eastAsia="Verdana" w:hAnsi="Verdana" w:cs="Verdana"/>
          <w:sz w:val="20"/>
          <w:szCs w:val="20"/>
        </w:rPr>
        <w:t>, K = log</w:t>
      </w:r>
      <w:r w:rsidRPr="00276539">
        <w:rPr>
          <w:rFonts w:ascii="Verdana" w:eastAsia="Verdana" w:hAnsi="Verdana" w:cs="Verdana"/>
          <w:sz w:val="20"/>
          <w:szCs w:val="20"/>
          <w:vertAlign w:val="subscript"/>
        </w:rPr>
        <w:t>2</w:t>
      </w:r>
      <w:r w:rsidRPr="00276539">
        <w:rPr>
          <w:rFonts w:ascii="Verdana" w:eastAsia="Verdana" w:hAnsi="Verdana" w:cs="Verdana"/>
          <w:sz w:val="20"/>
          <w:szCs w:val="20"/>
        </w:rPr>
        <w:t xml:space="preserve">n, substituting this in the above equation </w:t>
      </w:r>
    </w:p>
    <w:p w14:paraId="06799058" w14:textId="77777777" w:rsidR="00567CD6" w:rsidRPr="00276539" w:rsidRDefault="00000000">
      <w:pPr>
        <w:spacing w:after="371"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0A33D90" w14:textId="77777777" w:rsidR="00567CD6" w:rsidRPr="00276539" w:rsidRDefault="00000000">
      <w:pPr>
        <w:ind w:left="2461" w:right="4573" w:hanging="1417"/>
        <w:rPr>
          <w:rFonts w:ascii="Verdana" w:eastAsia="Verdana" w:hAnsi="Verdana" w:cs="Verdana"/>
          <w:sz w:val="20"/>
          <w:szCs w:val="20"/>
        </w:rPr>
      </w:pPr>
      <w:r w:rsidRPr="00276539">
        <w:rPr>
          <w:rFonts w:ascii="Verdana" w:eastAsia="Verdana" w:hAnsi="Verdana" w:cs="Verdana"/>
          <w:i/>
          <w:sz w:val="20"/>
          <w:szCs w:val="20"/>
        </w:rPr>
        <w:t xml:space="preserve">T </w:t>
      </w:r>
      <w:r w:rsidRPr="00276539">
        <w:rPr>
          <w:rFonts w:ascii="Verdana" w:eastAsia="Verdana" w:hAnsi="Verdana" w:cs="Verdana"/>
          <w:sz w:val="20"/>
          <w:szCs w:val="20"/>
        </w:rPr>
        <w:t>(</w:t>
      </w:r>
      <w:r w:rsidRPr="00276539">
        <w:rPr>
          <w:rFonts w:ascii="Verdana" w:eastAsia="Verdana" w:hAnsi="Verdana" w:cs="Verdana"/>
          <w:i/>
          <w:sz w:val="20"/>
          <w:szCs w:val="20"/>
        </w:rPr>
        <w:t>n</w:t>
      </w:r>
      <w:r w:rsidRPr="00276539">
        <w:rPr>
          <w:rFonts w:ascii="Verdana" w:eastAsia="Verdana" w:hAnsi="Verdana" w:cs="Verdana"/>
          <w:sz w:val="20"/>
          <w:szCs w:val="20"/>
        </w:rPr>
        <w:t xml:space="preserve">) </w:t>
      </w:r>
      <w:r w:rsidRPr="00276539">
        <w:rPr>
          <w:rFonts w:ascii="Verdana" w:eastAsia="Verdana" w:hAnsi="Verdana" w:cs="Verdana"/>
          <w:sz w:val="20"/>
          <w:szCs w:val="20"/>
        </w:rPr>
        <w:t> 2log 2</w:t>
      </w:r>
      <w:proofErr w:type="gramStart"/>
      <w:r w:rsidRPr="00276539">
        <w:rPr>
          <w:rFonts w:ascii="Verdana" w:eastAsia="Verdana" w:hAnsi="Verdana" w:cs="Verdana"/>
          <w:i/>
          <w:sz w:val="20"/>
          <w:szCs w:val="20"/>
        </w:rPr>
        <w:t xml:space="preserve">n  </w:t>
      </w:r>
      <w:r w:rsidRPr="00276539">
        <w:rPr>
          <w:rFonts w:ascii="Verdana" w:eastAsia="Verdana" w:hAnsi="Verdana" w:cs="Verdana"/>
          <w:i/>
          <w:sz w:val="20"/>
          <w:szCs w:val="20"/>
        </w:rPr>
        <w:tab/>
      </w:r>
      <w:proofErr w:type="gramEnd"/>
      <w:r w:rsidRPr="00276539">
        <w:rPr>
          <w:rFonts w:ascii="Verdana" w:eastAsia="Verdana" w:hAnsi="Verdana" w:cs="Verdana"/>
          <w:sz w:val="20"/>
          <w:szCs w:val="20"/>
        </w:rPr>
        <w:t></w:t>
      </w:r>
      <w:r w:rsidRPr="00276539">
        <w:rPr>
          <w:rFonts w:ascii="Verdana" w:eastAsia="Verdana" w:hAnsi="Verdana" w:cs="Verdana"/>
          <w:sz w:val="20"/>
          <w:szCs w:val="20"/>
        </w:rPr>
        <w:t xml:space="preserve">   </w:t>
      </w:r>
      <w:r w:rsidRPr="00276539">
        <w:rPr>
          <w:rFonts w:ascii="Verdana" w:eastAsia="Verdana" w:hAnsi="Verdana" w:cs="Verdana"/>
          <w:i/>
          <w:sz w:val="20"/>
          <w:szCs w:val="20"/>
        </w:rPr>
        <w:t>k</w:t>
      </w:r>
      <w:r w:rsidRPr="00276539">
        <w:rPr>
          <w:rFonts w:ascii="Verdana" w:eastAsia="Verdana" w:hAnsi="Verdana" w:cs="Verdana"/>
          <w:sz w:val="20"/>
          <w:szCs w:val="20"/>
        </w:rPr>
        <w:t>2</w:t>
      </w:r>
      <w:r w:rsidRPr="00276539">
        <w:rPr>
          <w:rFonts w:ascii="Verdana" w:eastAsia="Verdana" w:hAnsi="Verdana" w:cs="Verdana"/>
          <w:sz w:val="20"/>
          <w:szCs w:val="20"/>
          <w:u w:val="single"/>
        </w:rPr>
        <w:t></w:t>
      </w:r>
      <w:r w:rsidRPr="00276539">
        <w:rPr>
          <w:rFonts w:ascii="Verdana" w:eastAsia="Verdana" w:hAnsi="Verdana" w:cs="Verdana"/>
          <w:i/>
          <w:sz w:val="20"/>
          <w:szCs w:val="20"/>
        </w:rPr>
        <w:t xml:space="preserve"> </w:t>
      </w:r>
      <w:r w:rsidRPr="00276539">
        <w:rPr>
          <w:rFonts w:ascii="Verdana" w:eastAsia="Verdana" w:hAnsi="Verdana" w:cs="Verdana"/>
          <w:sz w:val="20"/>
          <w:szCs w:val="20"/>
          <w:u w:val="single"/>
        </w:rPr>
        <w:t xml:space="preserve"> </w:t>
      </w:r>
      <w:r w:rsidRPr="00276539">
        <w:rPr>
          <w:rFonts w:ascii="Verdana" w:eastAsia="Verdana" w:hAnsi="Verdana" w:cs="Verdana"/>
          <w:i/>
          <w:sz w:val="20"/>
          <w:szCs w:val="20"/>
        </w:rPr>
        <w:t xml:space="preserve">k </w:t>
      </w:r>
      <w:r w:rsidRPr="00276539">
        <w:rPr>
          <w:rFonts w:ascii="Verdana" w:eastAsia="Verdana" w:hAnsi="Verdana" w:cs="Verdana"/>
          <w:sz w:val="20"/>
          <w:szCs w:val="20"/>
          <w:u w:val="single"/>
        </w:rPr>
        <w:t xml:space="preserve"> </w:t>
      </w:r>
      <w:r w:rsidRPr="00276539">
        <w:rPr>
          <w:rFonts w:ascii="Verdana" w:eastAsia="Verdana" w:hAnsi="Verdana" w:cs="Verdana"/>
          <w:sz w:val="20"/>
          <w:szCs w:val="20"/>
        </w:rPr>
        <w:t xml:space="preserve"> </w:t>
      </w:r>
      <w:r w:rsidRPr="00276539">
        <w:rPr>
          <w:rFonts w:ascii="Verdana" w:eastAsia="Verdana" w:hAnsi="Verdana" w:cs="Verdana"/>
          <w:sz w:val="20"/>
          <w:szCs w:val="20"/>
        </w:rPr>
        <w:t xml:space="preserve">  </w:t>
      </w:r>
      <w:r w:rsidRPr="00276539">
        <w:rPr>
          <w:rFonts w:ascii="Verdana" w:eastAsia="Verdana" w:hAnsi="Verdana" w:cs="Verdana"/>
          <w:sz w:val="20"/>
          <w:szCs w:val="20"/>
        </w:rPr>
        <w:tab/>
        <w:t xml:space="preserve">log2 </w:t>
      </w:r>
      <w:r w:rsidRPr="00276539">
        <w:rPr>
          <w:rFonts w:ascii="Verdana" w:eastAsia="Verdana" w:hAnsi="Verdana" w:cs="Verdana"/>
          <w:i/>
          <w:sz w:val="20"/>
          <w:szCs w:val="20"/>
        </w:rPr>
        <w:t xml:space="preserve">n </w:t>
      </w:r>
      <w:r w:rsidRPr="00276539">
        <w:rPr>
          <w:rFonts w:ascii="Verdana" w:eastAsia="Verdana" w:hAnsi="Verdana" w:cs="Verdana"/>
          <w:sz w:val="20"/>
          <w:szCs w:val="20"/>
        </w:rPr>
        <w:t xml:space="preserve">. </w:t>
      </w:r>
      <w:r w:rsidRPr="00276539">
        <w:rPr>
          <w:rFonts w:ascii="Verdana" w:eastAsia="Verdana" w:hAnsi="Verdana" w:cs="Verdana"/>
          <w:i/>
          <w:sz w:val="20"/>
          <w:szCs w:val="20"/>
        </w:rPr>
        <w:t xml:space="preserve">n T </w:t>
      </w:r>
      <w:r w:rsidRPr="00276539">
        <w:rPr>
          <w:noProof/>
        </w:rPr>
        <mc:AlternateContent>
          <mc:Choice Requires="wps">
            <w:drawing>
              <wp:anchor distT="0" distB="0" distL="0" distR="0" simplePos="0" relativeHeight="251660288" behindDoc="1" locked="0" layoutInCell="1" hidden="0" allowOverlap="1" wp14:anchorId="307F051A" wp14:editId="13F38B44">
                <wp:simplePos x="0" y="0"/>
                <wp:positionH relativeFrom="column">
                  <wp:posOffset>1561795</wp:posOffset>
                </wp:positionH>
                <wp:positionV relativeFrom="paragraph">
                  <wp:posOffset>32204</wp:posOffset>
                </wp:positionV>
                <wp:extent cx="614172" cy="295656"/>
                <wp:effectExtent l="0" t="0" r="0" b="0"/>
                <wp:wrapNone/>
                <wp:docPr id="5" name="Group 5"/>
                <wp:cNvGraphicFramePr/>
                <a:graphic xmlns:a="http://schemas.openxmlformats.org/drawingml/2006/main">
                  <a:graphicData uri="http://schemas.microsoft.com/office/word/2010/wordprocessingGroup">
                    <wpg:wgp>
                      <wpg:cNvGrpSpPr/>
                      <wpg:grpSpPr>
                        <a:xfrm>
                          <a:off x="0" y="0"/>
                          <a:ext cx="614172" cy="295656"/>
                          <a:chOff x="0" y="0"/>
                          <a:chExt cx="614172" cy="295656"/>
                        </a:xfrm>
                      </wpg:grpSpPr>
                      <pic:pic xmlns:pic="http://schemas.openxmlformats.org/drawingml/2006/picture">
                        <pic:nvPicPr>
                          <pic:cNvPr id="3771" name="Picture 3771"/>
                          <pic:cNvPicPr/>
                        </pic:nvPicPr>
                        <pic:blipFill>
                          <a:blip r:embed="rId121"/>
                          <a:stretch>
                            <a:fillRect/>
                          </a:stretch>
                        </pic:blipFill>
                        <pic:spPr>
                          <a:xfrm>
                            <a:off x="0" y="0"/>
                            <a:ext cx="614172" cy="169164"/>
                          </a:xfrm>
                          <a:prstGeom prst="rect">
                            <a:avLst/>
                          </a:prstGeom>
                        </pic:spPr>
                      </pic:pic>
                      <pic:pic xmlns:pic="http://schemas.openxmlformats.org/drawingml/2006/picture">
                        <pic:nvPicPr>
                          <pic:cNvPr id="3781" name="Picture 3781"/>
                          <pic:cNvPicPr/>
                        </pic:nvPicPr>
                        <pic:blipFill>
                          <a:blip r:embed="rId122"/>
                          <a:stretch>
                            <a:fillRect/>
                          </a:stretch>
                        </pic:blipFill>
                        <pic:spPr>
                          <a:xfrm>
                            <a:off x="187452" y="140208"/>
                            <a:ext cx="82296" cy="155448"/>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1561795</wp:posOffset>
                </wp:positionH>
                <wp:positionV relativeFrom="paragraph">
                  <wp:posOffset>32204</wp:posOffset>
                </wp:positionV>
                <wp:extent cx="614172" cy="295656"/>
                <wp:effectExtent b="0" l="0" r="0" t="0"/>
                <wp:wrapNone/>
                <wp:docPr id="5" name="image29.png"/>
                <a:graphic>
                  <a:graphicData uri="http://schemas.openxmlformats.org/drawingml/2006/picture">
                    <pic:pic>
                      <pic:nvPicPr>
                        <pic:cNvPr id="0" name="image29.png"/>
                        <pic:cNvPicPr preferRelativeResize="0"/>
                      </pic:nvPicPr>
                      <pic:blipFill>
                        <a:blip r:embed="rId123"/>
                        <a:srcRect b="0" l="0" r="0" t="0"/>
                        <a:stretch>
                          <a:fillRect/>
                        </a:stretch>
                      </pic:blipFill>
                      <pic:spPr>
                        <a:xfrm>
                          <a:off x="0" y="0"/>
                          <a:ext cx="614172" cy="295656"/>
                        </a:xfrm>
                        <a:prstGeom prst="rect"/>
                        <a:ln/>
                      </pic:spPr>
                    </pic:pic>
                  </a:graphicData>
                </a:graphic>
              </wp:anchor>
            </w:drawing>
          </mc:Fallback>
        </mc:AlternateContent>
      </w:r>
    </w:p>
    <w:p w14:paraId="117D7CA1" w14:textId="77777777" w:rsidR="00567CD6" w:rsidRPr="00276539" w:rsidRDefault="00000000">
      <w:pPr>
        <w:ind w:left="2756" w:right="13"/>
        <w:rPr>
          <w:rFonts w:ascii="Verdana" w:eastAsia="Verdana" w:hAnsi="Verdana" w:cs="Verdana"/>
          <w:sz w:val="20"/>
          <w:szCs w:val="20"/>
        </w:rPr>
      </w:pPr>
      <w:r w:rsidRPr="00276539">
        <w:rPr>
          <w:rFonts w:ascii="Verdana" w:eastAsia="Verdana" w:hAnsi="Verdana" w:cs="Verdana"/>
          <w:sz w:val="20"/>
          <w:szCs w:val="20"/>
        </w:rPr>
        <w:t xml:space="preserve">2 </w:t>
      </w:r>
      <w:r w:rsidRPr="00276539">
        <w:rPr>
          <w:rFonts w:ascii="Verdana" w:eastAsia="Verdana" w:hAnsi="Verdana" w:cs="Verdana"/>
          <w:sz w:val="20"/>
          <w:szCs w:val="20"/>
        </w:rPr>
        <w:t xml:space="preserve"> </w:t>
      </w:r>
    </w:p>
    <w:p w14:paraId="1622F2A0" w14:textId="77777777" w:rsidR="00567CD6" w:rsidRPr="00276539" w:rsidRDefault="00000000">
      <w:pPr>
        <w:tabs>
          <w:tab w:val="center" w:pos="2688"/>
          <w:tab w:val="center" w:pos="3087"/>
        </w:tabs>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sz w:val="20"/>
          <w:szCs w:val="20"/>
        </w:rPr>
        <w:t xml:space="preserve"> </w:t>
      </w:r>
    </w:p>
    <w:p w14:paraId="55C2A3B3" w14:textId="77777777" w:rsidR="00567CD6" w:rsidRPr="00276539" w:rsidRDefault="00000000">
      <w:pPr>
        <w:ind w:left="1740" w:right="13"/>
        <w:rPr>
          <w:rFonts w:ascii="Verdana" w:eastAsia="Verdana" w:hAnsi="Verdana" w:cs="Verdana"/>
          <w:sz w:val="20"/>
          <w:szCs w:val="20"/>
        </w:rPr>
      </w:pPr>
      <w:r w:rsidRPr="00276539">
        <w:rPr>
          <w:rFonts w:ascii="Verdana" w:eastAsia="Verdana" w:hAnsi="Verdana" w:cs="Verdana"/>
          <w:sz w:val="20"/>
          <w:szCs w:val="20"/>
        </w:rPr>
        <w:t xml:space="preserve">= n </w:t>
      </w: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1) + n log n </w:t>
      </w:r>
    </w:p>
    <w:p w14:paraId="270EFBBC" w14:textId="77777777" w:rsidR="00567CD6" w:rsidRPr="00276539" w:rsidRDefault="00000000">
      <w:pPr>
        <w:spacing w:after="230"/>
        <w:ind w:left="1740" w:right="13"/>
        <w:rPr>
          <w:rFonts w:ascii="Verdana" w:eastAsia="Verdana" w:hAnsi="Verdana" w:cs="Verdana"/>
          <w:sz w:val="20"/>
          <w:szCs w:val="20"/>
        </w:rPr>
      </w:pPr>
      <w:r w:rsidRPr="00276539">
        <w:rPr>
          <w:rFonts w:ascii="Verdana" w:eastAsia="Verdana" w:hAnsi="Verdana" w:cs="Verdana"/>
          <w:sz w:val="20"/>
          <w:szCs w:val="20"/>
        </w:rPr>
        <w:t xml:space="preserve">= n log n + n </w:t>
      </w:r>
    </w:p>
    <w:p w14:paraId="04DC1419" w14:textId="77777777" w:rsidR="00567CD6" w:rsidRPr="00276539" w:rsidRDefault="00000000">
      <w:pPr>
        <w:spacing w:after="237"/>
        <w:ind w:left="314" w:right="13"/>
        <w:rPr>
          <w:rFonts w:ascii="Verdana" w:eastAsia="Verdana" w:hAnsi="Verdana" w:cs="Verdana"/>
          <w:sz w:val="20"/>
          <w:szCs w:val="20"/>
        </w:rPr>
      </w:pPr>
      <w:r w:rsidRPr="00276539">
        <w:rPr>
          <w:rFonts w:ascii="Verdana" w:eastAsia="Verdana" w:hAnsi="Verdana" w:cs="Verdana"/>
          <w:sz w:val="20"/>
          <w:szCs w:val="20"/>
        </w:rPr>
        <w:t xml:space="preserve">Representing this in O notation: </w:t>
      </w:r>
    </w:p>
    <w:p w14:paraId="09FBAA6C" w14:textId="77777777" w:rsidR="00567CD6" w:rsidRPr="00276539" w:rsidRDefault="00000000">
      <w:pPr>
        <w:pStyle w:val="Heading1"/>
        <w:ind w:left="1030" w:right="450" w:firstLine="540"/>
        <w:rPr>
          <w:color w:val="auto"/>
        </w:rPr>
      </w:pPr>
      <w:r w:rsidRPr="00276539">
        <w:rPr>
          <w:b w:val="0"/>
          <w:color w:val="auto"/>
        </w:rPr>
        <w:t xml:space="preserve">T(n) = </w:t>
      </w:r>
      <w:proofErr w:type="gramStart"/>
      <w:r w:rsidRPr="00276539">
        <w:rPr>
          <w:color w:val="auto"/>
        </w:rPr>
        <w:t>O(</w:t>
      </w:r>
      <w:proofErr w:type="gramEnd"/>
      <w:r w:rsidRPr="00276539">
        <w:rPr>
          <w:color w:val="auto"/>
        </w:rPr>
        <w:t xml:space="preserve">n log n) </w:t>
      </w:r>
    </w:p>
    <w:p w14:paraId="16C5B293"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396073DD"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We have assumed that n = 2</w:t>
      </w:r>
      <w:r w:rsidRPr="00276539">
        <w:rPr>
          <w:rFonts w:ascii="Verdana" w:eastAsia="Verdana" w:hAnsi="Verdana" w:cs="Verdana"/>
          <w:sz w:val="20"/>
          <w:szCs w:val="20"/>
          <w:vertAlign w:val="superscript"/>
        </w:rPr>
        <w:t>k</w:t>
      </w:r>
      <w:r w:rsidRPr="00276539">
        <w:rPr>
          <w:rFonts w:ascii="Verdana" w:eastAsia="Verdana" w:hAnsi="Verdana" w:cs="Verdana"/>
          <w:sz w:val="20"/>
          <w:szCs w:val="20"/>
        </w:rPr>
        <w:t xml:space="preserve">. The analysis can be refined to handle cases when ‘n’ is not a power of 2. The answer turns out to be almost identical. </w:t>
      </w:r>
    </w:p>
    <w:p w14:paraId="4449C38C"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CDF98AA" w14:textId="77777777" w:rsidR="00567CD6" w:rsidRPr="00276539" w:rsidRDefault="00000000">
      <w:pPr>
        <w:spacing w:after="32"/>
        <w:ind w:left="314" w:right="256"/>
        <w:rPr>
          <w:rFonts w:ascii="Verdana" w:eastAsia="Verdana" w:hAnsi="Verdana" w:cs="Verdana"/>
          <w:sz w:val="20"/>
          <w:szCs w:val="20"/>
        </w:rPr>
      </w:pPr>
      <w:r w:rsidRPr="00276539">
        <w:rPr>
          <w:rFonts w:ascii="Verdana" w:eastAsia="Verdana" w:hAnsi="Verdana" w:cs="Verdana"/>
          <w:sz w:val="20"/>
          <w:szCs w:val="20"/>
        </w:rPr>
        <w:t xml:space="preserve">Although merge sort’s running time is </w:t>
      </w:r>
      <w:proofErr w:type="gramStart"/>
      <w:r w:rsidRPr="00276539">
        <w:rPr>
          <w:rFonts w:ascii="Verdana" w:eastAsia="Verdana" w:hAnsi="Verdana" w:cs="Verdana"/>
          <w:sz w:val="20"/>
          <w:szCs w:val="20"/>
        </w:rPr>
        <w:t>O(</w:t>
      </w:r>
      <w:proofErr w:type="gramEnd"/>
      <w:r w:rsidRPr="00276539">
        <w:rPr>
          <w:rFonts w:ascii="Verdana" w:eastAsia="Verdana" w:hAnsi="Verdana" w:cs="Verdana"/>
          <w:sz w:val="20"/>
          <w:szCs w:val="20"/>
        </w:rPr>
        <w:t xml:space="preserve">n log n), it is hardly ever used for main memory sorts. The main problem is that merging two sorted lists requires linear extra memory and the additional work spent copying to the temporary array and back, throughout the algorithm, has the effect of slowing down the sort considerably. </w:t>
      </w:r>
      <w:r w:rsidRPr="00276539">
        <w:rPr>
          <w:rFonts w:ascii="Verdana" w:eastAsia="Verdana" w:hAnsi="Verdana" w:cs="Verdana"/>
          <w:i/>
          <w:sz w:val="20"/>
          <w:szCs w:val="20"/>
        </w:rPr>
        <w:t xml:space="preserve">The Best and worst case time complexity of Merge sort is </w:t>
      </w:r>
      <w:proofErr w:type="gramStart"/>
      <w:r w:rsidRPr="00276539">
        <w:rPr>
          <w:rFonts w:ascii="Verdana" w:eastAsia="Verdana" w:hAnsi="Verdana" w:cs="Verdana"/>
          <w:i/>
          <w:sz w:val="20"/>
          <w:szCs w:val="20"/>
        </w:rPr>
        <w:t>O(</w:t>
      </w:r>
      <w:proofErr w:type="gramEnd"/>
      <w:r w:rsidRPr="00276539">
        <w:rPr>
          <w:rFonts w:ascii="Verdana" w:eastAsia="Verdana" w:hAnsi="Verdana" w:cs="Verdana"/>
          <w:i/>
          <w:sz w:val="20"/>
          <w:szCs w:val="20"/>
        </w:rPr>
        <w:t xml:space="preserve">n log n). </w:t>
      </w:r>
    </w:p>
    <w:p w14:paraId="08F0A48D" w14:textId="77777777" w:rsidR="00567CD6" w:rsidRPr="00276539" w:rsidRDefault="00000000">
      <w:pPr>
        <w:spacing w:after="129" w:line="259" w:lineRule="auto"/>
        <w:ind w:left="0" w:right="0"/>
        <w:jc w:val="left"/>
        <w:rPr>
          <w:rFonts w:ascii="Verdana" w:eastAsia="Verdana" w:hAnsi="Verdana" w:cs="Verdana"/>
          <w:sz w:val="20"/>
          <w:szCs w:val="20"/>
        </w:rPr>
      </w:pPr>
      <w:r w:rsidRPr="00276539">
        <w:rPr>
          <w:rFonts w:ascii="Verdana" w:eastAsia="Verdana" w:hAnsi="Verdana" w:cs="Verdana"/>
          <w:i/>
          <w:sz w:val="20"/>
          <w:szCs w:val="20"/>
        </w:rPr>
        <w:t xml:space="preserve"> </w:t>
      </w:r>
    </w:p>
    <w:p w14:paraId="6423F91F" w14:textId="41C95280" w:rsidR="00567CD6" w:rsidRDefault="00567CD6">
      <w:pPr>
        <w:spacing w:after="119" w:line="259" w:lineRule="auto"/>
        <w:ind w:left="0" w:right="0"/>
        <w:jc w:val="left"/>
        <w:rPr>
          <w:rFonts w:ascii="Verdana" w:eastAsia="Verdana" w:hAnsi="Verdana" w:cs="Verdana"/>
          <w:sz w:val="20"/>
          <w:szCs w:val="20"/>
        </w:rPr>
      </w:pPr>
    </w:p>
    <w:p w14:paraId="6858F25B" w14:textId="77777777" w:rsidR="001D3EF8" w:rsidRPr="00276539" w:rsidRDefault="001D3EF8">
      <w:pPr>
        <w:spacing w:after="119" w:line="259" w:lineRule="auto"/>
        <w:ind w:left="0" w:right="0"/>
        <w:jc w:val="left"/>
        <w:rPr>
          <w:rFonts w:ascii="Verdana" w:eastAsia="Verdana" w:hAnsi="Verdana" w:cs="Verdana"/>
          <w:sz w:val="20"/>
          <w:szCs w:val="20"/>
        </w:rPr>
      </w:pPr>
    </w:p>
    <w:p w14:paraId="5319002A" w14:textId="77777777" w:rsidR="00567CD6" w:rsidRPr="00276539" w:rsidRDefault="00000000">
      <w:pPr>
        <w:pStyle w:val="Heading1"/>
        <w:ind w:left="1030" w:right="450" w:firstLine="540"/>
        <w:rPr>
          <w:color w:val="auto"/>
        </w:rPr>
      </w:pPr>
      <w:r w:rsidRPr="00276539">
        <w:rPr>
          <w:color w:val="auto"/>
        </w:rPr>
        <w:lastRenderedPageBreak/>
        <w:t xml:space="preserve">Quick Sort </w:t>
      </w:r>
    </w:p>
    <w:p w14:paraId="0128264D"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45CBD493" w14:textId="05CA73E0" w:rsidR="00567CD6" w:rsidRPr="00276539" w:rsidRDefault="00000000">
      <w:pPr>
        <w:ind w:left="314" w:right="264"/>
        <w:rPr>
          <w:rFonts w:ascii="Verdana" w:eastAsia="Verdana" w:hAnsi="Verdana" w:cs="Verdana"/>
          <w:sz w:val="20"/>
          <w:szCs w:val="20"/>
        </w:rPr>
      </w:pPr>
      <w:r w:rsidRPr="00276539">
        <w:rPr>
          <w:rFonts w:ascii="Verdana" w:eastAsia="Verdana" w:hAnsi="Verdana" w:cs="Verdana"/>
          <w:sz w:val="20"/>
          <w:szCs w:val="20"/>
        </w:rPr>
        <w:t xml:space="preserve">the quick sort algorithm partitions the original array by rearranging it into two groups. The first group contains those elements less than some arbitrary chosen value taken from the set, and the second group contains those elements greater than or equal to the chosen value. </w:t>
      </w:r>
    </w:p>
    <w:p w14:paraId="37A6F37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AD774A0" w14:textId="77777777" w:rsidR="00567CD6" w:rsidRPr="00276539" w:rsidRDefault="00000000">
      <w:pPr>
        <w:ind w:left="314" w:right="247"/>
        <w:rPr>
          <w:rFonts w:ascii="Verdana" w:eastAsia="Verdana" w:hAnsi="Verdana" w:cs="Verdana"/>
          <w:sz w:val="20"/>
          <w:szCs w:val="20"/>
        </w:rPr>
      </w:pPr>
      <w:r w:rsidRPr="00276539">
        <w:rPr>
          <w:rFonts w:ascii="Verdana" w:eastAsia="Verdana" w:hAnsi="Verdana" w:cs="Verdana"/>
          <w:sz w:val="20"/>
          <w:szCs w:val="20"/>
        </w:rPr>
        <w:t xml:space="preserve">The chosen value is known as the </w:t>
      </w:r>
      <w:r w:rsidRPr="00276539">
        <w:rPr>
          <w:rFonts w:ascii="Verdana" w:eastAsia="Verdana" w:hAnsi="Verdana" w:cs="Verdana"/>
          <w:i/>
          <w:sz w:val="20"/>
          <w:szCs w:val="20"/>
        </w:rPr>
        <w:t>pivot element</w:t>
      </w:r>
      <w:r w:rsidRPr="00276539">
        <w:rPr>
          <w:rFonts w:ascii="Verdana" w:eastAsia="Verdana" w:hAnsi="Verdana" w:cs="Verdana"/>
          <w:sz w:val="20"/>
          <w:szCs w:val="20"/>
        </w:rPr>
        <w:t xml:space="preserve">. Once the array has been rearranged in this way with respect to the pivot, the very same partitioning is recursively applied to each of the two subsets. When all the subsets have been partitioned and rearranged, the original array is sorted. </w:t>
      </w:r>
    </w:p>
    <w:p w14:paraId="56A1E7C7"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C45AC57"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The function </w:t>
      </w:r>
      <w:proofErr w:type="gramStart"/>
      <w:r w:rsidRPr="00276539">
        <w:rPr>
          <w:rFonts w:ascii="Verdana" w:eastAsia="Verdana" w:hAnsi="Verdana" w:cs="Verdana"/>
          <w:sz w:val="20"/>
          <w:szCs w:val="20"/>
        </w:rPr>
        <w:t>partition(</w:t>
      </w:r>
      <w:proofErr w:type="gramEnd"/>
      <w:r w:rsidRPr="00276539">
        <w:rPr>
          <w:rFonts w:ascii="Verdana" w:eastAsia="Verdana" w:hAnsi="Verdana" w:cs="Verdana"/>
          <w:sz w:val="20"/>
          <w:szCs w:val="20"/>
        </w:rPr>
        <w:t>) makes use of two pointers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and ‘j’ which are moved toward each other in the following fashion: </w:t>
      </w:r>
    </w:p>
    <w:p w14:paraId="37F1406D" w14:textId="77777777" w:rsidR="00567CD6" w:rsidRPr="00276539" w:rsidRDefault="00000000">
      <w:pPr>
        <w:spacing w:after="11"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D415FA1" w14:textId="77777777" w:rsidR="00567CD6" w:rsidRPr="00276539" w:rsidRDefault="00000000">
      <w:pPr>
        <w:numPr>
          <w:ilvl w:val="0"/>
          <w:numId w:val="39"/>
        </w:numPr>
        <w:spacing w:after="5"/>
        <w:ind w:right="167" w:hanging="360"/>
      </w:pPr>
      <w:r w:rsidRPr="00276539">
        <w:rPr>
          <w:rFonts w:ascii="Verdana" w:eastAsia="Verdana" w:hAnsi="Verdana" w:cs="Verdana"/>
          <w:sz w:val="20"/>
          <w:szCs w:val="20"/>
        </w:rPr>
        <w:t>Repeatedly increase the pointer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until a[</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&gt;= pivot. </w:t>
      </w:r>
    </w:p>
    <w:p w14:paraId="0FFE68A6" w14:textId="77777777" w:rsidR="00567CD6" w:rsidRPr="00276539" w:rsidRDefault="00000000">
      <w:pPr>
        <w:spacing w:after="21"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E0174E2" w14:textId="38D84471" w:rsidR="00567CD6" w:rsidRPr="00276539" w:rsidRDefault="00000000">
      <w:pPr>
        <w:numPr>
          <w:ilvl w:val="0"/>
          <w:numId w:val="39"/>
        </w:numPr>
        <w:spacing w:after="5"/>
        <w:ind w:right="167" w:hanging="360"/>
      </w:pPr>
      <w:r w:rsidRPr="00276539">
        <w:rPr>
          <w:rFonts w:ascii="Verdana" w:eastAsia="Verdana" w:hAnsi="Verdana" w:cs="Verdana"/>
          <w:sz w:val="20"/>
          <w:szCs w:val="20"/>
        </w:rPr>
        <w:t xml:space="preserve">Repeatedly decrease the pointer ‘j’ until a[j] &lt; pivot. </w:t>
      </w:r>
    </w:p>
    <w:p w14:paraId="08EDCE02"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604D647" w14:textId="77777777" w:rsidR="00567CD6" w:rsidRPr="00276539" w:rsidRDefault="00000000">
      <w:pPr>
        <w:numPr>
          <w:ilvl w:val="0"/>
          <w:numId w:val="39"/>
        </w:numPr>
        <w:spacing w:after="5"/>
        <w:ind w:right="167" w:hanging="360"/>
      </w:pPr>
      <w:r w:rsidRPr="00276539">
        <w:rPr>
          <w:rFonts w:ascii="Verdana" w:eastAsia="Verdana" w:hAnsi="Verdana" w:cs="Verdana"/>
          <w:sz w:val="20"/>
          <w:szCs w:val="20"/>
        </w:rPr>
        <w:t xml:space="preserve">If j &gt;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interchange a[j] with a[</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p w14:paraId="229D3A6F" w14:textId="77777777" w:rsidR="00567CD6" w:rsidRPr="00276539" w:rsidRDefault="00000000">
      <w:pPr>
        <w:spacing w:after="19"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4D78999" w14:textId="77777777" w:rsidR="00567CD6" w:rsidRPr="00276539" w:rsidRDefault="00000000">
      <w:pPr>
        <w:numPr>
          <w:ilvl w:val="0"/>
          <w:numId w:val="39"/>
        </w:numPr>
        <w:spacing w:after="5"/>
        <w:ind w:right="167" w:hanging="360"/>
      </w:pPr>
      <w:r w:rsidRPr="00276539">
        <w:rPr>
          <w:rFonts w:ascii="Verdana" w:eastAsia="Verdana" w:hAnsi="Verdana" w:cs="Verdana"/>
          <w:sz w:val="20"/>
          <w:szCs w:val="20"/>
        </w:rPr>
        <w:t>Repeat the steps 1, 2 and 3 till the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pointer crosses the ‘j’ pointer. If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pointer crosses ‘j’ pointer, the position for pivot is found and place pivot element in ‘j’ pointer position. </w:t>
      </w:r>
    </w:p>
    <w:p w14:paraId="5BC65AD1"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6396F285" w14:textId="77777777" w:rsidR="00567CD6" w:rsidRPr="00276539" w:rsidRDefault="00000000">
      <w:pPr>
        <w:ind w:left="314" w:right="142"/>
        <w:rPr>
          <w:rFonts w:ascii="Verdana" w:eastAsia="Verdana" w:hAnsi="Verdana" w:cs="Verdana"/>
          <w:sz w:val="20"/>
          <w:szCs w:val="20"/>
        </w:rPr>
      </w:pPr>
      <w:r w:rsidRPr="00276539">
        <w:rPr>
          <w:rFonts w:ascii="Verdana" w:eastAsia="Verdana" w:hAnsi="Verdana" w:cs="Verdana"/>
          <w:sz w:val="20"/>
          <w:szCs w:val="20"/>
        </w:rPr>
        <w:t xml:space="preserve">The program uses a recursive function </w:t>
      </w:r>
      <w:proofErr w:type="gramStart"/>
      <w:r w:rsidRPr="00276539">
        <w:rPr>
          <w:rFonts w:ascii="Verdana" w:eastAsia="Verdana" w:hAnsi="Verdana" w:cs="Verdana"/>
          <w:sz w:val="20"/>
          <w:szCs w:val="20"/>
        </w:rPr>
        <w:t>quicksort(</w:t>
      </w:r>
      <w:proofErr w:type="gramEnd"/>
      <w:r w:rsidRPr="00276539">
        <w:rPr>
          <w:rFonts w:ascii="Verdana" w:eastAsia="Verdana" w:hAnsi="Verdana" w:cs="Verdana"/>
          <w:sz w:val="20"/>
          <w:szCs w:val="20"/>
        </w:rPr>
        <w:t xml:space="preserve">). The algorithm of quick sort function sorts all elements in an array ‘a’ between positions ‘low’ and ‘high’. </w:t>
      </w:r>
    </w:p>
    <w:p w14:paraId="30E2B60E" w14:textId="77777777" w:rsidR="00567CD6" w:rsidRPr="00276539" w:rsidRDefault="00000000">
      <w:pPr>
        <w:spacing w:after="4"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46EF37B" w14:textId="77777777" w:rsidR="00567CD6" w:rsidRPr="00276539" w:rsidRDefault="00000000">
      <w:pPr>
        <w:numPr>
          <w:ilvl w:val="0"/>
          <w:numId w:val="39"/>
        </w:numPr>
        <w:spacing w:after="5"/>
        <w:ind w:right="167" w:hanging="360"/>
      </w:pPr>
      <w:r w:rsidRPr="00276539">
        <w:rPr>
          <w:rFonts w:ascii="Verdana" w:eastAsia="Verdana" w:hAnsi="Verdana" w:cs="Verdana"/>
          <w:sz w:val="20"/>
          <w:szCs w:val="20"/>
        </w:rPr>
        <w:t xml:space="preserve">It terminates when the condition low &gt;= high is satisfied. This condition will be satisfied only when the array is completely sorted. </w:t>
      </w:r>
    </w:p>
    <w:p w14:paraId="2F7F7899" w14:textId="77777777" w:rsidR="00567CD6" w:rsidRPr="00276539" w:rsidRDefault="00000000">
      <w:pPr>
        <w:spacing w:after="6"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84240ED" w14:textId="77777777" w:rsidR="00567CD6" w:rsidRPr="00276539" w:rsidRDefault="00000000">
      <w:pPr>
        <w:numPr>
          <w:ilvl w:val="0"/>
          <w:numId w:val="39"/>
        </w:numPr>
        <w:spacing w:after="5"/>
        <w:ind w:right="167" w:hanging="360"/>
      </w:pPr>
      <w:r w:rsidRPr="00276539">
        <w:rPr>
          <w:rFonts w:ascii="Verdana" w:eastAsia="Verdana" w:hAnsi="Verdana" w:cs="Verdana"/>
          <w:sz w:val="20"/>
          <w:szCs w:val="20"/>
        </w:rPr>
        <w:t xml:space="preserve">Here we choose the first element as the ‘pivot’. So, pivot = x[low]. Now it calls the partition function to find the proper position j of the element x[low] i.e. pivot. Then we will have two sub-arrays x[low], x[low+1], </w:t>
      </w:r>
      <w:proofErr w:type="gramStart"/>
      <w:r w:rsidRPr="00276539">
        <w:rPr>
          <w:rFonts w:ascii="Verdana" w:eastAsia="Verdana" w:hAnsi="Verdana" w:cs="Verdana"/>
          <w:sz w:val="20"/>
          <w:szCs w:val="20"/>
        </w:rPr>
        <w:t>. . . .</w:t>
      </w:r>
      <w:proofErr w:type="gramEnd"/>
      <w:r w:rsidRPr="00276539">
        <w:rPr>
          <w:rFonts w:ascii="Verdana" w:eastAsia="Verdana" w:hAnsi="Verdana" w:cs="Verdana"/>
          <w:sz w:val="20"/>
          <w:szCs w:val="20"/>
        </w:rPr>
        <w:t xml:space="preserve"> </w:t>
      </w:r>
    </w:p>
    <w:p w14:paraId="30C1988B" w14:textId="77777777" w:rsidR="00567CD6" w:rsidRPr="00276539" w:rsidRDefault="00000000">
      <w:pPr>
        <w:ind w:left="1380" w:right="13"/>
        <w:rPr>
          <w:rFonts w:ascii="Verdana" w:eastAsia="Verdana" w:hAnsi="Verdana" w:cs="Verdana"/>
          <w:sz w:val="20"/>
          <w:szCs w:val="20"/>
        </w:rPr>
      </w:pPr>
      <w:r w:rsidRPr="00276539">
        <w:rPr>
          <w:rFonts w:ascii="Verdana" w:eastAsia="Verdana" w:hAnsi="Verdana" w:cs="Verdana"/>
          <w:sz w:val="20"/>
          <w:szCs w:val="20"/>
        </w:rPr>
        <w:t xml:space="preserve">. . . x[j-1] and x[j+1], x[j+2], . . .x[high]. </w:t>
      </w:r>
    </w:p>
    <w:p w14:paraId="0E05DB2D" w14:textId="77777777" w:rsidR="00567CD6" w:rsidRPr="00276539" w:rsidRDefault="00000000">
      <w:pPr>
        <w:spacing w:after="19"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1B5F630" w14:textId="77777777" w:rsidR="00567CD6" w:rsidRPr="00276539" w:rsidRDefault="00000000">
      <w:pPr>
        <w:numPr>
          <w:ilvl w:val="0"/>
          <w:numId w:val="39"/>
        </w:numPr>
        <w:spacing w:after="3" w:line="245" w:lineRule="auto"/>
        <w:ind w:right="167" w:hanging="360"/>
      </w:pPr>
      <w:r w:rsidRPr="00276539">
        <w:rPr>
          <w:rFonts w:ascii="Verdana" w:eastAsia="Verdana" w:hAnsi="Verdana" w:cs="Verdana"/>
          <w:sz w:val="20"/>
          <w:szCs w:val="20"/>
        </w:rPr>
        <w:t xml:space="preserve">It calls itself recursively to sort the left sub-array x[low], x[low+1], . . . </w:t>
      </w:r>
      <w:proofErr w:type="gramStart"/>
      <w:r w:rsidRPr="00276539">
        <w:rPr>
          <w:rFonts w:ascii="Verdana" w:eastAsia="Verdana" w:hAnsi="Verdana" w:cs="Verdana"/>
          <w:sz w:val="20"/>
          <w:szCs w:val="20"/>
        </w:rPr>
        <w:t>. . . .</w:t>
      </w:r>
      <w:proofErr w:type="gramEnd"/>
      <w:r w:rsidRPr="00276539">
        <w:rPr>
          <w:rFonts w:ascii="Verdana" w:eastAsia="Verdana" w:hAnsi="Verdana" w:cs="Verdana"/>
          <w:sz w:val="20"/>
          <w:szCs w:val="20"/>
        </w:rPr>
        <w:t xml:space="preserve"> x[j-1] between positions low and j-1 (where j is returned by the partition function). </w:t>
      </w:r>
    </w:p>
    <w:p w14:paraId="0CB242B1" w14:textId="77777777" w:rsidR="00567CD6" w:rsidRPr="00276539" w:rsidRDefault="00000000">
      <w:pPr>
        <w:spacing w:after="16"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DB53D12" w14:textId="77777777" w:rsidR="00567CD6" w:rsidRPr="00276539" w:rsidRDefault="00000000">
      <w:pPr>
        <w:numPr>
          <w:ilvl w:val="0"/>
          <w:numId w:val="39"/>
        </w:numPr>
        <w:spacing w:after="5"/>
        <w:ind w:right="167" w:hanging="360"/>
      </w:pPr>
      <w:r w:rsidRPr="00276539">
        <w:rPr>
          <w:rFonts w:ascii="Verdana" w:eastAsia="Verdana" w:hAnsi="Verdana" w:cs="Verdana"/>
          <w:sz w:val="20"/>
          <w:szCs w:val="20"/>
        </w:rPr>
        <w:t xml:space="preserve">It calls itself recursively to sort the right sub-array x[j+1], x[j+2], . . . . . . . . . x[high] between positions j+1 and high. </w:t>
      </w:r>
    </w:p>
    <w:p w14:paraId="1CF49AEE" w14:textId="77777777" w:rsidR="00567CD6" w:rsidRPr="00276539" w:rsidRDefault="00000000">
      <w:pPr>
        <w:spacing w:after="205"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6EE8698F" w14:textId="77777777" w:rsidR="00567CD6" w:rsidRPr="00276539" w:rsidRDefault="00000000">
      <w:pPr>
        <w:pStyle w:val="Heading1"/>
        <w:spacing w:after="225"/>
        <w:ind w:left="535" w:right="450" w:firstLine="540"/>
        <w:rPr>
          <w:color w:val="auto"/>
        </w:rPr>
      </w:pPr>
      <w:r w:rsidRPr="00276539">
        <w:rPr>
          <w:color w:val="auto"/>
        </w:rPr>
        <w:t xml:space="preserve">Algorithm </w:t>
      </w:r>
      <w:proofErr w:type="spellStart"/>
      <w:r w:rsidRPr="00276539">
        <w:rPr>
          <w:color w:val="auto"/>
        </w:rPr>
        <w:t>Algorithm</w:t>
      </w:r>
      <w:proofErr w:type="spellEnd"/>
      <w:r w:rsidRPr="00276539">
        <w:rPr>
          <w:color w:val="auto"/>
        </w:rPr>
        <w:t xml:space="preserve"> </w:t>
      </w:r>
    </w:p>
    <w:p w14:paraId="65268FA1" w14:textId="77777777" w:rsidR="00567CD6" w:rsidRPr="00276539" w:rsidRDefault="00000000">
      <w:pPr>
        <w:ind w:left="180" w:right="13"/>
        <w:rPr>
          <w:rFonts w:ascii="Verdana" w:eastAsia="Verdana" w:hAnsi="Verdana" w:cs="Verdana"/>
          <w:sz w:val="20"/>
          <w:szCs w:val="20"/>
        </w:rPr>
      </w:pPr>
      <w:proofErr w:type="gramStart"/>
      <w:r w:rsidRPr="00276539">
        <w:rPr>
          <w:rFonts w:ascii="Verdana" w:eastAsia="Verdana" w:hAnsi="Verdana" w:cs="Verdana"/>
          <w:b/>
          <w:sz w:val="20"/>
          <w:szCs w:val="20"/>
        </w:rPr>
        <w:t>QUICKSORT</w:t>
      </w:r>
      <w:r w:rsidRPr="00276539">
        <w:rPr>
          <w:rFonts w:ascii="Verdana" w:eastAsia="Verdana" w:hAnsi="Verdana" w:cs="Verdana"/>
          <w:sz w:val="20"/>
          <w:szCs w:val="20"/>
        </w:rPr>
        <w:t>(</w:t>
      </w:r>
      <w:proofErr w:type="gramEnd"/>
      <w:r w:rsidRPr="00276539">
        <w:rPr>
          <w:rFonts w:ascii="Verdana" w:eastAsia="Verdana" w:hAnsi="Verdana" w:cs="Verdana"/>
          <w:sz w:val="20"/>
          <w:szCs w:val="20"/>
        </w:rPr>
        <w:t xml:space="preserve">low, high) </w:t>
      </w:r>
    </w:p>
    <w:p w14:paraId="1360F6EC" w14:textId="77777777" w:rsidR="00567CD6" w:rsidRPr="00276539" w:rsidRDefault="00000000">
      <w:pPr>
        <w:spacing w:after="3" w:line="245" w:lineRule="auto"/>
        <w:ind w:right="209"/>
        <w:jc w:val="left"/>
        <w:rPr>
          <w:rFonts w:ascii="Verdana" w:eastAsia="Verdana" w:hAnsi="Verdana" w:cs="Verdana"/>
          <w:sz w:val="20"/>
          <w:szCs w:val="20"/>
        </w:rPr>
      </w:pPr>
      <w:r w:rsidRPr="00276539">
        <w:rPr>
          <w:rFonts w:ascii="Verdana" w:eastAsia="Verdana" w:hAnsi="Verdana" w:cs="Verdana"/>
          <w:sz w:val="20"/>
          <w:szCs w:val="20"/>
        </w:rPr>
        <w:t xml:space="preserve">/* sorts the elements a(low), </w:t>
      </w:r>
      <w:proofErr w:type="gramStart"/>
      <w:r w:rsidRPr="00276539">
        <w:rPr>
          <w:rFonts w:ascii="Verdana" w:eastAsia="Verdana" w:hAnsi="Verdana" w:cs="Verdana"/>
          <w:sz w:val="20"/>
          <w:szCs w:val="20"/>
        </w:rPr>
        <w:t>. . . .</w:t>
      </w:r>
      <w:proofErr w:type="gramEnd"/>
      <w:r w:rsidRPr="00276539">
        <w:rPr>
          <w:rFonts w:ascii="Verdana" w:eastAsia="Verdana" w:hAnsi="Verdana" w:cs="Verdana"/>
          <w:sz w:val="20"/>
          <w:szCs w:val="20"/>
        </w:rPr>
        <w:t xml:space="preserve"> . , a(high) which reside in the global array </w:t>
      </w:r>
      <w:r w:rsidRPr="00276539">
        <w:rPr>
          <w:rFonts w:ascii="Verdana" w:eastAsia="Verdana" w:hAnsi="Verdana" w:cs="Verdana"/>
          <w:sz w:val="20"/>
          <w:szCs w:val="20"/>
        </w:rPr>
        <w:tab/>
        <w:t xml:space="preserve">A(1 : n) into ascending order a (n + 1) is considered to be defined and must be greater than all elements in a(1 : n); A(n + 1) = + </w:t>
      </w:r>
      <w:r w:rsidRPr="00276539">
        <w:rPr>
          <w:rFonts w:ascii="Verdana" w:eastAsia="Verdana" w:hAnsi="Verdana" w:cs="Verdana"/>
          <w:sz w:val="20"/>
          <w:szCs w:val="20"/>
        </w:rPr>
        <w:t xml:space="preserve"> */ </w:t>
      </w:r>
    </w:p>
    <w:p w14:paraId="09ED70A3" w14:textId="77777777" w:rsidR="00567CD6" w:rsidRPr="00276539" w:rsidRDefault="00000000">
      <w:pPr>
        <w:ind w:left="1034" w:right="6416" w:hanging="720"/>
        <w:rPr>
          <w:rFonts w:ascii="Verdana" w:eastAsia="Verdana" w:hAnsi="Verdana" w:cs="Verdana"/>
          <w:sz w:val="20"/>
          <w:szCs w:val="20"/>
        </w:rPr>
      </w:pPr>
      <w:proofErr w:type="gramStart"/>
      <w:r w:rsidRPr="00276539">
        <w:rPr>
          <w:rFonts w:ascii="Verdana" w:eastAsia="Verdana" w:hAnsi="Verdana" w:cs="Verdana"/>
          <w:sz w:val="20"/>
          <w:szCs w:val="20"/>
        </w:rPr>
        <w:t>{ if</w:t>
      </w:r>
      <w:proofErr w:type="gramEnd"/>
      <w:r w:rsidRPr="00276539">
        <w:rPr>
          <w:rFonts w:ascii="Verdana" w:eastAsia="Verdana" w:hAnsi="Verdana" w:cs="Verdana"/>
          <w:sz w:val="20"/>
          <w:szCs w:val="20"/>
        </w:rPr>
        <w:t xml:space="preserve"> low &lt; high then </w:t>
      </w:r>
    </w:p>
    <w:p w14:paraId="7506D9D4" w14:textId="77777777" w:rsidR="00567CD6" w:rsidRPr="00276539" w:rsidRDefault="00000000">
      <w:pPr>
        <w:ind w:left="1813" w:right="4093" w:hanging="793"/>
        <w:rPr>
          <w:rFonts w:ascii="Verdana" w:eastAsia="Verdana" w:hAnsi="Verdana" w:cs="Verdana"/>
          <w:sz w:val="20"/>
          <w:szCs w:val="20"/>
        </w:rPr>
      </w:pPr>
      <w:proofErr w:type="gramStart"/>
      <w:r w:rsidRPr="00276539">
        <w:rPr>
          <w:rFonts w:ascii="Verdana" w:eastAsia="Verdana" w:hAnsi="Verdana" w:cs="Verdana"/>
          <w:sz w:val="20"/>
          <w:szCs w:val="20"/>
        </w:rPr>
        <w:t>{ j</w:t>
      </w:r>
      <w:proofErr w:type="gramEnd"/>
      <w:r w:rsidRPr="00276539">
        <w:rPr>
          <w:rFonts w:ascii="Verdana" w:eastAsia="Verdana" w:hAnsi="Verdana" w:cs="Verdana"/>
          <w:sz w:val="20"/>
          <w:szCs w:val="20"/>
        </w:rPr>
        <w:t xml:space="preserve"> := PARTITION(a, low, high+1); </w:t>
      </w:r>
    </w:p>
    <w:p w14:paraId="22DF9832" w14:textId="77777777" w:rsidR="00567CD6" w:rsidRPr="00276539" w:rsidRDefault="00000000">
      <w:pPr>
        <w:spacing w:after="0" w:line="259" w:lineRule="auto"/>
        <w:ind w:left="0" w:right="668"/>
        <w:jc w:val="right"/>
        <w:rPr>
          <w:rFonts w:ascii="Verdana" w:eastAsia="Verdana" w:hAnsi="Verdana" w:cs="Verdana"/>
          <w:sz w:val="20"/>
          <w:szCs w:val="20"/>
        </w:rPr>
      </w:pPr>
      <w:r w:rsidRPr="00276539">
        <w:rPr>
          <w:rFonts w:ascii="Verdana" w:eastAsia="Verdana" w:hAnsi="Verdana" w:cs="Verdana"/>
          <w:sz w:val="20"/>
          <w:szCs w:val="20"/>
        </w:rPr>
        <w:t xml:space="preserve">// J is the position of the partitioning element </w:t>
      </w:r>
    </w:p>
    <w:p w14:paraId="76DE8B81" w14:textId="77777777" w:rsidR="00567CD6" w:rsidRPr="00276539" w:rsidRDefault="00000000">
      <w:pPr>
        <w:ind w:left="1740" w:right="13"/>
        <w:rPr>
          <w:rFonts w:ascii="Verdana" w:eastAsia="Verdana" w:hAnsi="Verdana" w:cs="Verdana"/>
          <w:sz w:val="20"/>
          <w:szCs w:val="20"/>
        </w:rPr>
      </w:pPr>
      <w:proofErr w:type="gramStart"/>
      <w:r w:rsidRPr="00276539">
        <w:rPr>
          <w:rFonts w:ascii="Verdana" w:eastAsia="Verdana" w:hAnsi="Verdana" w:cs="Verdana"/>
          <w:sz w:val="20"/>
          <w:szCs w:val="20"/>
        </w:rPr>
        <w:t>QUICKSORT(</w:t>
      </w:r>
      <w:proofErr w:type="gramEnd"/>
      <w:r w:rsidRPr="00276539">
        <w:rPr>
          <w:rFonts w:ascii="Verdana" w:eastAsia="Verdana" w:hAnsi="Verdana" w:cs="Verdana"/>
          <w:sz w:val="20"/>
          <w:szCs w:val="20"/>
        </w:rPr>
        <w:t xml:space="preserve">low, j – 1); </w:t>
      </w:r>
    </w:p>
    <w:p w14:paraId="529ACFCB" w14:textId="77777777" w:rsidR="00567CD6" w:rsidRPr="00276539" w:rsidRDefault="00000000">
      <w:pPr>
        <w:ind w:left="1740" w:right="13"/>
        <w:rPr>
          <w:rFonts w:ascii="Verdana" w:eastAsia="Verdana" w:hAnsi="Verdana" w:cs="Verdana"/>
          <w:sz w:val="20"/>
          <w:szCs w:val="20"/>
        </w:rPr>
      </w:pPr>
      <w:proofErr w:type="gramStart"/>
      <w:r w:rsidRPr="00276539">
        <w:rPr>
          <w:rFonts w:ascii="Verdana" w:eastAsia="Verdana" w:hAnsi="Verdana" w:cs="Verdana"/>
          <w:sz w:val="20"/>
          <w:szCs w:val="20"/>
        </w:rPr>
        <w:lastRenderedPageBreak/>
        <w:t>QUICKSORT(</w:t>
      </w:r>
      <w:proofErr w:type="gramEnd"/>
      <w:r w:rsidRPr="00276539">
        <w:rPr>
          <w:rFonts w:ascii="Verdana" w:eastAsia="Verdana" w:hAnsi="Verdana" w:cs="Verdana"/>
          <w:sz w:val="20"/>
          <w:szCs w:val="20"/>
        </w:rPr>
        <w:t xml:space="preserve">j + 1 , high); </w:t>
      </w:r>
    </w:p>
    <w:p w14:paraId="1822895F" w14:textId="77777777" w:rsidR="00567CD6" w:rsidRPr="00276539" w:rsidRDefault="00000000">
      <w:pPr>
        <w:ind w:left="1020" w:right="13"/>
        <w:rPr>
          <w:rFonts w:ascii="Verdana" w:eastAsia="Verdana" w:hAnsi="Verdana" w:cs="Verdana"/>
          <w:sz w:val="20"/>
          <w:szCs w:val="20"/>
        </w:rPr>
      </w:pPr>
      <w:r w:rsidRPr="00276539">
        <w:rPr>
          <w:rFonts w:ascii="Verdana" w:eastAsia="Verdana" w:hAnsi="Verdana" w:cs="Verdana"/>
          <w:sz w:val="20"/>
          <w:szCs w:val="20"/>
        </w:rPr>
        <w:t xml:space="preserve">} </w:t>
      </w:r>
    </w:p>
    <w:p w14:paraId="7FFCC731"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1F72A028" w14:textId="77777777" w:rsidR="00567CD6" w:rsidRPr="00276539" w:rsidRDefault="00000000">
      <w:pPr>
        <w:spacing w:after="192"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B76F407" w14:textId="77777777" w:rsidR="00567CD6" w:rsidRPr="00276539" w:rsidRDefault="00000000">
      <w:pPr>
        <w:pStyle w:val="Heading1"/>
        <w:ind w:left="310" w:right="450" w:firstLine="540"/>
        <w:rPr>
          <w:color w:val="auto"/>
        </w:rPr>
      </w:pPr>
      <w:r w:rsidRPr="00276539">
        <w:rPr>
          <w:color w:val="auto"/>
        </w:rPr>
        <w:t xml:space="preserve">Algorithm </w:t>
      </w:r>
      <w:proofErr w:type="gramStart"/>
      <w:r w:rsidRPr="00276539">
        <w:rPr>
          <w:color w:val="auto"/>
        </w:rPr>
        <w:t>PARTITION</w:t>
      </w:r>
      <w:r w:rsidRPr="00276539">
        <w:rPr>
          <w:b w:val="0"/>
          <w:color w:val="auto"/>
        </w:rPr>
        <w:t>(</w:t>
      </w:r>
      <w:proofErr w:type="gramEnd"/>
      <w:r w:rsidRPr="00276539">
        <w:rPr>
          <w:b w:val="0"/>
          <w:color w:val="auto"/>
        </w:rPr>
        <w:t xml:space="preserve">a, m, p) </w:t>
      </w:r>
    </w:p>
    <w:p w14:paraId="6D7C6DAF"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5988B4CE" w14:textId="77777777" w:rsidR="00567CD6" w:rsidRPr="00276539" w:rsidRDefault="00000000">
      <w:pPr>
        <w:ind w:left="1020" w:right="339"/>
        <w:rPr>
          <w:rFonts w:ascii="Verdana" w:eastAsia="Verdana" w:hAnsi="Verdana" w:cs="Verdana"/>
          <w:sz w:val="20"/>
          <w:szCs w:val="20"/>
        </w:rPr>
      </w:pPr>
      <w:r w:rsidRPr="00276539">
        <w:rPr>
          <w:rFonts w:ascii="Verdana" w:eastAsia="Verdana" w:hAnsi="Verdana" w:cs="Verdana"/>
          <w:sz w:val="20"/>
          <w:szCs w:val="20"/>
        </w:rPr>
        <w:t xml:space="preserve">V </w:t>
      </w:r>
      <w:proofErr w:type="gramStart"/>
      <w:r w:rsidRPr="00276539">
        <w:rPr>
          <w:rFonts w:ascii="Verdana" w:eastAsia="Verdana" w:hAnsi="Verdana" w:cs="Verdana"/>
          <w:sz w:val="20"/>
          <w:szCs w:val="20"/>
        </w:rPr>
        <w:t>  a</w:t>
      </w:r>
      <w:proofErr w:type="gramEnd"/>
      <w:r w:rsidRPr="00276539">
        <w:rPr>
          <w:rFonts w:ascii="Verdana" w:eastAsia="Verdana" w:hAnsi="Verdana" w:cs="Verdana"/>
          <w:sz w:val="20"/>
          <w:szCs w:val="20"/>
        </w:rPr>
        <w:t xml:space="preserve">(m);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r w:rsidRPr="00276539">
        <w:rPr>
          <w:rFonts w:ascii="Verdana" w:eastAsia="Verdana" w:hAnsi="Verdana" w:cs="Verdana"/>
          <w:sz w:val="20"/>
          <w:szCs w:val="20"/>
        </w:rPr>
        <w:t xml:space="preserve">  m; j </w:t>
      </w:r>
      <w:r w:rsidRPr="00276539">
        <w:rPr>
          <w:rFonts w:ascii="Verdana" w:eastAsia="Verdana" w:hAnsi="Verdana" w:cs="Verdana"/>
          <w:sz w:val="20"/>
          <w:szCs w:val="20"/>
        </w:rPr>
        <w:t xml:space="preserve"> p; </w:t>
      </w:r>
      <w:r w:rsidRPr="00276539">
        <w:rPr>
          <w:rFonts w:ascii="Verdana" w:eastAsia="Verdana" w:hAnsi="Verdana" w:cs="Verdana"/>
          <w:sz w:val="20"/>
          <w:szCs w:val="20"/>
        </w:rPr>
        <w:tab/>
        <w:t xml:space="preserve">// A (m) is the partition element do </w:t>
      </w:r>
    </w:p>
    <w:p w14:paraId="6C8D21C5" w14:textId="77777777" w:rsidR="00567CD6" w:rsidRPr="00276539" w:rsidRDefault="00000000">
      <w:pPr>
        <w:ind w:left="1740" w:right="873" w:hanging="720"/>
        <w:rPr>
          <w:rFonts w:ascii="Verdana" w:eastAsia="Verdana" w:hAnsi="Verdana" w:cs="Verdana"/>
          <w:sz w:val="20"/>
          <w:szCs w:val="20"/>
        </w:rPr>
      </w:pPr>
      <w:proofErr w:type="gramStart"/>
      <w:r w:rsidRPr="00276539">
        <w:rPr>
          <w:rFonts w:ascii="Verdana" w:eastAsia="Verdana" w:hAnsi="Verdana" w:cs="Verdana"/>
          <w:sz w:val="20"/>
          <w:szCs w:val="20"/>
        </w:rPr>
        <w:t>{ loop</w:t>
      </w:r>
      <w:proofErr w:type="gramEnd"/>
      <w:r w:rsidRPr="00276539">
        <w:rPr>
          <w:rFonts w:ascii="Verdana" w:eastAsia="Verdana" w:hAnsi="Verdana" w:cs="Verdana"/>
          <w:sz w:val="20"/>
          <w:szCs w:val="20"/>
        </w:rPr>
        <w:t xml:space="preserve">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+ 1  until  a(</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r w:rsidRPr="00276539">
        <w:rPr>
          <w:rFonts w:ascii="Verdana" w:eastAsia="Verdana" w:hAnsi="Verdana" w:cs="Verdana"/>
          <w:sz w:val="20"/>
          <w:szCs w:val="20"/>
          <w:u w:val="single"/>
        </w:rPr>
        <w:t xml:space="preserve">&gt; </w:t>
      </w:r>
      <w:r w:rsidRPr="00276539">
        <w:rPr>
          <w:rFonts w:ascii="Verdana" w:eastAsia="Verdana" w:hAnsi="Verdana" w:cs="Verdana"/>
          <w:sz w:val="20"/>
          <w:szCs w:val="20"/>
        </w:rPr>
        <w:t xml:space="preserve">v //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moves left to right loop  j  := j  – 1  until  a(j)  </w:t>
      </w:r>
      <w:r w:rsidRPr="00276539">
        <w:rPr>
          <w:rFonts w:ascii="Verdana" w:eastAsia="Verdana" w:hAnsi="Verdana" w:cs="Verdana"/>
          <w:sz w:val="20"/>
          <w:szCs w:val="20"/>
          <w:u w:val="single"/>
        </w:rPr>
        <w:t xml:space="preserve">&lt; </w:t>
      </w:r>
      <w:r w:rsidRPr="00276539">
        <w:rPr>
          <w:rFonts w:ascii="Verdana" w:eastAsia="Verdana" w:hAnsi="Verdana" w:cs="Verdana"/>
          <w:sz w:val="20"/>
          <w:szCs w:val="20"/>
        </w:rPr>
        <w:t>v // p moves right to left if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&lt; j) then INTERCHANGE(a,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j) </w:t>
      </w:r>
    </w:p>
    <w:p w14:paraId="7D5561B9" w14:textId="77777777" w:rsidR="00567CD6" w:rsidRPr="00276539" w:rsidRDefault="00000000">
      <w:pPr>
        <w:spacing w:after="3" w:line="245" w:lineRule="auto"/>
        <w:ind w:left="1005" w:right="1330" w:firstLine="72"/>
        <w:jc w:val="left"/>
        <w:rPr>
          <w:rFonts w:ascii="Verdana" w:eastAsia="Verdana" w:hAnsi="Verdana" w:cs="Verdana"/>
          <w:sz w:val="20"/>
          <w:szCs w:val="20"/>
        </w:rPr>
      </w:pPr>
      <w:r w:rsidRPr="00276539">
        <w:rPr>
          <w:rFonts w:ascii="Verdana" w:eastAsia="Verdana" w:hAnsi="Verdana" w:cs="Verdana"/>
          <w:sz w:val="20"/>
          <w:szCs w:val="20"/>
        </w:rPr>
        <w:t>} while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r w:rsidRPr="00276539">
        <w:rPr>
          <w:rFonts w:ascii="Verdana" w:eastAsia="Verdana" w:hAnsi="Verdana" w:cs="Verdana"/>
          <w:sz w:val="20"/>
          <w:szCs w:val="20"/>
          <w:u w:val="single"/>
        </w:rPr>
        <w:t>&gt;</w:t>
      </w:r>
      <w:r w:rsidRPr="00276539">
        <w:rPr>
          <w:rFonts w:ascii="Verdana" w:eastAsia="Verdana" w:hAnsi="Verdana" w:cs="Verdana"/>
          <w:sz w:val="20"/>
          <w:szCs w:val="20"/>
        </w:rPr>
        <w:t xml:space="preserve"> j); a[m</w:t>
      </w:r>
      <w:proofErr w:type="gramStart"/>
      <w:r w:rsidRPr="00276539">
        <w:rPr>
          <w:rFonts w:ascii="Verdana" w:eastAsia="Verdana" w:hAnsi="Verdana" w:cs="Verdana"/>
          <w:sz w:val="20"/>
          <w:szCs w:val="20"/>
        </w:rPr>
        <w:t>] :</w:t>
      </w:r>
      <w:proofErr w:type="gramEnd"/>
      <w:r w:rsidRPr="00276539">
        <w:rPr>
          <w:rFonts w:ascii="Verdana" w:eastAsia="Verdana" w:hAnsi="Verdana" w:cs="Verdana"/>
          <w:sz w:val="20"/>
          <w:szCs w:val="20"/>
        </w:rPr>
        <w:t xml:space="preserve">=a[j]; a[j] :=V; // the partition element belongs at position P return j; </w:t>
      </w:r>
    </w:p>
    <w:p w14:paraId="4F92EA6C"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52380095"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97B3BAE"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7AD5D1A"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0D96E95" w14:textId="77777777" w:rsidR="00567CD6" w:rsidRPr="00276539" w:rsidRDefault="00000000">
      <w:pPr>
        <w:spacing w:after="14"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6074368C"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655D92C4" w14:textId="77777777" w:rsidR="00567CD6" w:rsidRPr="00276539" w:rsidRDefault="00000000">
      <w:pPr>
        <w:pStyle w:val="Heading1"/>
        <w:ind w:left="310" w:right="450" w:firstLine="540"/>
        <w:rPr>
          <w:color w:val="auto"/>
        </w:rPr>
      </w:pPr>
      <w:r w:rsidRPr="00276539">
        <w:rPr>
          <w:color w:val="auto"/>
        </w:rPr>
        <w:t xml:space="preserve">Algorithm </w:t>
      </w:r>
      <w:proofErr w:type="gramStart"/>
      <w:r w:rsidRPr="00276539">
        <w:rPr>
          <w:color w:val="auto"/>
        </w:rPr>
        <w:t>INTERCHANGE</w:t>
      </w:r>
      <w:r w:rsidRPr="00276539">
        <w:rPr>
          <w:b w:val="0"/>
          <w:color w:val="auto"/>
        </w:rPr>
        <w:t>(</w:t>
      </w:r>
      <w:proofErr w:type="gramEnd"/>
      <w:r w:rsidRPr="00276539">
        <w:rPr>
          <w:b w:val="0"/>
          <w:color w:val="auto"/>
        </w:rPr>
        <w:t xml:space="preserve">a, </w:t>
      </w:r>
      <w:proofErr w:type="spellStart"/>
      <w:r w:rsidRPr="00276539">
        <w:rPr>
          <w:b w:val="0"/>
          <w:color w:val="auto"/>
        </w:rPr>
        <w:t>i</w:t>
      </w:r>
      <w:proofErr w:type="spellEnd"/>
      <w:r w:rsidRPr="00276539">
        <w:rPr>
          <w:b w:val="0"/>
          <w:color w:val="auto"/>
        </w:rPr>
        <w:t xml:space="preserve">, j) </w:t>
      </w:r>
    </w:p>
    <w:p w14:paraId="51D45759"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5A27CB9F" w14:textId="77777777" w:rsidR="00567CD6" w:rsidRPr="00276539" w:rsidRDefault="00000000">
      <w:pPr>
        <w:spacing w:after="3" w:line="245" w:lineRule="auto"/>
        <w:ind w:left="1005" w:right="6956"/>
        <w:jc w:val="left"/>
        <w:rPr>
          <w:rFonts w:ascii="Verdana" w:eastAsia="Verdana" w:hAnsi="Verdana" w:cs="Verdana"/>
          <w:sz w:val="20"/>
          <w:szCs w:val="20"/>
        </w:rPr>
      </w:pPr>
      <w:proofErr w:type="gramStart"/>
      <w:r w:rsidRPr="00276539">
        <w:rPr>
          <w:rFonts w:ascii="Verdana" w:eastAsia="Verdana" w:hAnsi="Verdana" w:cs="Verdana"/>
          <w:sz w:val="20"/>
          <w:szCs w:val="20"/>
        </w:rPr>
        <w:t>P:=</w:t>
      </w:r>
      <w:proofErr w:type="gramEnd"/>
      <w:r w:rsidRPr="00276539">
        <w:rPr>
          <w:rFonts w:ascii="Verdana" w:eastAsia="Verdana" w:hAnsi="Verdana" w:cs="Verdana"/>
          <w:sz w:val="20"/>
          <w:szCs w:val="20"/>
        </w:rPr>
        <w:t>a[i]; a[</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a[j]; a[j] := p; </w:t>
      </w:r>
    </w:p>
    <w:p w14:paraId="43BB67E1"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078D09C5"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8BC74AD"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0D4EDD6" w14:textId="77777777" w:rsidR="00567CD6" w:rsidRPr="00276539" w:rsidRDefault="00000000">
      <w:pPr>
        <w:pStyle w:val="Heading1"/>
        <w:ind w:left="535" w:right="450" w:firstLine="540"/>
        <w:rPr>
          <w:color w:val="auto"/>
        </w:rPr>
      </w:pPr>
      <w:r w:rsidRPr="00276539">
        <w:rPr>
          <w:color w:val="auto"/>
        </w:rPr>
        <w:t xml:space="preserve">Example </w:t>
      </w:r>
    </w:p>
    <w:p w14:paraId="03B4EE2F"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4F222078" w14:textId="77777777" w:rsidR="00567CD6" w:rsidRPr="00276539" w:rsidRDefault="00000000">
      <w:pPr>
        <w:ind w:left="314" w:right="252"/>
        <w:rPr>
          <w:rFonts w:ascii="Verdana" w:eastAsia="Verdana" w:hAnsi="Verdana" w:cs="Verdana"/>
          <w:sz w:val="20"/>
          <w:szCs w:val="20"/>
        </w:rPr>
      </w:pPr>
      <w:r w:rsidRPr="00276539">
        <w:rPr>
          <w:rFonts w:ascii="Verdana" w:eastAsia="Verdana" w:hAnsi="Verdana" w:cs="Verdana"/>
          <w:sz w:val="20"/>
          <w:szCs w:val="20"/>
        </w:rPr>
        <w:t>Select first element as the pivot element. Move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pointer from left to right in search of an element larger than pivot. Move the ‘j’ pointer from right to left in search of an element smaller than pivot. If such elements are found, the elements are swapped. This process continues till the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pointer crosses the ‘j’ pointer. If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pointer crosses ‘j’ pointer, the position for pivot is found and interchange pivot and element at ‘j’ position. </w:t>
      </w:r>
    </w:p>
    <w:p w14:paraId="6B44850C"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EB11C10"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Let us consider the following example with 13 elements to </w:t>
      </w:r>
      <w:proofErr w:type="spellStart"/>
      <w:r w:rsidRPr="00276539">
        <w:rPr>
          <w:rFonts w:ascii="Verdana" w:eastAsia="Verdana" w:hAnsi="Verdana" w:cs="Verdana"/>
          <w:sz w:val="20"/>
          <w:szCs w:val="20"/>
        </w:rPr>
        <w:t>analyze</w:t>
      </w:r>
      <w:proofErr w:type="spellEnd"/>
      <w:r w:rsidRPr="00276539">
        <w:rPr>
          <w:rFonts w:ascii="Verdana" w:eastAsia="Verdana" w:hAnsi="Verdana" w:cs="Verdana"/>
          <w:sz w:val="20"/>
          <w:szCs w:val="20"/>
        </w:rPr>
        <w:t xml:space="preserve"> quick sort: </w:t>
      </w:r>
    </w:p>
    <w:p w14:paraId="2B8E71A6"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bl>
      <w:tblPr>
        <w:tblStyle w:val="a4"/>
        <w:tblW w:w="8937" w:type="dxa"/>
        <w:tblInd w:w="248" w:type="dxa"/>
        <w:tblLayout w:type="fixed"/>
        <w:tblLook w:val="0400" w:firstRow="0" w:lastRow="0" w:firstColumn="0" w:lastColumn="0" w:noHBand="0" w:noVBand="1"/>
      </w:tblPr>
      <w:tblGrid>
        <w:gridCol w:w="609"/>
        <w:gridCol w:w="621"/>
        <w:gridCol w:w="609"/>
        <w:gridCol w:w="609"/>
        <w:gridCol w:w="621"/>
        <w:gridCol w:w="608"/>
        <w:gridCol w:w="608"/>
        <w:gridCol w:w="604"/>
        <w:gridCol w:w="607"/>
        <w:gridCol w:w="612"/>
        <w:gridCol w:w="608"/>
        <w:gridCol w:w="603"/>
        <w:gridCol w:w="608"/>
        <w:gridCol w:w="1010"/>
      </w:tblGrid>
      <w:tr w:rsidR="00276539" w:rsidRPr="00276539" w14:paraId="0C4B0B34" w14:textId="77777777">
        <w:trPr>
          <w:trHeight w:val="665"/>
        </w:trPr>
        <w:tc>
          <w:tcPr>
            <w:tcW w:w="609" w:type="dxa"/>
            <w:tcBorders>
              <w:top w:val="single" w:sz="4" w:space="0" w:color="000000"/>
              <w:left w:val="single" w:sz="4" w:space="0" w:color="000000"/>
              <w:bottom w:val="single" w:sz="4" w:space="0" w:color="000000"/>
              <w:right w:val="single" w:sz="4" w:space="0" w:color="000000"/>
            </w:tcBorders>
            <w:shd w:val="clear" w:color="auto" w:fill="E6E6E6"/>
          </w:tcPr>
          <w:p w14:paraId="12AAACFF"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8BB7540" w14:textId="77777777" w:rsidR="00567CD6" w:rsidRPr="00276539" w:rsidRDefault="00000000">
            <w:pPr>
              <w:spacing w:line="259" w:lineRule="auto"/>
              <w:ind w:left="0" w:right="1"/>
              <w:jc w:val="center"/>
              <w:rPr>
                <w:rFonts w:ascii="Verdana" w:eastAsia="Verdana" w:hAnsi="Verdana" w:cs="Verdana"/>
                <w:sz w:val="20"/>
                <w:szCs w:val="20"/>
              </w:rPr>
            </w:pPr>
            <w:r w:rsidRPr="00276539">
              <w:rPr>
                <w:rFonts w:ascii="Verdana" w:eastAsia="Verdana" w:hAnsi="Verdana" w:cs="Verdana"/>
                <w:i/>
                <w:sz w:val="20"/>
                <w:szCs w:val="20"/>
              </w:rPr>
              <w:t xml:space="preserve">1 </w:t>
            </w:r>
          </w:p>
        </w:tc>
        <w:tc>
          <w:tcPr>
            <w:tcW w:w="621" w:type="dxa"/>
            <w:tcBorders>
              <w:top w:val="single" w:sz="4" w:space="0" w:color="000000"/>
              <w:left w:val="single" w:sz="4" w:space="0" w:color="000000"/>
              <w:bottom w:val="single" w:sz="4" w:space="0" w:color="000000"/>
              <w:right w:val="single" w:sz="4" w:space="0" w:color="000000"/>
            </w:tcBorders>
            <w:shd w:val="clear" w:color="auto" w:fill="E6E6E6"/>
          </w:tcPr>
          <w:p w14:paraId="0A8DDE16"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F8DB08E" w14:textId="77777777" w:rsidR="00567CD6" w:rsidRPr="00276539" w:rsidRDefault="00000000">
            <w:pPr>
              <w:spacing w:line="259" w:lineRule="auto"/>
              <w:ind w:left="0" w:right="9"/>
              <w:jc w:val="center"/>
              <w:rPr>
                <w:rFonts w:ascii="Verdana" w:eastAsia="Verdana" w:hAnsi="Verdana" w:cs="Verdana"/>
                <w:sz w:val="20"/>
                <w:szCs w:val="20"/>
              </w:rPr>
            </w:pPr>
            <w:r w:rsidRPr="00276539">
              <w:rPr>
                <w:rFonts w:ascii="Verdana" w:eastAsia="Verdana" w:hAnsi="Verdana" w:cs="Verdana"/>
                <w:i/>
                <w:sz w:val="20"/>
                <w:szCs w:val="20"/>
              </w:rPr>
              <w:t xml:space="preserve">2 </w:t>
            </w:r>
          </w:p>
        </w:tc>
        <w:tc>
          <w:tcPr>
            <w:tcW w:w="609" w:type="dxa"/>
            <w:tcBorders>
              <w:top w:val="single" w:sz="4" w:space="0" w:color="000000"/>
              <w:left w:val="single" w:sz="4" w:space="0" w:color="000000"/>
              <w:bottom w:val="single" w:sz="4" w:space="0" w:color="000000"/>
              <w:right w:val="single" w:sz="4" w:space="0" w:color="000000"/>
            </w:tcBorders>
            <w:shd w:val="clear" w:color="auto" w:fill="E6E6E6"/>
          </w:tcPr>
          <w:p w14:paraId="79BB2B1F"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C724810" w14:textId="77777777" w:rsidR="00567CD6" w:rsidRPr="00276539" w:rsidRDefault="00000000">
            <w:pPr>
              <w:spacing w:line="259" w:lineRule="auto"/>
              <w:ind w:left="4" w:right="0"/>
              <w:jc w:val="center"/>
              <w:rPr>
                <w:rFonts w:ascii="Verdana" w:eastAsia="Verdana" w:hAnsi="Verdana" w:cs="Verdana"/>
                <w:sz w:val="20"/>
                <w:szCs w:val="20"/>
              </w:rPr>
            </w:pPr>
            <w:r w:rsidRPr="00276539">
              <w:rPr>
                <w:rFonts w:ascii="Verdana" w:eastAsia="Verdana" w:hAnsi="Verdana" w:cs="Verdana"/>
                <w:i/>
                <w:sz w:val="20"/>
                <w:szCs w:val="20"/>
              </w:rPr>
              <w:t xml:space="preserve">3 </w:t>
            </w:r>
          </w:p>
        </w:tc>
        <w:tc>
          <w:tcPr>
            <w:tcW w:w="609" w:type="dxa"/>
            <w:tcBorders>
              <w:top w:val="single" w:sz="4" w:space="0" w:color="000000"/>
              <w:left w:val="single" w:sz="4" w:space="0" w:color="000000"/>
              <w:bottom w:val="single" w:sz="4" w:space="0" w:color="000000"/>
              <w:right w:val="single" w:sz="4" w:space="0" w:color="000000"/>
            </w:tcBorders>
            <w:shd w:val="clear" w:color="auto" w:fill="E6E6E6"/>
          </w:tcPr>
          <w:p w14:paraId="674354C4"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D17E3EF" w14:textId="77777777" w:rsidR="00567CD6" w:rsidRPr="00276539" w:rsidRDefault="00000000">
            <w:pPr>
              <w:spacing w:line="259" w:lineRule="auto"/>
              <w:ind w:left="0" w:right="3"/>
              <w:jc w:val="center"/>
              <w:rPr>
                <w:rFonts w:ascii="Verdana" w:eastAsia="Verdana" w:hAnsi="Verdana" w:cs="Verdana"/>
                <w:sz w:val="20"/>
                <w:szCs w:val="20"/>
              </w:rPr>
            </w:pPr>
            <w:r w:rsidRPr="00276539">
              <w:rPr>
                <w:rFonts w:ascii="Verdana" w:eastAsia="Verdana" w:hAnsi="Verdana" w:cs="Verdana"/>
                <w:i/>
                <w:sz w:val="20"/>
                <w:szCs w:val="20"/>
              </w:rPr>
              <w:t xml:space="preserve">4 </w:t>
            </w:r>
          </w:p>
        </w:tc>
        <w:tc>
          <w:tcPr>
            <w:tcW w:w="621" w:type="dxa"/>
            <w:tcBorders>
              <w:top w:val="single" w:sz="4" w:space="0" w:color="000000"/>
              <w:left w:val="single" w:sz="4" w:space="0" w:color="000000"/>
              <w:bottom w:val="single" w:sz="4" w:space="0" w:color="000000"/>
              <w:right w:val="single" w:sz="4" w:space="0" w:color="000000"/>
            </w:tcBorders>
            <w:shd w:val="clear" w:color="auto" w:fill="E6E6E6"/>
          </w:tcPr>
          <w:p w14:paraId="388FFD8C"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6FEC6C5" w14:textId="77777777" w:rsidR="00567CD6" w:rsidRPr="00276539" w:rsidRDefault="00000000">
            <w:pPr>
              <w:spacing w:line="259" w:lineRule="auto"/>
              <w:ind w:left="0" w:right="9"/>
              <w:jc w:val="center"/>
              <w:rPr>
                <w:rFonts w:ascii="Verdana" w:eastAsia="Verdana" w:hAnsi="Verdana" w:cs="Verdana"/>
                <w:sz w:val="20"/>
                <w:szCs w:val="20"/>
              </w:rPr>
            </w:pPr>
            <w:r w:rsidRPr="00276539">
              <w:rPr>
                <w:rFonts w:ascii="Verdana" w:eastAsia="Verdana" w:hAnsi="Verdana" w:cs="Verdana"/>
                <w:i/>
                <w:sz w:val="20"/>
                <w:szCs w:val="20"/>
              </w:rPr>
              <w:t xml:space="preserve">5 </w:t>
            </w:r>
          </w:p>
        </w:tc>
        <w:tc>
          <w:tcPr>
            <w:tcW w:w="608" w:type="dxa"/>
            <w:tcBorders>
              <w:top w:val="single" w:sz="4" w:space="0" w:color="000000"/>
              <w:left w:val="single" w:sz="4" w:space="0" w:color="000000"/>
              <w:bottom w:val="single" w:sz="4" w:space="0" w:color="000000"/>
              <w:right w:val="single" w:sz="4" w:space="0" w:color="000000"/>
            </w:tcBorders>
            <w:shd w:val="clear" w:color="auto" w:fill="E6E6E6"/>
          </w:tcPr>
          <w:p w14:paraId="771C1E0C"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CB9B231" w14:textId="77777777" w:rsidR="00567CD6" w:rsidRPr="00276539" w:rsidRDefault="00000000">
            <w:pPr>
              <w:spacing w:line="259" w:lineRule="auto"/>
              <w:ind w:left="0" w:right="9"/>
              <w:jc w:val="center"/>
              <w:rPr>
                <w:rFonts w:ascii="Verdana" w:eastAsia="Verdana" w:hAnsi="Verdana" w:cs="Verdana"/>
                <w:sz w:val="20"/>
                <w:szCs w:val="20"/>
              </w:rPr>
            </w:pPr>
            <w:r w:rsidRPr="00276539">
              <w:rPr>
                <w:rFonts w:ascii="Verdana" w:eastAsia="Verdana" w:hAnsi="Verdana" w:cs="Verdana"/>
                <w:i/>
                <w:sz w:val="20"/>
                <w:szCs w:val="20"/>
              </w:rPr>
              <w:t xml:space="preserve">6 </w:t>
            </w:r>
          </w:p>
        </w:tc>
        <w:tc>
          <w:tcPr>
            <w:tcW w:w="608" w:type="dxa"/>
            <w:tcBorders>
              <w:top w:val="single" w:sz="4" w:space="0" w:color="000000"/>
              <w:left w:val="single" w:sz="4" w:space="0" w:color="000000"/>
              <w:bottom w:val="single" w:sz="4" w:space="0" w:color="000000"/>
              <w:right w:val="single" w:sz="4" w:space="0" w:color="000000"/>
            </w:tcBorders>
            <w:shd w:val="clear" w:color="auto" w:fill="E6E6E6"/>
          </w:tcPr>
          <w:p w14:paraId="4AF5B0C8"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E8BBE39" w14:textId="77777777" w:rsidR="00567CD6" w:rsidRPr="00276539" w:rsidRDefault="00000000">
            <w:pPr>
              <w:spacing w:line="259" w:lineRule="auto"/>
              <w:ind w:left="0" w:right="5"/>
              <w:jc w:val="center"/>
              <w:rPr>
                <w:rFonts w:ascii="Verdana" w:eastAsia="Verdana" w:hAnsi="Verdana" w:cs="Verdana"/>
                <w:sz w:val="20"/>
                <w:szCs w:val="20"/>
              </w:rPr>
            </w:pPr>
            <w:r w:rsidRPr="00276539">
              <w:rPr>
                <w:rFonts w:ascii="Verdana" w:eastAsia="Verdana" w:hAnsi="Verdana" w:cs="Verdana"/>
                <w:i/>
                <w:sz w:val="20"/>
                <w:szCs w:val="20"/>
              </w:rPr>
              <w:t xml:space="preserve">7 </w:t>
            </w:r>
          </w:p>
        </w:tc>
        <w:tc>
          <w:tcPr>
            <w:tcW w:w="604" w:type="dxa"/>
            <w:tcBorders>
              <w:top w:val="single" w:sz="4" w:space="0" w:color="000000"/>
              <w:left w:val="single" w:sz="4" w:space="0" w:color="000000"/>
              <w:bottom w:val="single" w:sz="4" w:space="0" w:color="000000"/>
              <w:right w:val="single" w:sz="4" w:space="0" w:color="000000"/>
            </w:tcBorders>
            <w:shd w:val="clear" w:color="auto" w:fill="E6E6E6"/>
          </w:tcPr>
          <w:p w14:paraId="620D7B2E"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A3B71D2" w14:textId="77777777" w:rsidR="00567CD6" w:rsidRPr="00276539" w:rsidRDefault="00000000">
            <w:pPr>
              <w:spacing w:line="259" w:lineRule="auto"/>
              <w:ind w:left="6" w:right="0"/>
              <w:jc w:val="center"/>
              <w:rPr>
                <w:rFonts w:ascii="Verdana" w:eastAsia="Verdana" w:hAnsi="Verdana" w:cs="Verdana"/>
                <w:sz w:val="20"/>
                <w:szCs w:val="20"/>
              </w:rPr>
            </w:pPr>
            <w:r w:rsidRPr="00276539">
              <w:rPr>
                <w:rFonts w:ascii="Verdana" w:eastAsia="Verdana" w:hAnsi="Verdana" w:cs="Verdana"/>
                <w:i/>
                <w:sz w:val="20"/>
                <w:szCs w:val="20"/>
              </w:rPr>
              <w:t xml:space="preserve">8 </w:t>
            </w:r>
          </w:p>
        </w:tc>
        <w:tc>
          <w:tcPr>
            <w:tcW w:w="607" w:type="dxa"/>
            <w:tcBorders>
              <w:top w:val="single" w:sz="4" w:space="0" w:color="000000"/>
              <w:left w:val="single" w:sz="4" w:space="0" w:color="000000"/>
              <w:bottom w:val="single" w:sz="4" w:space="0" w:color="000000"/>
              <w:right w:val="single" w:sz="4" w:space="0" w:color="000000"/>
            </w:tcBorders>
            <w:shd w:val="clear" w:color="auto" w:fill="E6E6E6"/>
          </w:tcPr>
          <w:p w14:paraId="158A648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93F3D58" w14:textId="77777777" w:rsidR="00567CD6" w:rsidRPr="00276539" w:rsidRDefault="00000000">
            <w:pPr>
              <w:spacing w:line="259" w:lineRule="auto"/>
              <w:ind w:left="0" w:right="4"/>
              <w:jc w:val="center"/>
              <w:rPr>
                <w:rFonts w:ascii="Verdana" w:eastAsia="Verdana" w:hAnsi="Verdana" w:cs="Verdana"/>
                <w:sz w:val="20"/>
                <w:szCs w:val="20"/>
              </w:rPr>
            </w:pPr>
            <w:r w:rsidRPr="00276539">
              <w:rPr>
                <w:rFonts w:ascii="Verdana" w:eastAsia="Verdana" w:hAnsi="Verdana" w:cs="Verdana"/>
                <w:i/>
                <w:sz w:val="20"/>
                <w:szCs w:val="20"/>
              </w:rPr>
              <w:t xml:space="preserve">9 </w:t>
            </w:r>
          </w:p>
        </w:tc>
        <w:tc>
          <w:tcPr>
            <w:tcW w:w="612" w:type="dxa"/>
            <w:tcBorders>
              <w:top w:val="single" w:sz="4" w:space="0" w:color="000000"/>
              <w:left w:val="single" w:sz="4" w:space="0" w:color="000000"/>
              <w:bottom w:val="single" w:sz="4" w:space="0" w:color="000000"/>
              <w:right w:val="single" w:sz="4" w:space="0" w:color="000000"/>
            </w:tcBorders>
            <w:shd w:val="clear" w:color="auto" w:fill="E6E6E6"/>
          </w:tcPr>
          <w:p w14:paraId="0A2162E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DDC6DEB"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i/>
                <w:sz w:val="20"/>
                <w:szCs w:val="20"/>
              </w:rPr>
              <w:t xml:space="preserve">10 </w:t>
            </w:r>
          </w:p>
        </w:tc>
        <w:tc>
          <w:tcPr>
            <w:tcW w:w="608" w:type="dxa"/>
            <w:tcBorders>
              <w:top w:val="single" w:sz="4" w:space="0" w:color="000000"/>
              <w:left w:val="single" w:sz="4" w:space="0" w:color="000000"/>
              <w:bottom w:val="single" w:sz="4" w:space="0" w:color="000000"/>
              <w:right w:val="single" w:sz="4" w:space="0" w:color="000000"/>
            </w:tcBorders>
            <w:shd w:val="clear" w:color="auto" w:fill="E6E6E6"/>
          </w:tcPr>
          <w:p w14:paraId="4C71B21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0C97DB6" w14:textId="77777777" w:rsidR="00567CD6" w:rsidRPr="00276539" w:rsidRDefault="00000000">
            <w:pPr>
              <w:spacing w:line="259" w:lineRule="auto"/>
              <w:ind w:left="181" w:right="0"/>
              <w:jc w:val="left"/>
              <w:rPr>
                <w:rFonts w:ascii="Verdana" w:eastAsia="Verdana" w:hAnsi="Verdana" w:cs="Verdana"/>
                <w:sz w:val="20"/>
                <w:szCs w:val="20"/>
              </w:rPr>
            </w:pPr>
            <w:r w:rsidRPr="00276539">
              <w:rPr>
                <w:rFonts w:ascii="Verdana" w:eastAsia="Verdana" w:hAnsi="Verdana" w:cs="Verdana"/>
                <w:i/>
                <w:sz w:val="20"/>
                <w:szCs w:val="20"/>
              </w:rPr>
              <w:t xml:space="preserve">11 </w:t>
            </w:r>
          </w:p>
        </w:tc>
        <w:tc>
          <w:tcPr>
            <w:tcW w:w="603" w:type="dxa"/>
            <w:tcBorders>
              <w:top w:val="single" w:sz="4" w:space="0" w:color="000000"/>
              <w:left w:val="single" w:sz="4" w:space="0" w:color="000000"/>
              <w:bottom w:val="single" w:sz="4" w:space="0" w:color="000000"/>
              <w:right w:val="single" w:sz="4" w:space="0" w:color="000000"/>
            </w:tcBorders>
            <w:shd w:val="clear" w:color="auto" w:fill="E6E6E6"/>
          </w:tcPr>
          <w:p w14:paraId="0CE87DCC"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E2EA3F2" w14:textId="77777777" w:rsidR="00567CD6" w:rsidRPr="00276539" w:rsidRDefault="00000000">
            <w:pPr>
              <w:spacing w:line="259" w:lineRule="auto"/>
              <w:ind w:left="183" w:right="0"/>
              <w:jc w:val="left"/>
              <w:rPr>
                <w:rFonts w:ascii="Verdana" w:eastAsia="Verdana" w:hAnsi="Verdana" w:cs="Verdana"/>
                <w:sz w:val="20"/>
                <w:szCs w:val="20"/>
              </w:rPr>
            </w:pPr>
            <w:r w:rsidRPr="00276539">
              <w:rPr>
                <w:rFonts w:ascii="Verdana" w:eastAsia="Verdana" w:hAnsi="Verdana" w:cs="Verdana"/>
                <w:i/>
                <w:sz w:val="20"/>
                <w:szCs w:val="20"/>
              </w:rPr>
              <w:t xml:space="preserve">12 </w:t>
            </w:r>
          </w:p>
        </w:tc>
        <w:tc>
          <w:tcPr>
            <w:tcW w:w="608" w:type="dxa"/>
            <w:tcBorders>
              <w:top w:val="single" w:sz="4" w:space="0" w:color="000000"/>
              <w:left w:val="single" w:sz="4" w:space="0" w:color="000000"/>
              <w:bottom w:val="single" w:sz="4" w:space="0" w:color="000000"/>
              <w:right w:val="single" w:sz="4" w:space="0" w:color="000000"/>
            </w:tcBorders>
            <w:shd w:val="clear" w:color="auto" w:fill="E6E6E6"/>
          </w:tcPr>
          <w:p w14:paraId="6E54548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43BA22D"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i/>
                <w:sz w:val="20"/>
                <w:szCs w:val="20"/>
              </w:rPr>
              <w:t xml:space="preserve">13 </w:t>
            </w:r>
          </w:p>
        </w:tc>
        <w:tc>
          <w:tcPr>
            <w:tcW w:w="1010" w:type="dxa"/>
            <w:tcBorders>
              <w:top w:val="single" w:sz="4" w:space="0" w:color="000000"/>
              <w:left w:val="single" w:sz="4" w:space="0" w:color="000000"/>
              <w:bottom w:val="single" w:sz="4" w:space="0" w:color="000000"/>
              <w:right w:val="single" w:sz="4" w:space="0" w:color="000000"/>
            </w:tcBorders>
            <w:shd w:val="clear" w:color="auto" w:fill="E6E6E6"/>
          </w:tcPr>
          <w:p w14:paraId="6EC957CF"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D3A9AA2" w14:textId="77777777" w:rsidR="00567CD6" w:rsidRPr="00276539" w:rsidRDefault="00000000">
            <w:pPr>
              <w:spacing w:line="259" w:lineRule="auto"/>
              <w:ind w:left="103" w:right="0"/>
              <w:rPr>
                <w:rFonts w:ascii="Verdana" w:eastAsia="Verdana" w:hAnsi="Verdana" w:cs="Verdana"/>
                <w:sz w:val="20"/>
                <w:szCs w:val="20"/>
              </w:rPr>
            </w:pPr>
            <w:r w:rsidRPr="00276539">
              <w:rPr>
                <w:rFonts w:ascii="Verdana" w:eastAsia="Verdana" w:hAnsi="Verdana" w:cs="Verdana"/>
                <w:i/>
                <w:sz w:val="20"/>
                <w:szCs w:val="20"/>
              </w:rPr>
              <w:t xml:space="preserve">Remarks </w:t>
            </w:r>
          </w:p>
        </w:tc>
      </w:tr>
      <w:tr w:rsidR="00276539" w:rsidRPr="00276539" w14:paraId="081BB7B6" w14:textId="77777777">
        <w:trPr>
          <w:trHeight w:val="352"/>
        </w:trPr>
        <w:tc>
          <w:tcPr>
            <w:tcW w:w="609" w:type="dxa"/>
            <w:tcBorders>
              <w:top w:val="single" w:sz="4" w:space="0" w:color="000000"/>
              <w:left w:val="single" w:sz="4" w:space="0" w:color="000000"/>
              <w:bottom w:val="single" w:sz="4" w:space="0" w:color="000000"/>
              <w:right w:val="single" w:sz="4" w:space="0" w:color="000000"/>
            </w:tcBorders>
          </w:tcPr>
          <w:p w14:paraId="35F96EE8" w14:textId="77777777" w:rsidR="00567CD6" w:rsidRPr="00276539" w:rsidRDefault="00000000">
            <w:pPr>
              <w:spacing w:line="259" w:lineRule="auto"/>
              <w:ind w:left="187" w:right="0"/>
              <w:jc w:val="left"/>
              <w:rPr>
                <w:rFonts w:ascii="Verdana" w:eastAsia="Verdana" w:hAnsi="Verdana" w:cs="Verdana"/>
                <w:sz w:val="20"/>
                <w:szCs w:val="20"/>
              </w:rPr>
            </w:pPr>
            <w:r w:rsidRPr="00276539">
              <w:rPr>
                <w:rFonts w:ascii="Verdana" w:eastAsia="Verdana" w:hAnsi="Verdana" w:cs="Verdana"/>
                <w:sz w:val="20"/>
                <w:szCs w:val="20"/>
              </w:rPr>
              <w:t xml:space="preserve">38 </w:t>
            </w:r>
          </w:p>
        </w:tc>
        <w:tc>
          <w:tcPr>
            <w:tcW w:w="621" w:type="dxa"/>
            <w:tcBorders>
              <w:top w:val="single" w:sz="4" w:space="0" w:color="000000"/>
              <w:left w:val="single" w:sz="4" w:space="0" w:color="000000"/>
              <w:bottom w:val="single" w:sz="4" w:space="0" w:color="000000"/>
              <w:right w:val="single" w:sz="4" w:space="0" w:color="000000"/>
            </w:tcBorders>
          </w:tcPr>
          <w:p w14:paraId="3D2089C8"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sz w:val="20"/>
                <w:szCs w:val="20"/>
              </w:rPr>
              <w:t xml:space="preserve">08 </w:t>
            </w:r>
          </w:p>
        </w:tc>
        <w:tc>
          <w:tcPr>
            <w:tcW w:w="609" w:type="dxa"/>
            <w:tcBorders>
              <w:top w:val="single" w:sz="4" w:space="0" w:color="000000"/>
              <w:left w:val="single" w:sz="4" w:space="0" w:color="000000"/>
              <w:bottom w:val="single" w:sz="4" w:space="0" w:color="000000"/>
              <w:right w:val="single" w:sz="4" w:space="0" w:color="000000"/>
            </w:tcBorders>
          </w:tcPr>
          <w:p w14:paraId="24528CC8" w14:textId="77777777" w:rsidR="00567CD6" w:rsidRPr="00276539" w:rsidRDefault="00000000">
            <w:pPr>
              <w:spacing w:line="259" w:lineRule="auto"/>
              <w:ind w:left="8" w:right="0"/>
              <w:jc w:val="center"/>
              <w:rPr>
                <w:rFonts w:ascii="Verdana" w:eastAsia="Verdana" w:hAnsi="Verdana" w:cs="Verdana"/>
                <w:sz w:val="20"/>
                <w:szCs w:val="20"/>
              </w:rPr>
            </w:pPr>
            <w:r w:rsidRPr="00276539">
              <w:rPr>
                <w:rFonts w:ascii="Verdana" w:eastAsia="Verdana" w:hAnsi="Verdana" w:cs="Verdana"/>
                <w:sz w:val="20"/>
                <w:szCs w:val="20"/>
              </w:rPr>
              <w:t xml:space="preserve">16 </w:t>
            </w:r>
          </w:p>
        </w:tc>
        <w:tc>
          <w:tcPr>
            <w:tcW w:w="609" w:type="dxa"/>
            <w:tcBorders>
              <w:top w:val="single" w:sz="4" w:space="0" w:color="000000"/>
              <w:left w:val="single" w:sz="4" w:space="0" w:color="000000"/>
              <w:bottom w:val="single" w:sz="4" w:space="0" w:color="000000"/>
              <w:right w:val="single" w:sz="4" w:space="0" w:color="000000"/>
            </w:tcBorders>
          </w:tcPr>
          <w:p w14:paraId="0DEFA74E" w14:textId="77777777" w:rsidR="00567CD6" w:rsidRPr="00276539" w:rsidRDefault="00000000">
            <w:pPr>
              <w:spacing w:line="259" w:lineRule="auto"/>
              <w:ind w:left="190" w:right="0"/>
              <w:jc w:val="left"/>
              <w:rPr>
                <w:rFonts w:ascii="Verdana" w:eastAsia="Verdana" w:hAnsi="Verdana" w:cs="Verdana"/>
                <w:sz w:val="20"/>
                <w:szCs w:val="20"/>
              </w:rPr>
            </w:pPr>
            <w:r w:rsidRPr="00276539">
              <w:rPr>
                <w:rFonts w:ascii="Verdana" w:eastAsia="Verdana" w:hAnsi="Verdana" w:cs="Verdana"/>
                <w:sz w:val="20"/>
                <w:szCs w:val="20"/>
              </w:rPr>
              <w:t xml:space="preserve">06 </w:t>
            </w:r>
          </w:p>
        </w:tc>
        <w:tc>
          <w:tcPr>
            <w:tcW w:w="621" w:type="dxa"/>
            <w:tcBorders>
              <w:top w:val="single" w:sz="4" w:space="0" w:color="000000"/>
              <w:left w:val="single" w:sz="4" w:space="0" w:color="000000"/>
              <w:bottom w:val="single" w:sz="4" w:space="0" w:color="000000"/>
              <w:right w:val="single" w:sz="4" w:space="0" w:color="000000"/>
            </w:tcBorders>
          </w:tcPr>
          <w:p w14:paraId="3DF21C39" w14:textId="77777777" w:rsidR="00567CD6" w:rsidRPr="00276539" w:rsidRDefault="00000000">
            <w:pPr>
              <w:spacing w:line="259" w:lineRule="auto"/>
              <w:ind w:left="184" w:right="0"/>
              <w:jc w:val="left"/>
              <w:rPr>
                <w:rFonts w:ascii="Verdana" w:eastAsia="Verdana" w:hAnsi="Verdana" w:cs="Verdana"/>
                <w:sz w:val="20"/>
                <w:szCs w:val="20"/>
              </w:rPr>
            </w:pPr>
            <w:r w:rsidRPr="00276539">
              <w:rPr>
                <w:rFonts w:ascii="Verdana" w:eastAsia="Verdana" w:hAnsi="Verdana" w:cs="Verdana"/>
                <w:sz w:val="20"/>
                <w:szCs w:val="20"/>
              </w:rPr>
              <w:t xml:space="preserve">79 </w:t>
            </w:r>
          </w:p>
        </w:tc>
        <w:tc>
          <w:tcPr>
            <w:tcW w:w="608" w:type="dxa"/>
            <w:tcBorders>
              <w:top w:val="single" w:sz="4" w:space="0" w:color="000000"/>
              <w:left w:val="single" w:sz="4" w:space="0" w:color="000000"/>
              <w:bottom w:val="single" w:sz="4" w:space="0" w:color="000000"/>
              <w:right w:val="single" w:sz="4" w:space="0" w:color="000000"/>
            </w:tcBorders>
          </w:tcPr>
          <w:p w14:paraId="0C319C17" w14:textId="77777777" w:rsidR="00567CD6" w:rsidRPr="00276539" w:rsidRDefault="00000000">
            <w:pPr>
              <w:spacing w:line="259" w:lineRule="auto"/>
              <w:ind w:left="184" w:right="0"/>
              <w:jc w:val="left"/>
              <w:rPr>
                <w:rFonts w:ascii="Verdana" w:eastAsia="Verdana" w:hAnsi="Verdana" w:cs="Verdana"/>
                <w:sz w:val="20"/>
                <w:szCs w:val="20"/>
              </w:rPr>
            </w:pPr>
            <w:r w:rsidRPr="00276539">
              <w:rPr>
                <w:rFonts w:ascii="Verdana" w:eastAsia="Verdana" w:hAnsi="Verdana" w:cs="Verdana"/>
                <w:sz w:val="20"/>
                <w:szCs w:val="20"/>
              </w:rPr>
              <w:t xml:space="preserve">57 </w:t>
            </w:r>
          </w:p>
        </w:tc>
        <w:tc>
          <w:tcPr>
            <w:tcW w:w="608" w:type="dxa"/>
            <w:tcBorders>
              <w:top w:val="single" w:sz="4" w:space="0" w:color="000000"/>
              <w:left w:val="single" w:sz="4" w:space="0" w:color="000000"/>
              <w:bottom w:val="single" w:sz="4" w:space="0" w:color="000000"/>
              <w:right w:val="single" w:sz="4" w:space="0" w:color="000000"/>
            </w:tcBorders>
          </w:tcPr>
          <w:p w14:paraId="663DC89D"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sz w:val="20"/>
                <w:szCs w:val="20"/>
              </w:rPr>
              <w:t xml:space="preserve">24 </w:t>
            </w:r>
          </w:p>
        </w:tc>
        <w:tc>
          <w:tcPr>
            <w:tcW w:w="604" w:type="dxa"/>
            <w:tcBorders>
              <w:top w:val="single" w:sz="4" w:space="0" w:color="000000"/>
              <w:left w:val="single" w:sz="4" w:space="0" w:color="000000"/>
              <w:bottom w:val="single" w:sz="4" w:space="0" w:color="000000"/>
              <w:right w:val="single" w:sz="4" w:space="0" w:color="000000"/>
            </w:tcBorders>
          </w:tcPr>
          <w:p w14:paraId="6B4619F5" w14:textId="77777777" w:rsidR="00567CD6" w:rsidRPr="00276539" w:rsidRDefault="00000000">
            <w:pPr>
              <w:spacing w:line="259" w:lineRule="auto"/>
              <w:ind w:left="11" w:right="0"/>
              <w:jc w:val="center"/>
              <w:rPr>
                <w:rFonts w:ascii="Verdana" w:eastAsia="Verdana" w:hAnsi="Verdana" w:cs="Verdana"/>
                <w:sz w:val="20"/>
                <w:szCs w:val="20"/>
              </w:rPr>
            </w:pPr>
            <w:r w:rsidRPr="00276539">
              <w:rPr>
                <w:rFonts w:ascii="Verdana" w:eastAsia="Verdana" w:hAnsi="Verdana" w:cs="Verdana"/>
                <w:sz w:val="20"/>
                <w:szCs w:val="20"/>
              </w:rPr>
              <w:t xml:space="preserve">56 </w:t>
            </w:r>
          </w:p>
        </w:tc>
        <w:tc>
          <w:tcPr>
            <w:tcW w:w="607" w:type="dxa"/>
            <w:tcBorders>
              <w:top w:val="single" w:sz="4" w:space="0" w:color="000000"/>
              <w:left w:val="single" w:sz="4" w:space="0" w:color="000000"/>
              <w:bottom w:val="single" w:sz="4" w:space="0" w:color="000000"/>
              <w:right w:val="single" w:sz="4" w:space="0" w:color="000000"/>
            </w:tcBorders>
          </w:tcPr>
          <w:p w14:paraId="7B5EAD8F"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02 </w:t>
            </w:r>
          </w:p>
        </w:tc>
        <w:tc>
          <w:tcPr>
            <w:tcW w:w="612" w:type="dxa"/>
            <w:tcBorders>
              <w:top w:val="single" w:sz="4" w:space="0" w:color="000000"/>
              <w:left w:val="single" w:sz="4" w:space="0" w:color="000000"/>
              <w:bottom w:val="single" w:sz="4" w:space="0" w:color="000000"/>
              <w:right w:val="single" w:sz="4" w:space="0" w:color="000000"/>
            </w:tcBorders>
          </w:tcPr>
          <w:p w14:paraId="7A3533F7"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58 </w:t>
            </w:r>
          </w:p>
        </w:tc>
        <w:tc>
          <w:tcPr>
            <w:tcW w:w="608" w:type="dxa"/>
            <w:tcBorders>
              <w:top w:val="single" w:sz="4" w:space="0" w:color="000000"/>
              <w:left w:val="single" w:sz="4" w:space="0" w:color="000000"/>
              <w:bottom w:val="single" w:sz="4" w:space="0" w:color="000000"/>
              <w:right w:val="single" w:sz="4" w:space="0" w:color="000000"/>
            </w:tcBorders>
          </w:tcPr>
          <w:p w14:paraId="66179605" w14:textId="77777777" w:rsidR="00567CD6" w:rsidRPr="00276539" w:rsidRDefault="00000000">
            <w:pPr>
              <w:spacing w:line="259" w:lineRule="auto"/>
              <w:ind w:left="181" w:right="0"/>
              <w:jc w:val="left"/>
              <w:rPr>
                <w:rFonts w:ascii="Verdana" w:eastAsia="Verdana" w:hAnsi="Verdana" w:cs="Verdana"/>
                <w:sz w:val="20"/>
                <w:szCs w:val="20"/>
              </w:rPr>
            </w:pPr>
            <w:r w:rsidRPr="00276539">
              <w:rPr>
                <w:rFonts w:ascii="Verdana" w:eastAsia="Verdana" w:hAnsi="Verdana" w:cs="Verdana"/>
                <w:sz w:val="20"/>
                <w:szCs w:val="20"/>
              </w:rPr>
              <w:t xml:space="preserve">04 </w:t>
            </w:r>
          </w:p>
        </w:tc>
        <w:tc>
          <w:tcPr>
            <w:tcW w:w="603" w:type="dxa"/>
            <w:tcBorders>
              <w:top w:val="single" w:sz="4" w:space="0" w:color="000000"/>
              <w:left w:val="single" w:sz="4" w:space="0" w:color="000000"/>
              <w:bottom w:val="single" w:sz="4" w:space="0" w:color="000000"/>
              <w:right w:val="single" w:sz="4" w:space="0" w:color="000000"/>
            </w:tcBorders>
          </w:tcPr>
          <w:p w14:paraId="31E3316F" w14:textId="77777777" w:rsidR="00567CD6" w:rsidRPr="00276539" w:rsidRDefault="00000000">
            <w:pPr>
              <w:spacing w:line="259" w:lineRule="auto"/>
              <w:ind w:left="183" w:right="0"/>
              <w:jc w:val="left"/>
              <w:rPr>
                <w:rFonts w:ascii="Verdana" w:eastAsia="Verdana" w:hAnsi="Verdana" w:cs="Verdana"/>
                <w:sz w:val="20"/>
                <w:szCs w:val="20"/>
              </w:rPr>
            </w:pPr>
            <w:r w:rsidRPr="00276539">
              <w:rPr>
                <w:rFonts w:ascii="Verdana" w:eastAsia="Verdana" w:hAnsi="Verdana" w:cs="Verdana"/>
                <w:sz w:val="20"/>
                <w:szCs w:val="20"/>
              </w:rPr>
              <w:t xml:space="preserve">70 </w:t>
            </w:r>
          </w:p>
        </w:tc>
        <w:tc>
          <w:tcPr>
            <w:tcW w:w="608" w:type="dxa"/>
            <w:tcBorders>
              <w:top w:val="single" w:sz="4" w:space="0" w:color="000000"/>
              <w:left w:val="single" w:sz="4" w:space="0" w:color="000000"/>
              <w:bottom w:val="single" w:sz="4" w:space="0" w:color="000000"/>
              <w:right w:val="single" w:sz="4" w:space="0" w:color="000000"/>
            </w:tcBorders>
          </w:tcPr>
          <w:p w14:paraId="73EC2D36"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sz w:val="20"/>
                <w:szCs w:val="20"/>
              </w:rPr>
              <w:t xml:space="preserve">45 </w:t>
            </w:r>
          </w:p>
        </w:tc>
        <w:tc>
          <w:tcPr>
            <w:tcW w:w="1010" w:type="dxa"/>
            <w:tcBorders>
              <w:top w:val="single" w:sz="4" w:space="0" w:color="000000"/>
              <w:left w:val="single" w:sz="4" w:space="0" w:color="000000"/>
              <w:bottom w:val="single" w:sz="4" w:space="0" w:color="000000"/>
              <w:right w:val="single" w:sz="4" w:space="0" w:color="000000"/>
            </w:tcBorders>
          </w:tcPr>
          <w:p w14:paraId="468F722B"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27A4EC24" w14:textId="77777777">
        <w:trPr>
          <w:trHeight w:val="350"/>
        </w:trPr>
        <w:tc>
          <w:tcPr>
            <w:tcW w:w="609" w:type="dxa"/>
            <w:tcBorders>
              <w:top w:val="single" w:sz="4" w:space="0" w:color="000000"/>
              <w:left w:val="single" w:sz="4" w:space="0" w:color="000000"/>
              <w:bottom w:val="single" w:sz="4" w:space="0" w:color="000000"/>
              <w:right w:val="single" w:sz="4" w:space="0" w:color="000000"/>
            </w:tcBorders>
          </w:tcPr>
          <w:p w14:paraId="2A637DA9" w14:textId="77777777" w:rsidR="00567CD6" w:rsidRPr="00276539" w:rsidRDefault="00000000">
            <w:pPr>
              <w:spacing w:line="259" w:lineRule="auto"/>
              <w:ind w:left="91" w:right="0"/>
              <w:jc w:val="left"/>
              <w:rPr>
                <w:rFonts w:ascii="Verdana" w:eastAsia="Verdana" w:hAnsi="Verdana" w:cs="Verdana"/>
                <w:sz w:val="20"/>
                <w:szCs w:val="20"/>
              </w:rPr>
            </w:pPr>
            <w:r w:rsidRPr="00276539">
              <w:rPr>
                <w:rFonts w:ascii="Verdana" w:eastAsia="Verdana" w:hAnsi="Verdana" w:cs="Verdana"/>
                <w:sz w:val="20"/>
                <w:szCs w:val="20"/>
              </w:rPr>
              <w:t xml:space="preserve">pivot </w:t>
            </w:r>
          </w:p>
        </w:tc>
        <w:tc>
          <w:tcPr>
            <w:tcW w:w="621" w:type="dxa"/>
            <w:tcBorders>
              <w:top w:val="single" w:sz="4" w:space="0" w:color="000000"/>
              <w:left w:val="single" w:sz="4" w:space="0" w:color="000000"/>
              <w:bottom w:val="single" w:sz="4" w:space="0" w:color="000000"/>
              <w:right w:val="single" w:sz="4" w:space="0" w:color="000000"/>
            </w:tcBorders>
          </w:tcPr>
          <w:p w14:paraId="45D88D3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1FAF5CFD"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258F2B1B"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00757272" w14:textId="77777777" w:rsidR="00567CD6" w:rsidRPr="00276539" w:rsidRDefault="00000000">
            <w:pPr>
              <w:spacing w:line="259" w:lineRule="auto"/>
              <w:ind w:left="0" w:right="7"/>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4B4256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E0BBDC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237C6D13"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777131D0"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4C90F67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04B2CE2" w14:textId="77777777" w:rsidR="00567CD6" w:rsidRPr="00276539" w:rsidRDefault="00000000">
            <w:pPr>
              <w:spacing w:line="259" w:lineRule="auto"/>
              <w:ind w:left="0" w:right="10"/>
              <w:jc w:val="center"/>
              <w:rPr>
                <w:rFonts w:ascii="Verdana" w:eastAsia="Verdana" w:hAnsi="Verdana" w:cs="Verdana"/>
                <w:sz w:val="20"/>
                <w:szCs w:val="20"/>
              </w:rPr>
            </w:pPr>
            <w:r w:rsidRPr="00276539">
              <w:rPr>
                <w:rFonts w:ascii="Verdana" w:eastAsia="Verdana" w:hAnsi="Verdana" w:cs="Verdana"/>
                <w:sz w:val="20"/>
                <w:szCs w:val="20"/>
              </w:rPr>
              <w:t xml:space="preserve">j </w:t>
            </w:r>
          </w:p>
        </w:tc>
        <w:tc>
          <w:tcPr>
            <w:tcW w:w="603" w:type="dxa"/>
            <w:tcBorders>
              <w:top w:val="single" w:sz="4" w:space="0" w:color="000000"/>
              <w:left w:val="single" w:sz="4" w:space="0" w:color="000000"/>
              <w:bottom w:val="single" w:sz="4" w:space="0" w:color="000000"/>
              <w:right w:val="single" w:sz="4" w:space="0" w:color="000000"/>
            </w:tcBorders>
          </w:tcPr>
          <w:p w14:paraId="0F05C028"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6AA9814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03D1EE05" w14:textId="77777777" w:rsidR="00567CD6" w:rsidRPr="00276539" w:rsidRDefault="00000000">
            <w:pPr>
              <w:spacing w:line="259" w:lineRule="auto"/>
              <w:ind w:left="49" w:right="0"/>
              <w:rPr>
                <w:rFonts w:ascii="Verdana" w:eastAsia="Verdana" w:hAnsi="Verdana" w:cs="Verdana"/>
                <w:sz w:val="20"/>
                <w:szCs w:val="20"/>
              </w:rPr>
            </w:pPr>
            <w:r w:rsidRPr="00276539">
              <w:rPr>
                <w:rFonts w:ascii="Verdana" w:eastAsia="Verdana" w:hAnsi="Verdana" w:cs="Verdana"/>
                <w:sz w:val="20"/>
                <w:szCs w:val="20"/>
              </w:rPr>
              <w:t xml:space="preserve">swap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&amp; j </w:t>
            </w:r>
          </w:p>
        </w:tc>
      </w:tr>
      <w:tr w:rsidR="00276539" w:rsidRPr="00276539" w14:paraId="1AF3E8C1" w14:textId="77777777">
        <w:trPr>
          <w:trHeight w:val="348"/>
        </w:trPr>
        <w:tc>
          <w:tcPr>
            <w:tcW w:w="609" w:type="dxa"/>
            <w:tcBorders>
              <w:top w:val="single" w:sz="4" w:space="0" w:color="000000"/>
              <w:left w:val="single" w:sz="4" w:space="0" w:color="000000"/>
              <w:bottom w:val="single" w:sz="4" w:space="0" w:color="000000"/>
              <w:right w:val="single" w:sz="4" w:space="0" w:color="000000"/>
            </w:tcBorders>
          </w:tcPr>
          <w:p w14:paraId="7D03EF00"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1AF4CF9C" w14:textId="4BAFE76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r w:rsidR="001E6A39">
              <w:rPr>
                <w:rFonts w:ascii="Verdana" w:eastAsia="Verdana" w:hAnsi="Verdana" w:cs="Verdana"/>
                <w:sz w:val="20"/>
                <w:szCs w:val="20"/>
              </w:rPr>
              <w:t>9</w:t>
            </w:r>
          </w:p>
        </w:tc>
        <w:tc>
          <w:tcPr>
            <w:tcW w:w="609" w:type="dxa"/>
            <w:tcBorders>
              <w:top w:val="single" w:sz="4" w:space="0" w:color="000000"/>
              <w:left w:val="single" w:sz="4" w:space="0" w:color="000000"/>
              <w:bottom w:val="single" w:sz="4" w:space="0" w:color="000000"/>
              <w:right w:val="single" w:sz="4" w:space="0" w:color="000000"/>
            </w:tcBorders>
          </w:tcPr>
          <w:p w14:paraId="3CCD49D8"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2A96C9D3"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75C95BC5" w14:textId="77777777" w:rsidR="00567CD6" w:rsidRPr="00276539" w:rsidRDefault="00000000">
            <w:pPr>
              <w:spacing w:line="259" w:lineRule="auto"/>
              <w:ind w:left="184" w:right="0"/>
              <w:jc w:val="left"/>
              <w:rPr>
                <w:rFonts w:ascii="Verdana" w:eastAsia="Verdana" w:hAnsi="Verdana" w:cs="Verdana"/>
                <w:sz w:val="20"/>
                <w:szCs w:val="20"/>
              </w:rPr>
            </w:pPr>
            <w:r w:rsidRPr="00276539">
              <w:rPr>
                <w:rFonts w:ascii="Verdana" w:eastAsia="Verdana" w:hAnsi="Verdana" w:cs="Verdana"/>
                <w:sz w:val="20"/>
                <w:szCs w:val="20"/>
              </w:rPr>
              <w:t xml:space="preserve">04 </w:t>
            </w:r>
          </w:p>
        </w:tc>
        <w:tc>
          <w:tcPr>
            <w:tcW w:w="608" w:type="dxa"/>
            <w:tcBorders>
              <w:top w:val="single" w:sz="4" w:space="0" w:color="000000"/>
              <w:left w:val="single" w:sz="4" w:space="0" w:color="000000"/>
              <w:bottom w:val="single" w:sz="4" w:space="0" w:color="000000"/>
              <w:right w:val="single" w:sz="4" w:space="0" w:color="000000"/>
            </w:tcBorders>
          </w:tcPr>
          <w:p w14:paraId="48D296A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51E9F80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17DC23D2"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7356E08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66F00EC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2272E40C" w14:textId="77777777" w:rsidR="00567CD6" w:rsidRPr="00276539" w:rsidRDefault="00000000">
            <w:pPr>
              <w:spacing w:line="259" w:lineRule="auto"/>
              <w:ind w:left="181" w:right="0"/>
              <w:jc w:val="left"/>
              <w:rPr>
                <w:rFonts w:ascii="Verdana" w:eastAsia="Verdana" w:hAnsi="Verdana" w:cs="Verdana"/>
                <w:sz w:val="20"/>
                <w:szCs w:val="20"/>
              </w:rPr>
            </w:pPr>
            <w:r w:rsidRPr="00276539">
              <w:rPr>
                <w:rFonts w:ascii="Verdana" w:eastAsia="Verdana" w:hAnsi="Verdana" w:cs="Verdana"/>
                <w:sz w:val="20"/>
                <w:szCs w:val="20"/>
              </w:rPr>
              <w:t xml:space="preserve">79 </w:t>
            </w:r>
          </w:p>
        </w:tc>
        <w:tc>
          <w:tcPr>
            <w:tcW w:w="603" w:type="dxa"/>
            <w:tcBorders>
              <w:top w:val="single" w:sz="4" w:space="0" w:color="000000"/>
              <w:left w:val="single" w:sz="4" w:space="0" w:color="000000"/>
              <w:bottom w:val="single" w:sz="4" w:space="0" w:color="000000"/>
              <w:right w:val="single" w:sz="4" w:space="0" w:color="000000"/>
            </w:tcBorders>
          </w:tcPr>
          <w:p w14:paraId="2CA36359"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13270FA6"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5C8FFD4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5479F7D6" w14:textId="77777777">
        <w:trPr>
          <w:trHeight w:val="350"/>
        </w:trPr>
        <w:tc>
          <w:tcPr>
            <w:tcW w:w="609" w:type="dxa"/>
            <w:tcBorders>
              <w:top w:val="single" w:sz="4" w:space="0" w:color="000000"/>
              <w:left w:val="single" w:sz="4" w:space="0" w:color="000000"/>
              <w:bottom w:val="single" w:sz="4" w:space="0" w:color="000000"/>
              <w:right w:val="single" w:sz="4" w:space="0" w:color="000000"/>
            </w:tcBorders>
          </w:tcPr>
          <w:p w14:paraId="1A34FFCB"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7E45D3C0"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57D9781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4CE1EB0B"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1202DE2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1311AA95" w14:textId="77777777" w:rsidR="00567CD6" w:rsidRPr="00276539" w:rsidRDefault="00000000">
            <w:pPr>
              <w:spacing w:line="259" w:lineRule="auto"/>
              <w:ind w:left="0" w:right="12"/>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27C9C7E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0305F3F5"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166CC317" w14:textId="77777777" w:rsidR="00567CD6" w:rsidRPr="00276539" w:rsidRDefault="00000000">
            <w:pPr>
              <w:spacing w:line="259" w:lineRule="auto"/>
              <w:ind w:left="1" w:right="0"/>
              <w:jc w:val="center"/>
              <w:rPr>
                <w:rFonts w:ascii="Verdana" w:eastAsia="Verdana" w:hAnsi="Verdana" w:cs="Verdana"/>
                <w:sz w:val="20"/>
                <w:szCs w:val="20"/>
              </w:rPr>
            </w:pPr>
            <w:r w:rsidRPr="00276539">
              <w:rPr>
                <w:rFonts w:ascii="Verdana" w:eastAsia="Verdana" w:hAnsi="Verdana" w:cs="Verdana"/>
                <w:sz w:val="20"/>
                <w:szCs w:val="20"/>
              </w:rPr>
              <w:t xml:space="preserve">j </w:t>
            </w:r>
          </w:p>
        </w:tc>
        <w:tc>
          <w:tcPr>
            <w:tcW w:w="612" w:type="dxa"/>
            <w:tcBorders>
              <w:top w:val="single" w:sz="4" w:space="0" w:color="000000"/>
              <w:left w:val="single" w:sz="4" w:space="0" w:color="000000"/>
              <w:bottom w:val="single" w:sz="4" w:space="0" w:color="000000"/>
              <w:right w:val="single" w:sz="4" w:space="0" w:color="000000"/>
            </w:tcBorders>
          </w:tcPr>
          <w:p w14:paraId="65850EF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C9C00C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47D5E2F3"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370614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39503124" w14:textId="77777777" w:rsidR="00567CD6" w:rsidRPr="00276539" w:rsidRDefault="00000000">
            <w:pPr>
              <w:spacing w:line="259" w:lineRule="auto"/>
              <w:ind w:left="49" w:right="0"/>
              <w:rPr>
                <w:rFonts w:ascii="Verdana" w:eastAsia="Verdana" w:hAnsi="Verdana" w:cs="Verdana"/>
                <w:sz w:val="20"/>
                <w:szCs w:val="20"/>
              </w:rPr>
            </w:pPr>
            <w:r w:rsidRPr="00276539">
              <w:rPr>
                <w:rFonts w:ascii="Verdana" w:eastAsia="Verdana" w:hAnsi="Verdana" w:cs="Verdana"/>
                <w:sz w:val="20"/>
                <w:szCs w:val="20"/>
              </w:rPr>
              <w:t xml:space="preserve">swap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&amp; j </w:t>
            </w:r>
          </w:p>
        </w:tc>
      </w:tr>
      <w:tr w:rsidR="00276539" w:rsidRPr="00276539" w14:paraId="6ED4FC96" w14:textId="77777777">
        <w:trPr>
          <w:trHeight w:val="346"/>
        </w:trPr>
        <w:tc>
          <w:tcPr>
            <w:tcW w:w="609" w:type="dxa"/>
            <w:tcBorders>
              <w:top w:val="single" w:sz="4" w:space="0" w:color="000000"/>
              <w:left w:val="single" w:sz="4" w:space="0" w:color="000000"/>
              <w:bottom w:val="single" w:sz="4" w:space="0" w:color="000000"/>
              <w:right w:val="single" w:sz="4" w:space="0" w:color="000000"/>
            </w:tcBorders>
          </w:tcPr>
          <w:p w14:paraId="6625AAB3"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4E128CB0"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38AC18D9"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3D421FAA"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2CC586A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0CAF8CD" w14:textId="77777777" w:rsidR="00567CD6" w:rsidRPr="00276539" w:rsidRDefault="00000000">
            <w:pPr>
              <w:spacing w:line="259" w:lineRule="auto"/>
              <w:ind w:left="184" w:right="0"/>
              <w:jc w:val="left"/>
              <w:rPr>
                <w:rFonts w:ascii="Verdana" w:eastAsia="Verdana" w:hAnsi="Verdana" w:cs="Verdana"/>
                <w:sz w:val="20"/>
                <w:szCs w:val="20"/>
              </w:rPr>
            </w:pPr>
            <w:r w:rsidRPr="00276539">
              <w:rPr>
                <w:rFonts w:ascii="Verdana" w:eastAsia="Verdana" w:hAnsi="Verdana" w:cs="Verdana"/>
                <w:sz w:val="20"/>
                <w:szCs w:val="20"/>
              </w:rPr>
              <w:t xml:space="preserve">02 </w:t>
            </w:r>
          </w:p>
        </w:tc>
        <w:tc>
          <w:tcPr>
            <w:tcW w:w="608" w:type="dxa"/>
            <w:tcBorders>
              <w:top w:val="single" w:sz="4" w:space="0" w:color="000000"/>
              <w:left w:val="single" w:sz="4" w:space="0" w:color="000000"/>
              <w:bottom w:val="single" w:sz="4" w:space="0" w:color="000000"/>
              <w:right w:val="single" w:sz="4" w:space="0" w:color="000000"/>
            </w:tcBorders>
          </w:tcPr>
          <w:p w14:paraId="75B7A54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214CF967"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21089F17"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57 </w:t>
            </w:r>
          </w:p>
        </w:tc>
        <w:tc>
          <w:tcPr>
            <w:tcW w:w="612" w:type="dxa"/>
            <w:tcBorders>
              <w:top w:val="single" w:sz="4" w:space="0" w:color="000000"/>
              <w:left w:val="single" w:sz="4" w:space="0" w:color="000000"/>
              <w:bottom w:val="single" w:sz="4" w:space="0" w:color="000000"/>
              <w:right w:val="single" w:sz="4" w:space="0" w:color="000000"/>
            </w:tcBorders>
          </w:tcPr>
          <w:p w14:paraId="62CBF17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4FA962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5C602E89"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0E6371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4ADBD70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2F6A9075" w14:textId="77777777">
        <w:trPr>
          <w:trHeight w:val="352"/>
        </w:trPr>
        <w:tc>
          <w:tcPr>
            <w:tcW w:w="609" w:type="dxa"/>
            <w:tcBorders>
              <w:top w:val="single" w:sz="4" w:space="0" w:color="000000"/>
              <w:left w:val="single" w:sz="4" w:space="0" w:color="000000"/>
              <w:bottom w:val="single" w:sz="4" w:space="0" w:color="000000"/>
              <w:right w:val="single" w:sz="4" w:space="0" w:color="000000"/>
            </w:tcBorders>
          </w:tcPr>
          <w:p w14:paraId="7BEAE68C"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7D9B83F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5222855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1162B9D2"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137F64E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194E29C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66A4FAC0"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j </w:t>
            </w:r>
          </w:p>
        </w:tc>
        <w:tc>
          <w:tcPr>
            <w:tcW w:w="604" w:type="dxa"/>
            <w:tcBorders>
              <w:top w:val="single" w:sz="4" w:space="0" w:color="000000"/>
              <w:left w:val="single" w:sz="4" w:space="0" w:color="000000"/>
              <w:bottom w:val="single" w:sz="4" w:space="0" w:color="000000"/>
              <w:right w:val="single" w:sz="4" w:space="0" w:color="000000"/>
            </w:tcBorders>
          </w:tcPr>
          <w:p w14:paraId="62347A94" w14:textId="77777777" w:rsidR="00567CD6" w:rsidRPr="00276539" w:rsidRDefault="00000000">
            <w:pPr>
              <w:spacing w:line="259" w:lineRule="auto"/>
              <w:ind w:left="3" w:right="0"/>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124F700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0C88DA5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92C03E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89DC042"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6E55EA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686CC26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7A4141A5" w14:textId="77777777">
        <w:trPr>
          <w:trHeight w:val="451"/>
        </w:trPr>
        <w:tc>
          <w:tcPr>
            <w:tcW w:w="609" w:type="dxa"/>
            <w:tcBorders>
              <w:top w:val="single" w:sz="4" w:space="0" w:color="000000"/>
              <w:left w:val="single" w:sz="4" w:space="0" w:color="000000"/>
              <w:bottom w:val="single" w:sz="4" w:space="0" w:color="000000"/>
              <w:right w:val="single" w:sz="4" w:space="0" w:color="000000"/>
            </w:tcBorders>
            <w:vAlign w:val="center"/>
          </w:tcPr>
          <w:p w14:paraId="2634A455" w14:textId="77777777" w:rsidR="00567CD6" w:rsidRPr="00276539" w:rsidRDefault="00000000">
            <w:pPr>
              <w:spacing w:line="259" w:lineRule="auto"/>
              <w:ind w:left="149" w:right="0"/>
              <w:jc w:val="left"/>
              <w:rPr>
                <w:rFonts w:ascii="Verdana" w:eastAsia="Verdana" w:hAnsi="Verdana" w:cs="Verdana"/>
                <w:sz w:val="20"/>
                <w:szCs w:val="20"/>
              </w:rPr>
            </w:pPr>
            <w:r w:rsidRPr="00276539">
              <w:rPr>
                <w:rFonts w:ascii="Verdana" w:eastAsia="Verdana" w:hAnsi="Verdana" w:cs="Verdana"/>
                <w:sz w:val="20"/>
                <w:szCs w:val="20"/>
              </w:rPr>
              <w:t xml:space="preserve">(24 </w:t>
            </w:r>
          </w:p>
        </w:tc>
        <w:tc>
          <w:tcPr>
            <w:tcW w:w="621" w:type="dxa"/>
            <w:tcBorders>
              <w:top w:val="single" w:sz="4" w:space="0" w:color="000000"/>
              <w:left w:val="single" w:sz="4" w:space="0" w:color="000000"/>
              <w:bottom w:val="single" w:sz="4" w:space="0" w:color="000000"/>
              <w:right w:val="single" w:sz="4" w:space="0" w:color="000000"/>
            </w:tcBorders>
            <w:vAlign w:val="center"/>
          </w:tcPr>
          <w:p w14:paraId="4C9123D3"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sz w:val="20"/>
                <w:szCs w:val="20"/>
              </w:rPr>
              <w:t xml:space="preserve">08 </w:t>
            </w:r>
          </w:p>
        </w:tc>
        <w:tc>
          <w:tcPr>
            <w:tcW w:w="609" w:type="dxa"/>
            <w:tcBorders>
              <w:top w:val="single" w:sz="4" w:space="0" w:color="000000"/>
              <w:left w:val="single" w:sz="4" w:space="0" w:color="000000"/>
              <w:bottom w:val="single" w:sz="4" w:space="0" w:color="000000"/>
              <w:right w:val="single" w:sz="4" w:space="0" w:color="000000"/>
            </w:tcBorders>
            <w:vAlign w:val="center"/>
          </w:tcPr>
          <w:p w14:paraId="77183269" w14:textId="77777777" w:rsidR="00567CD6" w:rsidRPr="00276539" w:rsidRDefault="00000000">
            <w:pPr>
              <w:spacing w:line="259" w:lineRule="auto"/>
              <w:ind w:left="8" w:right="0"/>
              <w:jc w:val="center"/>
              <w:rPr>
                <w:rFonts w:ascii="Verdana" w:eastAsia="Verdana" w:hAnsi="Verdana" w:cs="Verdana"/>
                <w:sz w:val="20"/>
                <w:szCs w:val="20"/>
              </w:rPr>
            </w:pPr>
            <w:r w:rsidRPr="00276539">
              <w:rPr>
                <w:rFonts w:ascii="Verdana" w:eastAsia="Verdana" w:hAnsi="Verdana" w:cs="Verdana"/>
                <w:sz w:val="20"/>
                <w:szCs w:val="20"/>
              </w:rPr>
              <w:t xml:space="preserve">16 </w:t>
            </w:r>
          </w:p>
        </w:tc>
        <w:tc>
          <w:tcPr>
            <w:tcW w:w="609" w:type="dxa"/>
            <w:tcBorders>
              <w:top w:val="single" w:sz="4" w:space="0" w:color="000000"/>
              <w:left w:val="single" w:sz="4" w:space="0" w:color="000000"/>
              <w:bottom w:val="single" w:sz="4" w:space="0" w:color="000000"/>
              <w:right w:val="single" w:sz="4" w:space="0" w:color="000000"/>
            </w:tcBorders>
            <w:vAlign w:val="center"/>
          </w:tcPr>
          <w:p w14:paraId="7652E166" w14:textId="77777777" w:rsidR="00567CD6" w:rsidRPr="00276539" w:rsidRDefault="00000000">
            <w:pPr>
              <w:spacing w:line="259" w:lineRule="auto"/>
              <w:ind w:left="190" w:right="0"/>
              <w:jc w:val="left"/>
              <w:rPr>
                <w:rFonts w:ascii="Verdana" w:eastAsia="Verdana" w:hAnsi="Verdana" w:cs="Verdana"/>
                <w:sz w:val="20"/>
                <w:szCs w:val="20"/>
              </w:rPr>
            </w:pPr>
            <w:r w:rsidRPr="00276539">
              <w:rPr>
                <w:rFonts w:ascii="Verdana" w:eastAsia="Verdana" w:hAnsi="Verdana" w:cs="Verdana"/>
                <w:sz w:val="20"/>
                <w:szCs w:val="20"/>
              </w:rPr>
              <w:t xml:space="preserve">06 </w:t>
            </w:r>
          </w:p>
        </w:tc>
        <w:tc>
          <w:tcPr>
            <w:tcW w:w="621" w:type="dxa"/>
            <w:tcBorders>
              <w:top w:val="single" w:sz="4" w:space="0" w:color="000000"/>
              <w:left w:val="single" w:sz="4" w:space="0" w:color="000000"/>
              <w:bottom w:val="single" w:sz="4" w:space="0" w:color="000000"/>
              <w:right w:val="single" w:sz="4" w:space="0" w:color="000000"/>
            </w:tcBorders>
            <w:vAlign w:val="center"/>
          </w:tcPr>
          <w:p w14:paraId="649DFE9D" w14:textId="77777777" w:rsidR="00567CD6" w:rsidRPr="00276539" w:rsidRDefault="00000000">
            <w:pPr>
              <w:spacing w:line="259" w:lineRule="auto"/>
              <w:ind w:left="184" w:right="0"/>
              <w:jc w:val="left"/>
              <w:rPr>
                <w:rFonts w:ascii="Verdana" w:eastAsia="Verdana" w:hAnsi="Verdana" w:cs="Verdana"/>
                <w:sz w:val="20"/>
                <w:szCs w:val="20"/>
              </w:rPr>
            </w:pPr>
            <w:r w:rsidRPr="00276539">
              <w:rPr>
                <w:rFonts w:ascii="Verdana" w:eastAsia="Verdana" w:hAnsi="Verdana" w:cs="Verdana"/>
                <w:sz w:val="20"/>
                <w:szCs w:val="20"/>
              </w:rPr>
              <w:t xml:space="preserve">04 </w:t>
            </w:r>
          </w:p>
        </w:tc>
        <w:tc>
          <w:tcPr>
            <w:tcW w:w="608" w:type="dxa"/>
            <w:tcBorders>
              <w:top w:val="single" w:sz="4" w:space="0" w:color="000000"/>
              <w:left w:val="single" w:sz="4" w:space="0" w:color="000000"/>
              <w:bottom w:val="single" w:sz="4" w:space="0" w:color="000000"/>
              <w:right w:val="single" w:sz="4" w:space="0" w:color="000000"/>
            </w:tcBorders>
            <w:vAlign w:val="center"/>
          </w:tcPr>
          <w:p w14:paraId="1C3DB0EB" w14:textId="77777777" w:rsidR="00567CD6" w:rsidRPr="00276539" w:rsidRDefault="00000000">
            <w:pPr>
              <w:spacing w:line="259" w:lineRule="auto"/>
              <w:ind w:left="145" w:right="0"/>
              <w:jc w:val="left"/>
              <w:rPr>
                <w:rFonts w:ascii="Verdana" w:eastAsia="Verdana" w:hAnsi="Verdana" w:cs="Verdana"/>
                <w:sz w:val="20"/>
                <w:szCs w:val="20"/>
              </w:rPr>
            </w:pPr>
            <w:r w:rsidRPr="00276539">
              <w:rPr>
                <w:rFonts w:ascii="Verdana" w:eastAsia="Verdana" w:hAnsi="Verdana" w:cs="Verdana"/>
                <w:sz w:val="20"/>
                <w:szCs w:val="20"/>
              </w:rPr>
              <w:t xml:space="preserve">02) </w:t>
            </w:r>
          </w:p>
        </w:tc>
        <w:tc>
          <w:tcPr>
            <w:tcW w:w="60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5B8DFB9" w14:textId="77777777" w:rsidR="00567CD6" w:rsidRPr="00276539" w:rsidRDefault="00000000">
            <w:pPr>
              <w:spacing w:line="259" w:lineRule="auto"/>
              <w:ind w:left="172" w:right="0"/>
              <w:jc w:val="left"/>
              <w:rPr>
                <w:rFonts w:ascii="Verdana" w:eastAsia="Verdana" w:hAnsi="Verdana" w:cs="Verdana"/>
                <w:sz w:val="20"/>
                <w:szCs w:val="20"/>
              </w:rPr>
            </w:pPr>
            <w:r w:rsidRPr="00276539">
              <w:rPr>
                <w:rFonts w:ascii="Verdana" w:eastAsia="Verdana" w:hAnsi="Verdana" w:cs="Verdana"/>
                <w:b/>
                <w:sz w:val="20"/>
                <w:szCs w:val="20"/>
              </w:rPr>
              <w:t xml:space="preserve">38 </w:t>
            </w:r>
          </w:p>
        </w:tc>
        <w:tc>
          <w:tcPr>
            <w:tcW w:w="604" w:type="dxa"/>
            <w:tcBorders>
              <w:top w:val="single" w:sz="4" w:space="0" w:color="000000"/>
              <w:left w:val="single" w:sz="4" w:space="0" w:color="000000"/>
              <w:bottom w:val="single" w:sz="4" w:space="0" w:color="000000"/>
              <w:right w:val="single" w:sz="4" w:space="0" w:color="000000"/>
            </w:tcBorders>
            <w:vAlign w:val="center"/>
          </w:tcPr>
          <w:p w14:paraId="206B601A" w14:textId="77777777" w:rsidR="00567CD6" w:rsidRPr="00276539" w:rsidRDefault="00000000">
            <w:pPr>
              <w:spacing w:line="259" w:lineRule="auto"/>
              <w:ind w:left="149" w:right="0"/>
              <w:jc w:val="left"/>
              <w:rPr>
                <w:rFonts w:ascii="Verdana" w:eastAsia="Verdana" w:hAnsi="Verdana" w:cs="Verdana"/>
                <w:sz w:val="20"/>
                <w:szCs w:val="20"/>
              </w:rPr>
            </w:pPr>
            <w:r w:rsidRPr="00276539">
              <w:rPr>
                <w:rFonts w:ascii="Verdana" w:eastAsia="Verdana" w:hAnsi="Verdana" w:cs="Verdana"/>
                <w:sz w:val="20"/>
                <w:szCs w:val="20"/>
              </w:rPr>
              <w:t xml:space="preserve">(56 </w:t>
            </w:r>
          </w:p>
        </w:tc>
        <w:tc>
          <w:tcPr>
            <w:tcW w:w="607" w:type="dxa"/>
            <w:tcBorders>
              <w:top w:val="single" w:sz="4" w:space="0" w:color="000000"/>
              <w:left w:val="single" w:sz="4" w:space="0" w:color="000000"/>
              <w:bottom w:val="single" w:sz="4" w:space="0" w:color="000000"/>
              <w:right w:val="single" w:sz="4" w:space="0" w:color="000000"/>
            </w:tcBorders>
            <w:vAlign w:val="center"/>
          </w:tcPr>
          <w:p w14:paraId="52527925"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57 </w:t>
            </w:r>
          </w:p>
        </w:tc>
        <w:tc>
          <w:tcPr>
            <w:tcW w:w="612" w:type="dxa"/>
            <w:tcBorders>
              <w:top w:val="single" w:sz="4" w:space="0" w:color="000000"/>
              <w:left w:val="single" w:sz="4" w:space="0" w:color="000000"/>
              <w:bottom w:val="single" w:sz="4" w:space="0" w:color="000000"/>
              <w:right w:val="single" w:sz="4" w:space="0" w:color="000000"/>
            </w:tcBorders>
            <w:vAlign w:val="center"/>
          </w:tcPr>
          <w:p w14:paraId="40FE6705"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58 </w:t>
            </w:r>
          </w:p>
        </w:tc>
        <w:tc>
          <w:tcPr>
            <w:tcW w:w="608" w:type="dxa"/>
            <w:tcBorders>
              <w:top w:val="single" w:sz="4" w:space="0" w:color="000000"/>
              <w:left w:val="single" w:sz="4" w:space="0" w:color="000000"/>
              <w:bottom w:val="single" w:sz="4" w:space="0" w:color="000000"/>
              <w:right w:val="single" w:sz="4" w:space="0" w:color="000000"/>
            </w:tcBorders>
            <w:vAlign w:val="center"/>
          </w:tcPr>
          <w:p w14:paraId="7AC2F7D7" w14:textId="77777777" w:rsidR="00567CD6" w:rsidRPr="00276539" w:rsidRDefault="00000000">
            <w:pPr>
              <w:spacing w:line="259" w:lineRule="auto"/>
              <w:ind w:left="181" w:right="0"/>
              <w:jc w:val="left"/>
              <w:rPr>
                <w:rFonts w:ascii="Verdana" w:eastAsia="Verdana" w:hAnsi="Verdana" w:cs="Verdana"/>
                <w:sz w:val="20"/>
                <w:szCs w:val="20"/>
              </w:rPr>
            </w:pPr>
            <w:r w:rsidRPr="00276539">
              <w:rPr>
                <w:rFonts w:ascii="Verdana" w:eastAsia="Verdana" w:hAnsi="Verdana" w:cs="Verdana"/>
                <w:sz w:val="20"/>
                <w:szCs w:val="20"/>
              </w:rPr>
              <w:t xml:space="preserve">79 </w:t>
            </w:r>
          </w:p>
        </w:tc>
        <w:tc>
          <w:tcPr>
            <w:tcW w:w="603" w:type="dxa"/>
            <w:tcBorders>
              <w:top w:val="single" w:sz="4" w:space="0" w:color="000000"/>
              <w:left w:val="single" w:sz="4" w:space="0" w:color="000000"/>
              <w:bottom w:val="single" w:sz="4" w:space="0" w:color="000000"/>
              <w:right w:val="single" w:sz="4" w:space="0" w:color="000000"/>
            </w:tcBorders>
            <w:vAlign w:val="center"/>
          </w:tcPr>
          <w:p w14:paraId="24AAE8D2" w14:textId="77777777" w:rsidR="00567CD6" w:rsidRPr="00276539" w:rsidRDefault="00000000">
            <w:pPr>
              <w:spacing w:line="259" w:lineRule="auto"/>
              <w:ind w:left="183" w:right="0"/>
              <w:jc w:val="left"/>
              <w:rPr>
                <w:rFonts w:ascii="Verdana" w:eastAsia="Verdana" w:hAnsi="Verdana" w:cs="Verdana"/>
                <w:sz w:val="20"/>
                <w:szCs w:val="20"/>
              </w:rPr>
            </w:pPr>
            <w:r w:rsidRPr="00276539">
              <w:rPr>
                <w:rFonts w:ascii="Verdana" w:eastAsia="Verdana" w:hAnsi="Verdana" w:cs="Verdana"/>
                <w:sz w:val="20"/>
                <w:szCs w:val="20"/>
              </w:rPr>
              <w:t xml:space="preserve">70 </w:t>
            </w:r>
          </w:p>
        </w:tc>
        <w:tc>
          <w:tcPr>
            <w:tcW w:w="608" w:type="dxa"/>
            <w:tcBorders>
              <w:top w:val="single" w:sz="4" w:space="0" w:color="000000"/>
              <w:left w:val="single" w:sz="4" w:space="0" w:color="000000"/>
              <w:bottom w:val="single" w:sz="4" w:space="0" w:color="000000"/>
              <w:right w:val="single" w:sz="4" w:space="0" w:color="000000"/>
            </w:tcBorders>
            <w:vAlign w:val="center"/>
          </w:tcPr>
          <w:p w14:paraId="4BB2818D" w14:textId="77777777" w:rsidR="00567CD6" w:rsidRPr="00276539" w:rsidRDefault="00000000">
            <w:pPr>
              <w:spacing w:line="259" w:lineRule="auto"/>
              <w:ind w:left="145" w:right="0"/>
              <w:jc w:val="left"/>
              <w:rPr>
                <w:rFonts w:ascii="Verdana" w:eastAsia="Verdana" w:hAnsi="Verdana" w:cs="Verdana"/>
                <w:sz w:val="20"/>
                <w:szCs w:val="20"/>
              </w:rPr>
            </w:pPr>
            <w:r w:rsidRPr="00276539">
              <w:rPr>
                <w:rFonts w:ascii="Verdana" w:eastAsia="Verdana" w:hAnsi="Verdana" w:cs="Verdana"/>
                <w:sz w:val="20"/>
                <w:szCs w:val="20"/>
              </w:rPr>
              <w:t xml:space="preserve">45) </w:t>
            </w:r>
          </w:p>
        </w:tc>
        <w:tc>
          <w:tcPr>
            <w:tcW w:w="1010" w:type="dxa"/>
            <w:tcBorders>
              <w:top w:val="single" w:sz="4" w:space="0" w:color="000000"/>
              <w:left w:val="single" w:sz="4" w:space="0" w:color="000000"/>
              <w:bottom w:val="single" w:sz="4" w:space="0" w:color="000000"/>
              <w:right w:val="single" w:sz="4" w:space="0" w:color="000000"/>
            </w:tcBorders>
          </w:tcPr>
          <w:p w14:paraId="1A20E015"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6CC5FE15" w14:textId="77777777">
        <w:trPr>
          <w:trHeight w:val="447"/>
        </w:trPr>
        <w:tc>
          <w:tcPr>
            <w:tcW w:w="609" w:type="dxa"/>
            <w:tcBorders>
              <w:top w:val="single" w:sz="4" w:space="0" w:color="000000"/>
              <w:left w:val="single" w:sz="4" w:space="0" w:color="000000"/>
              <w:bottom w:val="single" w:sz="4" w:space="0" w:color="000000"/>
              <w:right w:val="single" w:sz="4" w:space="0" w:color="000000"/>
            </w:tcBorders>
            <w:vAlign w:val="center"/>
          </w:tcPr>
          <w:p w14:paraId="348043BD" w14:textId="77777777" w:rsidR="00567CD6" w:rsidRPr="00276539" w:rsidRDefault="00000000">
            <w:pPr>
              <w:spacing w:line="259" w:lineRule="auto"/>
              <w:ind w:left="91" w:right="0"/>
              <w:jc w:val="left"/>
              <w:rPr>
                <w:rFonts w:ascii="Verdana" w:eastAsia="Verdana" w:hAnsi="Verdana" w:cs="Verdana"/>
                <w:sz w:val="20"/>
                <w:szCs w:val="20"/>
              </w:rPr>
            </w:pPr>
            <w:r w:rsidRPr="00276539">
              <w:rPr>
                <w:rFonts w:ascii="Verdana" w:eastAsia="Verdana" w:hAnsi="Verdana" w:cs="Verdana"/>
                <w:sz w:val="20"/>
                <w:szCs w:val="20"/>
              </w:rPr>
              <w:lastRenderedPageBreak/>
              <w:t xml:space="preserve">pivot </w:t>
            </w:r>
          </w:p>
        </w:tc>
        <w:tc>
          <w:tcPr>
            <w:tcW w:w="621" w:type="dxa"/>
            <w:tcBorders>
              <w:top w:val="single" w:sz="4" w:space="0" w:color="000000"/>
              <w:left w:val="single" w:sz="4" w:space="0" w:color="000000"/>
              <w:bottom w:val="single" w:sz="4" w:space="0" w:color="000000"/>
              <w:right w:val="single" w:sz="4" w:space="0" w:color="000000"/>
            </w:tcBorders>
          </w:tcPr>
          <w:p w14:paraId="37B3799C"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7B4D283D"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5A0DB2CE"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5A917269"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vAlign w:val="center"/>
          </w:tcPr>
          <w:p w14:paraId="18DEFD5D" w14:textId="77777777" w:rsidR="00567CD6" w:rsidRPr="00276539" w:rsidRDefault="00000000">
            <w:pPr>
              <w:spacing w:line="259" w:lineRule="auto"/>
              <w:ind w:left="0" w:right="15"/>
              <w:jc w:val="center"/>
              <w:rPr>
                <w:rFonts w:ascii="Verdana" w:eastAsia="Verdana" w:hAnsi="Verdana" w:cs="Verdana"/>
                <w:sz w:val="20"/>
                <w:szCs w:val="20"/>
              </w:rPr>
            </w:pPr>
            <w:r w:rsidRPr="00276539">
              <w:rPr>
                <w:rFonts w:ascii="Verdana" w:eastAsia="Verdana" w:hAnsi="Verdana" w:cs="Verdana"/>
                <w:sz w:val="20"/>
                <w:szCs w:val="20"/>
              </w:rPr>
              <w:t xml:space="preserve">j,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DAA9CBF"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554C1B8F"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63CA246C"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5CE43D8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B18DB9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43AC8273"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C154CC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682EF6FC"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72771F1D" w14:textId="77777777">
        <w:trPr>
          <w:trHeight w:val="348"/>
        </w:trPr>
        <w:tc>
          <w:tcPr>
            <w:tcW w:w="609" w:type="dxa"/>
            <w:tcBorders>
              <w:top w:val="single" w:sz="4" w:space="0" w:color="000000"/>
              <w:left w:val="single" w:sz="4" w:space="0" w:color="000000"/>
              <w:bottom w:val="single" w:sz="4" w:space="0" w:color="000000"/>
              <w:right w:val="single" w:sz="4" w:space="0" w:color="000000"/>
            </w:tcBorders>
          </w:tcPr>
          <w:p w14:paraId="02B151FC" w14:textId="77777777" w:rsidR="00567CD6" w:rsidRPr="00276539" w:rsidRDefault="00000000">
            <w:pPr>
              <w:spacing w:line="259" w:lineRule="auto"/>
              <w:ind w:left="149" w:right="0"/>
              <w:jc w:val="left"/>
              <w:rPr>
                <w:rFonts w:ascii="Verdana" w:eastAsia="Verdana" w:hAnsi="Verdana" w:cs="Verdana"/>
                <w:sz w:val="20"/>
                <w:szCs w:val="20"/>
              </w:rPr>
            </w:pPr>
            <w:r w:rsidRPr="00276539">
              <w:rPr>
                <w:rFonts w:ascii="Verdana" w:eastAsia="Verdana" w:hAnsi="Verdana" w:cs="Verdana"/>
                <w:sz w:val="20"/>
                <w:szCs w:val="20"/>
              </w:rPr>
              <w:t xml:space="preserve">(02 </w:t>
            </w:r>
          </w:p>
        </w:tc>
        <w:tc>
          <w:tcPr>
            <w:tcW w:w="621" w:type="dxa"/>
            <w:tcBorders>
              <w:top w:val="single" w:sz="4" w:space="0" w:color="000000"/>
              <w:left w:val="single" w:sz="4" w:space="0" w:color="000000"/>
              <w:bottom w:val="single" w:sz="4" w:space="0" w:color="000000"/>
              <w:right w:val="single" w:sz="4" w:space="0" w:color="000000"/>
            </w:tcBorders>
          </w:tcPr>
          <w:p w14:paraId="67A2E8D1"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sz w:val="20"/>
                <w:szCs w:val="20"/>
              </w:rPr>
              <w:t xml:space="preserve">08 </w:t>
            </w:r>
          </w:p>
        </w:tc>
        <w:tc>
          <w:tcPr>
            <w:tcW w:w="609" w:type="dxa"/>
            <w:tcBorders>
              <w:top w:val="single" w:sz="4" w:space="0" w:color="000000"/>
              <w:left w:val="single" w:sz="4" w:space="0" w:color="000000"/>
              <w:bottom w:val="single" w:sz="4" w:space="0" w:color="000000"/>
              <w:right w:val="single" w:sz="4" w:space="0" w:color="000000"/>
            </w:tcBorders>
          </w:tcPr>
          <w:p w14:paraId="6FCA8393" w14:textId="77777777" w:rsidR="00567CD6" w:rsidRPr="00276539" w:rsidRDefault="00000000">
            <w:pPr>
              <w:spacing w:line="259" w:lineRule="auto"/>
              <w:ind w:left="8" w:right="0"/>
              <w:jc w:val="center"/>
              <w:rPr>
                <w:rFonts w:ascii="Verdana" w:eastAsia="Verdana" w:hAnsi="Verdana" w:cs="Verdana"/>
                <w:sz w:val="20"/>
                <w:szCs w:val="20"/>
              </w:rPr>
            </w:pPr>
            <w:r w:rsidRPr="00276539">
              <w:rPr>
                <w:rFonts w:ascii="Verdana" w:eastAsia="Verdana" w:hAnsi="Verdana" w:cs="Verdana"/>
                <w:sz w:val="20"/>
                <w:szCs w:val="20"/>
              </w:rPr>
              <w:t xml:space="preserve">16 </w:t>
            </w:r>
          </w:p>
        </w:tc>
        <w:tc>
          <w:tcPr>
            <w:tcW w:w="609" w:type="dxa"/>
            <w:tcBorders>
              <w:top w:val="single" w:sz="4" w:space="0" w:color="000000"/>
              <w:left w:val="single" w:sz="4" w:space="0" w:color="000000"/>
              <w:bottom w:val="single" w:sz="4" w:space="0" w:color="000000"/>
              <w:right w:val="single" w:sz="4" w:space="0" w:color="000000"/>
            </w:tcBorders>
          </w:tcPr>
          <w:p w14:paraId="47269397" w14:textId="77777777" w:rsidR="00567CD6" w:rsidRPr="00276539" w:rsidRDefault="00000000">
            <w:pPr>
              <w:spacing w:line="259" w:lineRule="auto"/>
              <w:ind w:left="190" w:right="0"/>
              <w:jc w:val="left"/>
              <w:rPr>
                <w:rFonts w:ascii="Verdana" w:eastAsia="Verdana" w:hAnsi="Verdana" w:cs="Verdana"/>
                <w:sz w:val="20"/>
                <w:szCs w:val="20"/>
              </w:rPr>
            </w:pPr>
            <w:r w:rsidRPr="00276539">
              <w:rPr>
                <w:rFonts w:ascii="Verdana" w:eastAsia="Verdana" w:hAnsi="Verdana" w:cs="Verdana"/>
                <w:sz w:val="20"/>
                <w:szCs w:val="20"/>
              </w:rPr>
              <w:t xml:space="preserve">06 </w:t>
            </w:r>
          </w:p>
        </w:tc>
        <w:tc>
          <w:tcPr>
            <w:tcW w:w="621" w:type="dxa"/>
            <w:tcBorders>
              <w:top w:val="single" w:sz="4" w:space="0" w:color="000000"/>
              <w:left w:val="single" w:sz="4" w:space="0" w:color="000000"/>
              <w:bottom w:val="single" w:sz="4" w:space="0" w:color="000000"/>
              <w:right w:val="single" w:sz="4" w:space="0" w:color="000000"/>
            </w:tcBorders>
          </w:tcPr>
          <w:p w14:paraId="2DF8E4FE" w14:textId="77777777" w:rsidR="00567CD6" w:rsidRPr="00276539" w:rsidRDefault="00000000">
            <w:pPr>
              <w:spacing w:line="259" w:lineRule="auto"/>
              <w:ind w:left="145" w:right="0"/>
              <w:jc w:val="left"/>
              <w:rPr>
                <w:rFonts w:ascii="Verdana" w:eastAsia="Verdana" w:hAnsi="Verdana" w:cs="Verdana"/>
                <w:sz w:val="20"/>
                <w:szCs w:val="20"/>
              </w:rPr>
            </w:pPr>
            <w:r w:rsidRPr="00276539">
              <w:rPr>
                <w:rFonts w:ascii="Verdana" w:eastAsia="Verdana" w:hAnsi="Verdana" w:cs="Verdana"/>
                <w:sz w:val="20"/>
                <w:szCs w:val="20"/>
              </w:rPr>
              <w:t xml:space="preserve">04) </w:t>
            </w:r>
          </w:p>
        </w:tc>
        <w:tc>
          <w:tcPr>
            <w:tcW w:w="608" w:type="dxa"/>
            <w:tcBorders>
              <w:top w:val="single" w:sz="4" w:space="0" w:color="000000"/>
              <w:left w:val="single" w:sz="4" w:space="0" w:color="000000"/>
              <w:bottom w:val="single" w:sz="4" w:space="0" w:color="000000"/>
              <w:right w:val="single" w:sz="4" w:space="0" w:color="000000"/>
            </w:tcBorders>
            <w:shd w:val="clear" w:color="auto" w:fill="E6E6E6"/>
          </w:tcPr>
          <w:p w14:paraId="4075B5A5" w14:textId="77777777" w:rsidR="00567CD6" w:rsidRPr="00276539" w:rsidRDefault="00000000">
            <w:pPr>
              <w:spacing w:line="259" w:lineRule="auto"/>
              <w:ind w:left="169" w:right="0"/>
              <w:jc w:val="left"/>
              <w:rPr>
                <w:rFonts w:ascii="Verdana" w:eastAsia="Verdana" w:hAnsi="Verdana" w:cs="Verdana"/>
                <w:sz w:val="20"/>
                <w:szCs w:val="20"/>
              </w:rPr>
            </w:pPr>
            <w:r w:rsidRPr="00276539">
              <w:rPr>
                <w:rFonts w:ascii="Verdana" w:eastAsia="Verdana" w:hAnsi="Verdana" w:cs="Verdana"/>
                <w:b/>
                <w:sz w:val="20"/>
                <w:szCs w:val="20"/>
              </w:rPr>
              <w:t xml:space="preserve">24 </w:t>
            </w:r>
          </w:p>
        </w:tc>
        <w:tc>
          <w:tcPr>
            <w:tcW w:w="608" w:type="dxa"/>
            <w:tcBorders>
              <w:top w:val="single" w:sz="4" w:space="0" w:color="000000"/>
              <w:left w:val="single" w:sz="4" w:space="0" w:color="000000"/>
              <w:bottom w:val="single" w:sz="4" w:space="0" w:color="000000"/>
              <w:right w:val="single" w:sz="4" w:space="0" w:color="000000"/>
            </w:tcBorders>
          </w:tcPr>
          <w:p w14:paraId="7EC65ED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1B307D00"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2E38334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3D131EAD"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218CB96D"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EB257A0"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0AD8647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2A935D8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004BE624" w14:textId="77777777">
        <w:trPr>
          <w:trHeight w:val="454"/>
        </w:trPr>
        <w:tc>
          <w:tcPr>
            <w:tcW w:w="609" w:type="dxa"/>
            <w:tcBorders>
              <w:top w:val="single" w:sz="4" w:space="0" w:color="000000"/>
              <w:left w:val="single" w:sz="4" w:space="0" w:color="000000"/>
              <w:bottom w:val="single" w:sz="4" w:space="0" w:color="000000"/>
              <w:right w:val="single" w:sz="4" w:space="0" w:color="000000"/>
            </w:tcBorders>
          </w:tcPr>
          <w:p w14:paraId="5EF18209" w14:textId="77777777" w:rsidR="00567CD6" w:rsidRPr="00276539" w:rsidRDefault="00000000">
            <w:pPr>
              <w:spacing w:line="259" w:lineRule="auto"/>
              <w:ind w:left="12" w:right="0"/>
              <w:jc w:val="center"/>
              <w:rPr>
                <w:rFonts w:ascii="Verdana" w:eastAsia="Verdana" w:hAnsi="Verdana" w:cs="Verdana"/>
                <w:sz w:val="20"/>
                <w:szCs w:val="20"/>
              </w:rPr>
            </w:pPr>
            <w:r w:rsidRPr="00276539">
              <w:rPr>
                <w:rFonts w:ascii="Verdana" w:eastAsia="Verdana" w:hAnsi="Verdana" w:cs="Verdana"/>
                <w:sz w:val="20"/>
                <w:szCs w:val="20"/>
              </w:rPr>
              <w:t xml:space="preserve">pivot, j </w:t>
            </w:r>
          </w:p>
        </w:tc>
        <w:tc>
          <w:tcPr>
            <w:tcW w:w="621" w:type="dxa"/>
            <w:tcBorders>
              <w:top w:val="single" w:sz="4" w:space="0" w:color="000000"/>
              <w:left w:val="single" w:sz="4" w:space="0" w:color="000000"/>
              <w:bottom w:val="single" w:sz="4" w:space="0" w:color="000000"/>
              <w:right w:val="single" w:sz="4" w:space="0" w:color="000000"/>
            </w:tcBorders>
            <w:vAlign w:val="center"/>
          </w:tcPr>
          <w:p w14:paraId="72167FB0" w14:textId="77777777" w:rsidR="00567CD6" w:rsidRPr="00276539" w:rsidRDefault="00000000">
            <w:pPr>
              <w:spacing w:line="259" w:lineRule="auto"/>
              <w:ind w:left="0" w:right="8"/>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642D7CC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401878E5"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05E2AF2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64671DD9"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62F0F92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51924506"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736ECF7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D19213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81BAB2C"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68828462"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21D95C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74085FB0"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4CF8C87F" w14:textId="77777777">
        <w:trPr>
          <w:trHeight w:val="343"/>
        </w:trPr>
        <w:tc>
          <w:tcPr>
            <w:tcW w:w="609" w:type="dxa"/>
            <w:tcBorders>
              <w:top w:val="single" w:sz="4" w:space="0" w:color="000000"/>
              <w:left w:val="single" w:sz="4" w:space="0" w:color="000000"/>
              <w:bottom w:val="single" w:sz="4" w:space="0" w:color="000000"/>
              <w:right w:val="single" w:sz="4" w:space="0" w:color="000000"/>
            </w:tcBorders>
            <w:shd w:val="clear" w:color="auto" w:fill="E6E6E6"/>
          </w:tcPr>
          <w:p w14:paraId="7AC8A8A6" w14:textId="77777777" w:rsidR="00567CD6" w:rsidRPr="00276539" w:rsidRDefault="00000000">
            <w:pPr>
              <w:spacing w:line="259" w:lineRule="auto"/>
              <w:ind w:left="173" w:right="0"/>
              <w:jc w:val="left"/>
              <w:rPr>
                <w:rFonts w:ascii="Verdana" w:eastAsia="Verdana" w:hAnsi="Verdana" w:cs="Verdana"/>
                <w:sz w:val="20"/>
                <w:szCs w:val="20"/>
              </w:rPr>
            </w:pPr>
            <w:r w:rsidRPr="00276539">
              <w:rPr>
                <w:rFonts w:ascii="Verdana" w:eastAsia="Verdana" w:hAnsi="Verdana" w:cs="Verdana"/>
                <w:b/>
                <w:sz w:val="20"/>
                <w:szCs w:val="20"/>
              </w:rPr>
              <w:t xml:space="preserve">02 </w:t>
            </w:r>
          </w:p>
        </w:tc>
        <w:tc>
          <w:tcPr>
            <w:tcW w:w="621" w:type="dxa"/>
            <w:tcBorders>
              <w:top w:val="single" w:sz="4" w:space="0" w:color="000000"/>
              <w:left w:val="single" w:sz="4" w:space="0" w:color="000000"/>
              <w:bottom w:val="single" w:sz="4" w:space="0" w:color="000000"/>
              <w:right w:val="single" w:sz="4" w:space="0" w:color="000000"/>
            </w:tcBorders>
          </w:tcPr>
          <w:p w14:paraId="7EFAE3A2" w14:textId="77777777" w:rsidR="00567CD6" w:rsidRPr="00276539" w:rsidRDefault="00000000">
            <w:pPr>
              <w:spacing w:line="259" w:lineRule="auto"/>
              <w:ind w:left="143" w:right="0"/>
              <w:jc w:val="left"/>
              <w:rPr>
                <w:rFonts w:ascii="Verdana" w:eastAsia="Verdana" w:hAnsi="Verdana" w:cs="Verdana"/>
                <w:sz w:val="20"/>
                <w:szCs w:val="20"/>
              </w:rPr>
            </w:pPr>
            <w:r w:rsidRPr="00276539">
              <w:rPr>
                <w:rFonts w:ascii="Verdana" w:eastAsia="Verdana" w:hAnsi="Verdana" w:cs="Verdana"/>
                <w:sz w:val="20"/>
                <w:szCs w:val="20"/>
              </w:rPr>
              <w:t xml:space="preserve">(08 </w:t>
            </w:r>
          </w:p>
        </w:tc>
        <w:tc>
          <w:tcPr>
            <w:tcW w:w="609" w:type="dxa"/>
            <w:tcBorders>
              <w:top w:val="single" w:sz="4" w:space="0" w:color="000000"/>
              <w:left w:val="single" w:sz="4" w:space="0" w:color="000000"/>
              <w:bottom w:val="single" w:sz="4" w:space="0" w:color="000000"/>
              <w:right w:val="single" w:sz="4" w:space="0" w:color="000000"/>
            </w:tcBorders>
          </w:tcPr>
          <w:p w14:paraId="79FBCBB0" w14:textId="77777777" w:rsidR="00567CD6" w:rsidRPr="00276539" w:rsidRDefault="00000000">
            <w:pPr>
              <w:spacing w:line="259" w:lineRule="auto"/>
              <w:ind w:left="8" w:right="0"/>
              <w:jc w:val="center"/>
              <w:rPr>
                <w:rFonts w:ascii="Verdana" w:eastAsia="Verdana" w:hAnsi="Verdana" w:cs="Verdana"/>
                <w:sz w:val="20"/>
                <w:szCs w:val="20"/>
              </w:rPr>
            </w:pPr>
            <w:r w:rsidRPr="00276539">
              <w:rPr>
                <w:rFonts w:ascii="Verdana" w:eastAsia="Verdana" w:hAnsi="Verdana" w:cs="Verdana"/>
                <w:sz w:val="20"/>
                <w:szCs w:val="20"/>
              </w:rPr>
              <w:t xml:space="preserve">16 </w:t>
            </w:r>
          </w:p>
        </w:tc>
        <w:tc>
          <w:tcPr>
            <w:tcW w:w="609" w:type="dxa"/>
            <w:tcBorders>
              <w:top w:val="single" w:sz="4" w:space="0" w:color="000000"/>
              <w:left w:val="single" w:sz="4" w:space="0" w:color="000000"/>
              <w:bottom w:val="single" w:sz="4" w:space="0" w:color="000000"/>
              <w:right w:val="single" w:sz="4" w:space="0" w:color="000000"/>
            </w:tcBorders>
          </w:tcPr>
          <w:p w14:paraId="4BC2194C" w14:textId="77777777" w:rsidR="00567CD6" w:rsidRPr="00276539" w:rsidRDefault="00000000">
            <w:pPr>
              <w:spacing w:line="259" w:lineRule="auto"/>
              <w:ind w:left="190" w:right="0"/>
              <w:jc w:val="left"/>
              <w:rPr>
                <w:rFonts w:ascii="Verdana" w:eastAsia="Verdana" w:hAnsi="Verdana" w:cs="Verdana"/>
                <w:sz w:val="20"/>
                <w:szCs w:val="20"/>
              </w:rPr>
            </w:pPr>
            <w:r w:rsidRPr="00276539">
              <w:rPr>
                <w:rFonts w:ascii="Verdana" w:eastAsia="Verdana" w:hAnsi="Verdana" w:cs="Verdana"/>
                <w:sz w:val="20"/>
                <w:szCs w:val="20"/>
              </w:rPr>
              <w:t xml:space="preserve">06 </w:t>
            </w:r>
          </w:p>
        </w:tc>
        <w:tc>
          <w:tcPr>
            <w:tcW w:w="621" w:type="dxa"/>
            <w:tcBorders>
              <w:top w:val="single" w:sz="4" w:space="0" w:color="000000"/>
              <w:left w:val="single" w:sz="4" w:space="0" w:color="000000"/>
              <w:bottom w:val="single" w:sz="4" w:space="0" w:color="000000"/>
              <w:right w:val="single" w:sz="4" w:space="0" w:color="000000"/>
            </w:tcBorders>
          </w:tcPr>
          <w:p w14:paraId="705143E9" w14:textId="77777777" w:rsidR="00567CD6" w:rsidRPr="00276539" w:rsidRDefault="00000000">
            <w:pPr>
              <w:spacing w:line="259" w:lineRule="auto"/>
              <w:ind w:left="145" w:right="0"/>
              <w:jc w:val="left"/>
              <w:rPr>
                <w:rFonts w:ascii="Verdana" w:eastAsia="Verdana" w:hAnsi="Verdana" w:cs="Verdana"/>
                <w:sz w:val="20"/>
                <w:szCs w:val="20"/>
              </w:rPr>
            </w:pPr>
            <w:r w:rsidRPr="00276539">
              <w:rPr>
                <w:rFonts w:ascii="Verdana" w:eastAsia="Verdana" w:hAnsi="Verdana" w:cs="Verdana"/>
                <w:sz w:val="20"/>
                <w:szCs w:val="20"/>
              </w:rPr>
              <w:t xml:space="preserve">04) </w:t>
            </w:r>
          </w:p>
        </w:tc>
        <w:tc>
          <w:tcPr>
            <w:tcW w:w="608" w:type="dxa"/>
            <w:tcBorders>
              <w:top w:val="single" w:sz="4" w:space="0" w:color="000000"/>
              <w:left w:val="single" w:sz="4" w:space="0" w:color="000000"/>
              <w:bottom w:val="single" w:sz="4" w:space="0" w:color="000000"/>
              <w:right w:val="single" w:sz="4" w:space="0" w:color="000000"/>
            </w:tcBorders>
          </w:tcPr>
          <w:p w14:paraId="78A73089"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0FDF16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6921E895"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54E48DD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5F23738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6E1337B6"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724D3A20"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17BBC4F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197F8AB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0773DBF2" w14:textId="77777777">
        <w:trPr>
          <w:trHeight w:val="352"/>
        </w:trPr>
        <w:tc>
          <w:tcPr>
            <w:tcW w:w="609" w:type="dxa"/>
            <w:tcBorders>
              <w:top w:val="single" w:sz="4" w:space="0" w:color="000000"/>
              <w:left w:val="single" w:sz="4" w:space="0" w:color="000000"/>
              <w:bottom w:val="single" w:sz="4" w:space="0" w:color="000000"/>
              <w:right w:val="single" w:sz="4" w:space="0" w:color="000000"/>
            </w:tcBorders>
          </w:tcPr>
          <w:p w14:paraId="7F30974F"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0629B67A" w14:textId="77777777" w:rsidR="00567CD6" w:rsidRPr="00276539" w:rsidRDefault="00000000">
            <w:pPr>
              <w:spacing w:line="259" w:lineRule="auto"/>
              <w:ind w:left="76" w:right="0"/>
              <w:rPr>
                <w:rFonts w:ascii="Verdana" w:eastAsia="Verdana" w:hAnsi="Verdana" w:cs="Verdana"/>
                <w:sz w:val="20"/>
                <w:szCs w:val="20"/>
              </w:rPr>
            </w:pPr>
            <w:r w:rsidRPr="00276539">
              <w:rPr>
                <w:rFonts w:ascii="Verdana" w:eastAsia="Verdana" w:hAnsi="Verdana" w:cs="Verdana"/>
                <w:sz w:val="20"/>
                <w:szCs w:val="20"/>
              </w:rPr>
              <w:t xml:space="preserve">pivot </w:t>
            </w:r>
          </w:p>
        </w:tc>
        <w:tc>
          <w:tcPr>
            <w:tcW w:w="609" w:type="dxa"/>
            <w:tcBorders>
              <w:top w:val="single" w:sz="4" w:space="0" w:color="000000"/>
              <w:left w:val="single" w:sz="4" w:space="0" w:color="000000"/>
              <w:bottom w:val="single" w:sz="4" w:space="0" w:color="000000"/>
              <w:right w:val="single" w:sz="4" w:space="0" w:color="000000"/>
            </w:tcBorders>
          </w:tcPr>
          <w:p w14:paraId="094A14B4" w14:textId="77777777" w:rsidR="00567CD6" w:rsidRPr="00276539" w:rsidRDefault="00000000">
            <w:pPr>
              <w:spacing w:line="259" w:lineRule="auto"/>
              <w:ind w:left="2" w:right="0"/>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7A090192"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468E497B" w14:textId="77777777" w:rsidR="00567CD6" w:rsidRPr="00276539" w:rsidRDefault="00000000">
            <w:pPr>
              <w:spacing w:line="259" w:lineRule="auto"/>
              <w:ind w:left="0" w:right="4"/>
              <w:jc w:val="center"/>
              <w:rPr>
                <w:rFonts w:ascii="Verdana" w:eastAsia="Verdana" w:hAnsi="Verdana" w:cs="Verdana"/>
                <w:sz w:val="20"/>
                <w:szCs w:val="20"/>
              </w:rPr>
            </w:pPr>
            <w:r w:rsidRPr="00276539">
              <w:rPr>
                <w:rFonts w:ascii="Verdana" w:eastAsia="Verdana" w:hAnsi="Verdana" w:cs="Verdana"/>
                <w:sz w:val="20"/>
                <w:szCs w:val="20"/>
              </w:rPr>
              <w:t xml:space="preserve">j </w:t>
            </w:r>
          </w:p>
        </w:tc>
        <w:tc>
          <w:tcPr>
            <w:tcW w:w="608" w:type="dxa"/>
            <w:tcBorders>
              <w:top w:val="single" w:sz="4" w:space="0" w:color="000000"/>
              <w:left w:val="single" w:sz="4" w:space="0" w:color="000000"/>
              <w:bottom w:val="single" w:sz="4" w:space="0" w:color="000000"/>
              <w:right w:val="single" w:sz="4" w:space="0" w:color="000000"/>
            </w:tcBorders>
          </w:tcPr>
          <w:p w14:paraId="5BA5CEDF"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02FE1D0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69AC4B1D"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11CA92DF"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23713EB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A80CEAC"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4A85798C"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D94BA4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4DBA8457" w14:textId="77777777" w:rsidR="00567CD6" w:rsidRPr="00276539" w:rsidRDefault="00000000">
            <w:pPr>
              <w:spacing w:line="259" w:lineRule="auto"/>
              <w:ind w:left="49" w:right="0"/>
              <w:rPr>
                <w:rFonts w:ascii="Verdana" w:eastAsia="Verdana" w:hAnsi="Verdana" w:cs="Verdana"/>
                <w:sz w:val="20"/>
                <w:szCs w:val="20"/>
              </w:rPr>
            </w:pPr>
            <w:r w:rsidRPr="00276539">
              <w:rPr>
                <w:rFonts w:ascii="Verdana" w:eastAsia="Verdana" w:hAnsi="Verdana" w:cs="Verdana"/>
                <w:sz w:val="20"/>
                <w:szCs w:val="20"/>
              </w:rPr>
              <w:t xml:space="preserve">swap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&amp; j </w:t>
            </w:r>
          </w:p>
        </w:tc>
      </w:tr>
      <w:tr w:rsidR="00276539" w:rsidRPr="00276539" w14:paraId="52536947" w14:textId="77777777">
        <w:trPr>
          <w:trHeight w:val="350"/>
        </w:trPr>
        <w:tc>
          <w:tcPr>
            <w:tcW w:w="609" w:type="dxa"/>
            <w:tcBorders>
              <w:top w:val="single" w:sz="4" w:space="0" w:color="000000"/>
              <w:left w:val="single" w:sz="4" w:space="0" w:color="000000"/>
              <w:bottom w:val="single" w:sz="4" w:space="0" w:color="000000"/>
              <w:right w:val="single" w:sz="4" w:space="0" w:color="000000"/>
            </w:tcBorders>
          </w:tcPr>
          <w:p w14:paraId="02C97A55"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0666B0D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2C9A4CFF" w14:textId="77777777" w:rsidR="00567CD6" w:rsidRPr="00276539" w:rsidRDefault="00000000">
            <w:pPr>
              <w:spacing w:line="259" w:lineRule="auto"/>
              <w:ind w:left="8" w:right="0"/>
              <w:jc w:val="center"/>
              <w:rPr>
                <w:rFonts w:ascii="Verdana" w:eastAsia="Verdana" w:hAnsi="Verdana" w:cs="Verdana"/>
                <w:sz w:val="20"/>
                <w:szCs w:val="20"/>
              </w:rPr>
            </w:pPr>
            <w:r w:rsidRPr="00276539">
              <w:rPr>
                <w:rFonts w:ascii="Verdana" w:eastAsia="Verdana" w:hAnsi="Verdana" w:cs="Verdana"/>
                <w:sz w:val="20"/>
                <w:szCs w:val="20"/>
              </w:rPr>
              <w:t xml:space="preserve">04 </w:t>
            </w:r>
          </w:p>
        </w:tc>
        <w:tc>
          <w:tcPr>
            <w:tcW w:w="609" w:type="dxa"/>
            <w:tcBorders>
              <w:top w:val="single" w:sz="4" w:space="0" w:color="000000"/>
              <w:left w:val="single" w:sz="4" w:space="0" w:color="000000"/>
              <w:bottom w:val="single" w:sz="4" w:space="0" w:color="000000"/>
              <w:right w:val="single" w:sz="4" w:space="0" w:color="000000"/>
            </w:tcBorders>
          </w:tcPr>
          <w:p w14:paraId="3688A1E7"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32B7EC41" w14:textId="77777777" w:rsidR="00567CD6" w:rsidRPr="00276539" w:rsidRDefault="00000000">
            <w:pPr>
              <w:spacing w:line="259" w:lineRule="auto"/>
              <w:ind w:left="184" w:right="0"/>
              <w:jc w:val="left"/>
              <w:rPr>
                <w:rFonts w:ascii="Verdana" w:eastAsia="Verdana" w:hAnsi="Verdana" w:cs="Verdana"/>
                <w:sz w:val="20"/>
                <w:szCs w:val="20"/>
              </w:rPr>
            </w:pPr>
            <w:r w:rsidRPr="00276539">
              <w:rPr>
                <w:rFonts w:ascii="Verdana" w:eastAsia="Verdana" w:hAnsi="Verdana" w:cs="Verdana"/>
                <w:sz w:val="20"/>
                <w:szCs w:val="20"/>
              </w:rPr>
              <w:t xml:space="preserve">16 </w:t>
            </w:r>
          </w:p>
        </w:tc>
        <w:tc>
          <w:tcPr>
            <w:tcW w:w="608" w:type="dxa"/>
            <w:tcBorders>
              <w:top w:val="single" w:sz="4" w:space="0" w:color="000000"/>
              <w:left w:val="single" w:sz="4" w:space="0" w:color="000000"/>
              <w:bottom w:val="single" w:sz="4" w:space="0" w:color="000000"/>
              <w:right w:val="single" w:sz="4" w:space="0" w:color="000000"/>
            </w:tcBorders>
          </w:tcPr>
          <w:p w14:paraId="54EF46C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A7B90A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7169CF6D"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03478A9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6A9CEF1D"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218E1C1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63D8155D"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3B8726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060A405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46DBFA59" w14:textId="77777777">
        <w:trPr>
          <w:trHeight w:val="346"/>
        </w:trPr>
        <w:tc>
          <w:tcPr>
            <w:tcW w:w="609" w:type="dxa"/>
            <w:tcBorders>
              <w:top w:val="single" w:sz="4" w:space="0" w:color="000000"/>
              <w:left w:val="single" w:sz="4" w:space="0" w:color="000000"/>
              <w:bottom w:val="single" w:sz="4" w:space="0" w:color="000000"/>
              <w:right w:val="single" w:sz="4" w:space="0" w:color="000000"/>
            </w:tcBorders>
          </w:tcPr>
          <w:p w14:paraId="64FAA58D"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7EAE0D7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7647F9CD"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424730AC" w14:textId="77777777" w:rsidR="00567CD6" w:rsidRPr="00276539" w:rsidRDefault="00000000">
            <w:pPr>
              <w:spacing w:line="259" w:lineRule="auto"/>
              <w:ind w:left="2" w:right="0"/>
              <w:jc w:val="center"/>
              <w:rPr>
                <w:rFonts w:ascii="Verdana" w:eastAsia="Verdana" w:hAnsi="Verdana" w:cs="Verdana"/>
                <w:sz w:val="20"/>
                <w:szCs w:val="20"/>
              </w:rPr>
            </w:pPr>
            <w:r w:rsidRPr="00276539">
              <w:rPr>
                <w:rFonts w:ascii="Verdana" w:eastAsia="Verdana" w:hAnsi="Verdana" w:cs="Verdana"/>
                <w:sz w:val="20"/>
                <w:szCs w:val="20"/>
              </w:rPr>
              <w:t xml:space="preserve">j </w:t>
            </w:r>
          </w:p>
        </w:tc>
        <w:tc>
          <w:tcPr>
            <w:tcW w:w="621" w:type="dxa"/>
            <w:tcBorders>
              <w:top w:val="single" w:sz="4" w:space="0" w:color="000000"/>
              <w:left w:val="single" w:sz="4" w:space="0" w:color="000000"/>
              <w:bottom w:val="single" w:sz="4" w:space="0" w:color="000000"/>
              <w:right w:val="single" w:sz="4" w:space="0" w:color="000000"/>
            </w:tcBorders>
          </w:tcPr>
          <w:p w14:paraId="4023126C" w14:textId="77777777" w:rsidR="00567CD6" w:rsidRPr="00276539" w:rsidRDefault="00000000">
            <w:pPr>
              <w:spacing w:line="259" w:lineRule="auto"/>
              <w:ind w:left="0" w:right="7"/>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1C868E3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10A39F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305F2AE6"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4DFD95C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468573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01E714A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19110B10"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DE232F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29CA098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74E73D08" w14:textId="77777777">
        <w:trPr>
          <w:trHeight w:val="452"/>
        </w:trPr>
        <w:tc>
          <w:tcPr>
            <w:tcW w:w="609" w:type="dxa"/>
            <w:tcBorders>
              <w:top w:val="single" w:sz="4" w:space="0" w:color="000000"/>
              <w:left w:val="single" w:sz="4" w:space="0" w:color="000000"/>
              <w:bottom w:val="single" w:sz="4" w:space="0" w:color="000000"/>
              <w:right w:val="single" w:sz="4" w:space="0" w:color="000000"/>
            </w:tcBorders>
          </w:tcPr>
          <w:p w14:paraId="002009AB"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vAlign w:val="center"/>
          </w:tcPr>
          <w:p w14:paraId="681F96B9" w14:textId="77777777" w:rsidR="00567CD6" w:rsidRPr="00276539" w:rsidRDefault="00000000">
            <w:pPr>
              <w:spacing w:line="259" w:lineRule="auto"/>
              <w:ind w:left="143" w:right="0"/>
              <w:jc w:val="left"/>
              <w:rPr>
                <w:rFonts w:ascii="Verdana" w:eastAsia="Verdana" w:hAnsi="Verdana" w:cs="Verdana"/>
                <w:sz w:val="20"/>
                <w:szCs w:val="20"/>
              </w:rPr>
            </w:pPr>
            <w:r w:rsidRPr="00276539">
              <w:rPr>
                <w:rFonts w:ascii="Verdana" w:eastAsia="Verdana" w:hAnsi="Verdana" w:cs="Verdana"/>
                <w:sz w:val="20"/>
                <w:szCs w:val="20"/>
              </w:rPr>
              <w:t xml:space="preserve">(06 </w:t>
            </w:r>
          </w:p>
        </w:tc>
        <w:tc>
          <w:tcPr>
            <w:tcW w:w="609" w:type="dxa"/>
            <w:tcBorders>
              <w:top w:val="single" w:sz="4" w:space="0" w:color="000000"/>
              <w:left w:val="single" w:sz="4" w:space="0" w:color="000000"/>
              <w:bottom w:val="single" w:sz="4" w:space="0" w:color="000000"/>
              <w:right w:val="single" w:sz="4" w:space="0" w:color="000000"/>
            </w:tcBorders>
            <w:vAlign w:val="center"/>
          </w:tcPr>
          <w:p w14:paraId="1EE61A7E" w14:textId="77777777" w:rsidR="00567CD6" w:rsidRPr="00276539" w:rsidRDefault="00000000">
            <w:pPr>
              <w:spacing w:line="259" w:lineRule="auto"/>
              <w:ind w:left="155" w:right="0"/>
              <w:jc w:val="left"/>
              <w:rPr>
                <w:rFonts w:ascii="Verdana" w:eastAsia="Verdana" w:hAnsi="Verdana" w:cs="Verdana"/>
                <w:sz w:val="20"/>
                <w:szCs w:val="20"/>
              </w:rPr>
            </w:pPr>
            <w:r w:rsidRPr="00276539">
              <w:rPr>
                <w:rFonts w:ascii="Verdana" w:eastAsia="Verdana" w:hAnsi="Verdana" w:cs="Verdana"/>
                <w:sz w:val="20"/>
                <w:szCs w:val="20"/>
              </w:rPr>
              <w:t xml:space="preserve">04) </w:t>
            </w:r>
          </w:p>
        </w:tc>
        <w:tc>
          <w:tcPr>
            <w:tcW w:w="60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C93091E" w14:textId="77777777" w:rsidR="00567CD6" w:rsidRPr="00276539" w:rsidRDefault="00000000">
            <w:pPr>
              <w:spacing w:line="259" w:lineRule="auto"/>
              <w:ind w:left="175" w:right="0"/>
              <w:jc w:val="left"/>
              <w:rPr>
                <w:rFonts w:ascii="Verdana" w:eastAsia="Verdana" w:hAnsi="Verdana" w:cs="Verdana"/>
                <w:sz w:val="20"/>
                <w:szCs w:val="20"/>
              </w:rPr>
            </w:pPr>
            <w:r w:rsidRPr="00276539">
              <w:rPr>
                <w:rFonts w:ascii="Verdana" w:eastAsia="Verdana" w:hAnsi="Verdana" w:cs="Verdana"/>
                <w:b/>
                <w:sz w:val="20"/>
                <w:szCs w:val="20"/>
              </w:rPr>
              <w:t xml:space="preserve">08 </w:t>
            </w:r>
          </w:p>
        </w:tc>
        <w:tc>
          <w:tcPr>
            <w:tcW w:w="621" w:type="dxa"/>
            <w:tcBorders>
              <w:top w:val="single" w:sz="4" w:space="0" w:color="000000"/>
              <w:left w:val="single" w:sz="4" w:space="0" w:color="000000"/>
              <w:bottom w:val="single" w:sz="4" w:space="0" w:color="000000"/>
              <w:right w:val="single" w:sz="4" w:space="0" w:color="000000"/>
            </w:tcBorders>
            <w:vAlign w:val="center"/>
          </w:tcPr>
          <w:p w14:paraId="2FD1D0B1" w14:textId="77777777" w:rsidR="00567CD6" w:rsidRPr="00276539" w:rsidRDefault="00000000">
            <w:pPr>
              <w:spacing w:line="259" w:lineRule="auto"/>
              <w:ind w:left="126" w:right="0"/>
              <w:jc w:val="left"/>
              <w:rPr>
                <w:rFonts w:ascii="Verdana" w:eastAsia="Verdana" w:hAnsi="Verdana" w:cs="Verdana"/>
                <w:sz w:val="20"/>
                <w:szCs w:val="20"/>
              </w:rPr>
            </w:pPr>
            <w:r w:rsidRPr="00276539">
              <w:rPr>
                <w:rFonts w:ascii="Verdana" w:eastAsia="Verdana" w:hAnsi="Verdana" w:cs="Verdana"/>
                <w:sz w:val="20"/>
                <w:szCs w:val="20"/>
              </w:rPr>
              <w:t xml:space="preserve">(16) </w:t>
            </w:r>
          </w:p>
        </w:tc>
        <w:tc>
          <w:tcPr>
            <w:tcW w:w="608" w:type="dxa"/>
            <w:tcBorders>
              <w:top w:val="single" w:sz="4" w:space="0" w:color="000000"/>
              <w:left w:val="single" w:sz="4" w:space="0" w:color="000000"/>
              <w:bottom w:val="single" w:sz="4" w:space="0" w:color="000000"/>
              <w:right w:val="single" w:sz="4" w:space="0" w:color="000000"/>
            </w:tcBorders>
          </w:tcPr>
          <w:p w14:paraId="1F3FD578"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6EED14C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18436C11"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6D95843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BFD3899"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5C71158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7953D4F9"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201E5B1B"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4799DE05"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7A8F1611" w14:textId="77777777">
        <w:trPr>
          <w:trHeight w:val="444"/>
        </w:trPr>
        <w:tc>
          <w:tcPr>
            <w:tcW w:w="609" w:type="dxa"/>
            <w:tcBorders>
              <w:top w:val="single" w:sz="4" w:space="0" w:color="000000"/>
              <w:left w:val="single" w:sz="4" w:space="0" w:color="000000"/>
              <w:bottom w:val="single" w:sz="4" w:space="0" w:color="000000"/>
              <w:right w:val="single" w:sz="4" w:space="0" w:color="000000"/>
            </w:tcBorders>
          </w:tcPr>
          <w:p w14:paraId="661D463A"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0C1C15AF" w14:textId="77777777" w:rsidR="00567CD6" w:rsidRPr="00276539" w:rsidRDefault="00000000">
            <w:pPr>
              <w:spacing w:line="259" w:lineRule="auto"/>
              <w:ind w:left="11" w:right="0"/>
              <w:jc w:val="center"/>
              <w:rPr>
                <w:rFonts w:ascii="Verdana" w:eastAsia="Verdana" w:hAnsi="Verdana" w:cs="Verdana"/>
                <w:sz w:val="20"/>
                <w:szCs w:val="20"/>
              </w:rPr>
            </w:pPr>
            <w:r w:rsidRPr="00276539">
              <w:rPr>
                <w:rFonts w:ascii="Verdana" w:eastAsia="Verdana" w:hAnsi="Verdana" w:cs="Verdana"/>
                <w:sz w:val="20"/>
                <w:szCs w:val="20"/>
              </w:rPr>
              <w:t xml:space="preserve">pivot, j </w:t>
            </w:r>
          </w:p>
        </w:tc>
        <w:tc>
          <w:tcPr>
            <w:tcW w:w="609" w:type="dxa"/>
            <w:tcBorders>
              <w:top w:val="single" w:sz="4" w:space="0" w:color="000000"/>
              <w:left w:val="single" w:sz="4" w:space="0" w:color="000000"/>
              <w:bottom w:val="single" w:sz="4" w:space="0" w:color="000000"/>
              <w:right w:val="single" w:sz="4" w:space="0" w:color="000000"/>
            </w:tcBorders>
            <w:vAlign w:val="center"/>
          </w:tcPr>
          <w:p w14:paraId="2C78A2A8" w14:textId="77777777" w:rsidR="00567CD6" w:rsidRPr="00276539" w:rsidRDefault="00000000">
            <w:pPr>
              <w:spacing w:line="259" w:lineRule="auto"/>
              <w:ind w:left="2" w:right="0"/>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2B04D6D5"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73B26E0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1F33519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0ECEDCDD"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30FBC22F"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45554BE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744CE98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5A7C45F"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502552BE"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2E421E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44F4B34B"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2DE1CEE1" w14:textId="77777777">
        <w:trPr>
          <w:trHeight w:val="450"/>
        </w:trPr>
        <w:tc>
          <w:tcPr>
            <w:tcW w:w="609" w:type="dxa"/>
            <w:tcBorders>
              <w:top w:val="single" w:sz="4" w:space="0" w:color="000000"/>
              <w:left w:val="single" w:sz="4" w:space="0" w:color="000000"/>
              <w:bottom w:val="single" w:sz="4" w:space="0" w:color="000000"/>
              <w:right w:val="single" w:sz="4" w:space="0" w:color="000000"/>
            </w:tcBorders>
          </w:tcPr>
          <w:p w14:paraId="5E4E7180"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vAlign w:val="center"/>
          </w:tcPr>
          <w:p w14:paraId="026527ED" w14:textId="77777777" w:rsidR="00567CD6" w:rsidRPr="00276539" w:rsidRDefault="00000000">
            <w:pPr>
              <w:spacing w:line="259" w:lineRule="auto"/>
              <w:ind w:left="104" w:right="0"/>
              <w:jc w:val="left"/>
              <w:rPr>
                <w:rFonts w:ascii="Verdana" w:eastAsia="Verdana" w:hAnsi="Verdana" w:cs="Verdana"/>
                <w:sz w:val="20"/>
                <w:szCs w:val="20"/>
              </w:rPr>
            </w:pPr>
            <w:r w:rsidRPr="00276539">
              <w:rPr>
                <w:rFonts w:ascii="Verdana" w:eastAsia="Verdana" w:hAnsi="Verdana" w:cs="Verdana"/>
                <w:sz w:val="20"/>
                <w:szCs w:val="20"/>
              </w:rPr>
              <w:t xml:space="preserve">(04) </w:t>
            </w:r>
          </w:p>
        </w:tc>
        <w:tc>
          <w:tcPr>
            <w:tcW w:w="60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DB95C33" w14:textId="77777777" w:rsidR="00567CD6" w:rsidRPr="00276539" w:rsidRDefault="00000000">
            <w:pPr>
              <w:spacing w:line="259" w:lineRule="auto"/>
              <w:ind w:left="179" w:right="0"/>
              <w:jc w:val="left"/>
              <w:rPr>
                <w:rFonts w:ascii="Verdana" w:eastAsia="Verdana" w:hAnsi="Verdana" w:cs="Verdana"/>
                <w:sz w:val="20"/>
                <w:szCs w:val="20"/>
              </w:rPr>
            </w:pPr>
            <w:r w:rsidRPr="00276539">
              <w:rPr>
                <w:rFonts w:ascii="Verdana" w:eastAsia="Verdana" w:hAnsi="Verdana" w:cs="Verdana"/>
                <w:b/>
                <w:sz w:val="20"/>
                <w:szCs w:val="20"/>
              </w:rPr>
              <w:t xml:space="preserve">06 </w:t>
            </w:r>
          </w:p>
        </w:tc>
        <w:tc>
          <w:tcPr>
            <w:tcW w:w="609" w:type="dxa"/>
            <w:tcBorders>
              <w:top w:val="single" w:sz="4" w:space="0" w:color="000000"/>
              <w:left w:val="single" w:sz="4" w:space="0" w:color="000000"/>
              <w:bottom w:val="single" w:sz="4" w:space="0" w:color="000000"/>
              <w:right w:val="single" w:sz="4" w:space="0" w:color="000000"/>
            </w:tcBorders>
          </w:tcPr>
          <w:p w14:paraId="4B131E12"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3775679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2E13D789"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A4067C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23DA224C"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026291C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A7E7248"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FF2ED7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58D5071"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953C0E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5D1C9DE2"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5358ED82" w14:textId="77777777">
        <w:trPr>
          <w:trHeight w:val="663"/>
        </w:trPr>
        <w:tc>
          <w:tcPr>
            <w:tcW w:w="609" w:type="dxa"/>
            <w:tcBorders>
              <w:top w:val="single" w:sz="4" w:space="0" w:color="000000"/>
              <w:left w:val="single" w:sz="4" w:space="0" w:color="000000"/>
              <w:bottom w:val="single" w:sz="4" w:space="0" w:color="000000"/>
              <w:right w:val="single" w:sz="4" w:space="0" w:color="000000"/>
            </w:tcBorders>
          </w:tcPr>
          <w:p w14:paraId="4ACA572B"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shd w:val="clear" w:color="auto" w:fill="E6E6E6"/>
          </w:tcPr>
          <w:p w14:paraId="4F7EE6C2" w14:textId="77777777" w:rsidR="00567CD6" w:rsidRPr="00276539" w:rsidRDefault="00000000">
            <w:pPr>
              <w:spacing w:line="259" w:lineRule="auto"/>
              <w:ind w:left="169" w:right="0"/>
              <w:jc w:val="left"/>
              <w:rPr>
                <w:rFonts w:ascii="Verdana" w:eastAsia="Verdana" w:hAnsi="Verdana" w:cs="Verdana"/>
                <w:sz w:val="20"/>
                <w:szCs w:val="20"/>
              </w:rPr>
            </w:pPr>
            <w:r w:rsidRPr="00276539">
              <w:rPr>
                <w:rFonts w:ascii="Verdana" w:eastAsia="Verdana" w:hAnsi="Verdana" w:cs="Verdana"/>
                <w:b/>
                <w:sz w:val="20"/>
                <w:szCs w:val="20"/>
              </w:rPr>
              <w:t xml:space="preserve">04 </w:t>
            </w:r>
          </w:p>
          <w:p w14:paraId="52678E05" w14:textId="77777777" w:rsidR="00567CD6" w:rsidRPr="00276539" w:rsidRDefault="00000000">
            <w:pPr>
              <w:spacing w:line="259" w:lineRule="auto"/>
              <w:ind w:left="179" w:right="0" w:hanging="139"/>
              <w:jc w:val="left"/>
              <w:rPr>
                <w:rFonts w:ascii="Verdana" w:eastAsia="Verdana" w:hAnsi="Verdana" w:cs="Verdana"/>
                <w:sz w:val="20"/>
                <w:szCs w:val="20"/>
              </w:rPr>
            </w:pPr>
            <w:r w:rsidRPr="00276539">
              <w:rPr>
                <w:rFonts w:ascii="Verdana" w:eastAsia="Verdana" w:hAnsi="Verdana" w:cs="Verdana"/>
                <w:sz w:val="20"/>
                <w:szCs w:val="20"/>
              </w:rPr>
              <w:t xml:space="preserve">pivot, j,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69C0451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10272CB8"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49EB4C82"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62E303DF"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A186A6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55B632C7"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49C6DBD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6CEC1E31"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94F374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F07C9C0"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58D39E5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496F714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6BFCC6AA" w14:textId="77777777">
        <w:trPr>
          <w:trHeight w:val="666"/>
        </w:trPr>
        <w:tc>
          <w:tcPr>
            <w:tcW w:w="609" w:type="dxa"/>
            <w:tcBorders>
              <w:top w:val="single" w:sz="4" w:space="0" w:color="000000"/>
              <w:left w:val="single" w:sz="4" w:space="0" w:color="000000"/>
              <w:bottom w:val="single" w:sz="4" w:space="0" w:color="000000"/>
              <w:right w:val="single" w:sz="4" w:space="0" w:color="000000"/>
            </w:tcBorders>
          </w:tcPr>
          <w:p w14:paraId="159C69B9"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2C909B5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42A48790"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3CF17E2C"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shd w:val="clear" w:color="auto" w:fill="E6E6E6"/>
          </w:tcPr>
          <w:p w14:paraId="1782362E" w14:textId="77777777" w:rsidR="00567CD6" w:rsidRPr="00276539" w:rsidRDefault="00000000">
            <w:pPr>
              <w:spacing w:line="259" w:lineRule="auto"/>
              <w:ind w:left="167" w:right="0"/>
              <w:jc w:val="left"/>
              <w:rPr>
                <w:rFonts w:ascii="Verdana" w:eastAsia="Verdana" w:hAnsi="Verdana" w:cs="Verdana"/>
                <w:sz w:val="20"/>
                <w:szCs w:val="20"/>
              </w:rPr>
            </w:pPr>
            <w:r w:rsidRPr="00276539">
              <w:rPr>
                <w:rFonts w:ascii="Verdana" w:eastAsia="Verdana" w:hAnsi="Verdana" w:cs="Verdana"/>
                <w:b/>
                <w:sz w:val="20"/>
                <w:szCs w:val="20"/>
              </w:rPr>
              <w:t xml:space="preserve">16 </w:t>
            </w:r>
          </w:p>
          <w:p w14:paraId="79652E2B" w14:textId="77777777" w:rsidR="00567CD6" w:rsidRPr="00276539" w:rsidRDefault="00000000">
            <w:pPr>
              <w:spacing w:line="259" w:lineRule="auto"/>
              <w:ind w:left="177" w:right="0" w:hanging="137"/>
              <w:jc w:val="left"/>
              <w:rPr>
                <w:rFonts w:ascii="Verdana" w:eastAsia="Verdana" w:hAnsi="Verdana" w:cs="Verdana"/>
                <w:sz w:val="20"/>
                <w:szCs w:val="20"/>
              </w:rPr>
            </w:pPr>
            <w:r w:rsidRPr="00276539">
              <w:rPr>
                <w:rFonts w:ascii="Verdana" w:eastAsia="Verdana" w:hAnsi="Verdana" w:cs="Verdana"/>
                <w:sz w:val="20"/>
                <w:szCs w:val="20"/>
              </w:rPr>
              <w:t xml:space="preserve">pivot, j,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9A90EF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25AF4656"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502A24B6"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7BCF414A"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5908B8A8"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EA0D9C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3BCF6B7A"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1F5B0C67"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02F7802C"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4F5632EB" w14:textId="77777777">
        <w:trPr>
          <w:trHeight w:val="352"/>
        </w:trPr>
        <w:tc>
          <w:tcPr>
            <w:tcW w:w="609" w:type="dxa"/>
            <w:tcBorders>
              <w:top w:val="single" w:sz="4" w:space="0" w:color="000000"/>
              <w:left w:val="single" w:sz="4" w:space="0" w:color="000000"/>
              <w:bottom w:val="single" w:sz="4" w:space="0" w:color="000000"/>
              <w:right w:val="single" w:sz="4" w:space="0" w:color="000000"/>
            </w:tcBorders>
          </w:tcPr>
          <w:p w14:paraId="5B5E47D1" w14:textId="77777777" w:rsidR="00567CD6" w:rsidRPr="00276539" w:rsidRDefault="00000000">
            <w:pPr>
              <w:spacing w:line="259" w:lineRule="auto"/>
              <w:ind w:left="139" w:right="0"/>
              <w:jc w:val="left"/>
              <w:rPr>
                <w:rFonts w:ascii="Verdana" w:eastAsia="Verdana" w:hAnsi="Verdana" w:cs="Verdana"/>
                <w:sz w:val="20"/>
                <w:szCs w:val="20"/>
              </w:rPr>
            </w:pPr>
            <w:r w:rsidRPr="00276539">
              <w:rPr>
                <w:rFonts w:ascii="Verdana" w:eastAsia="Verdana" w:hAnsi="Verdana" w:cs="Verdana"/>
                <w:b/>
                <w:sz w:val="20"/>
                <w:szCs w:val="20"/>
              </w:rPr>
              <w:t xml:space="preserve">(02 </w:t>
            </w:r>
          </w:p>
        </w:tc>
        <w:tc>
          <w:tcPr>
            <w:tcW w:w="621" w:type="dxa"/>
            <w:tcBorders>
              <w:top w:val="single" w:sz="4" w:space="0" w:color="000000"/>
              <w:left w:val="single" w:sz="4" w:space="0" w:color="000000"/>
              <w:bottom w:val="single" w:sz="4" w:space="0" w:color="000000"/>
              <w:right w:val="single" w:sz="4" w:space="0" w:color="000000"/>
            </w:tcBorders>
          </w:tcPr>
          <w:p w14:paraId="4AF60899" w14:textId="77777777" w:rsidR="00567CD6" w:rsidRPr="00276539" w:rsidRDefault="00000000">
            <w:pPr>
              <w:spacing w:line="259" w:lineRule="auto"/>
              <w:ind w:left="172" w:right="0"/>
              <w:jc w:val="left"/>
              <w:rPr>
                <w:rFonts w:ascii="Verdana" w:eastAsia="Verdana" w:hAnsi="Verdana" w:cs="Verdana"/>
                <w:sz w:val="20"/>
                <w:szCs w:val="20"/>
              </w:rPr>
            </w:pPr>
            <w:r w:rsidRPr="00276539">
              <w:rPr>
                <w:rFonts w:ascii="Verdana" w:eastAsia="Verdana" w:hAnsi="Verdana" w:cs="Verdana"/>
                <w:b/>
                <w:sz w:val="20"/>
                <w:szCs w:val="20"/>
              </w:rPr>
              <w:t xml:space="preserve">04 </w:t>
            </w:r>
          </w:p>
        </w:tc>
        <w:tc>
          <w:tcPr>
            <w:tcW w:w="609" w:type="dxa"/>
            <w:tcBorders>
              <w:top w:val="single" w:sz="4" w:space="0" w:color="000000"/>
              <w:left w:val="single" w:sz="4" w:space="0" w:color="000000"/>
              <w:bottom w:val="single" w:sz="4" w:space="0" w:color="000000"/>
              <w:right w:val="single" w:sz="4" w:space="0" w:color="000000"/>
            </w:tcBorders>
          </w:tcPr>
          <w:p w14:paraId="5BB4B018" w14:textId="77777777" w:rsidR="00567CD6" w:rsidRPr="00276539" w:rsidRDefault="00000000">
            <w:pPr>
              <w:spacing w:line="259" w:lineRule="auto"/>
              <w:ind w:left="179" w:right="0"/>
              <w:jc w:val="left"/>
              <w:rPr>
                <w:rFonts w:ascii="Verdana" w:eastAsia="Verdana" w:hAnsi="Verdana" w:cs="Verdana"/>
                <w:sz w:val="20"/>
                <w:szCs w:val="20"/>
              </w:rPr>
            </w:pPr>
            <w:r w:rsidRPr="00276539">
              <w:rPr>
                <w:rFonts w:ascii="Verdana" w:eastAsia="Verdana" w:hAnsi="Verdana" w:cs="Verdana"/>
                <w:b/>
                <w:sz w:val="20"/>
                <w:szCs w:val="20"/>
              </w:rPr>
              <w:t xml:space="preserve">06 </w:t>
            </w:r>
          </w:p>
        </w:tc>
        <w:tc>
          <w:tcPr>
            <w:tcW w:w="609" w:type="dxa"/>
            <w:tcBorders>
              <w:top w:val="single" w:sz="4" w:space="0" w:color="000000"/>
              <w:left w:val="single" w:sz="4" w:space="0" w:color="000000"/>
              <w:bottom w:val="single" w:sz="4" w:space="0" w:color="000000"/>
              <w:right w:val="single" w:sz="4" w:space="0" w:color="000000"/>
            </w:tcBorders>
          </w:tcPr>
          <w:p w14:paraId="3DD472BE" w14:textId="77777777" w:rsidR="00567CD6" w:rsidRPr="00276539" w:rsidRDefault="00000000">
            <w:pPr>
              <w:spacing w:line="259" w:lineRule="auto"/>
              <w:ind w:left="175" w:right="0"/>
              <w:jc w:val="left"/>
              <w:rPr>
                <w:rFonts w:ascii="Verdana" w:eastAsia="Verdana" w:hAnsi="Verdana" w:cs="Verdana"/>
                <w:sz w:val="20"/>
                <w:szCs w:val="20"/>
              </w:rPr>
            </w:pPr>
            <w:r w:rsidRPr="00276539">
              <w:rPr>
                <w:rFonts w:ascii="Verdana" w:eastAsia="Verdana" w:hAnsi="Verdana" w:cs="Verdana"/>
                <w:b/>
                <w:sz w:val="20"/>
                <w:szCs w:val="20"/>
              </w:rPr>
              <w:t xml:space="preserve">08 </w:t>
            </w:r>
          </w:p>
        </w:tc>
        <w:tc>
          <w:tcPr>
            <w:tcW w:w="621" w:type="dxa"/>
            <w:tcBorders>
              <w:top w:val="single" w:sz="4" w:space="0" w:color="000000"/>
              <w:left w:val="single" w:sz="4" w:space="0" w:color="000000"/>
              <w:bottom w:val="single" w:sz="4" w:space="0" w:color="000000"/>
              <w:right w:val="single" w:sz="4" w:space="0" w:color="000000"/>
            </w:tcBorders>
          </w:tcPr>
          <w:p w14:paraId="1A42BDB0" w14:textId="77777777" w:rsidR="00567CD6" w:rsidRPr="00276539" w:rsidRDefault="00000000">
            <w:pPr>
              <w:spacing w:line="259" w:lineRule="auto"/>
              <w:ind w:left="169" w:right="0"/>
              <w:jc w:val="left"/>
              <w:rPr>
                <w:rFonts w:ascii="Verdana" w:eastAsia="Verdana" w:hAnsi="Verdana" w:cs="Verdana"/>
                <w:sz w:val="20"/>
                <w:szCs w:val="20"/>
              </w:rPr>
            </w:pPr>
            <w:r w:rsidRPr="00276539">
              <w:rPr>
                <w:rFonts w:ascii="Verdana" w:eastAsia="Verdana" w:hAnsi="Verdana" w:cs="Verdana"/>
                <w:b/>
                <w:sz w:val="20"/>
                <w:szCs w:val="20"/>
              </w:rPr>
              <w:t xml:space="preserve">16 </w:t>
            </w:r>
          </w:p>
        </w:tc>
        <w:tc>
          <w:tcPr>
            <w:tcW w:w="608" w:type="dxa"/>
            <w:tcBorders>
              <w:top w:val="single" w:sz="4" w:space="0" w:color="000000"/>
              <w:left w:val="single" w:sz="4" w:space="0" w:color="000000"/>
              <w:bottom w:val="single" w:sz="4" w:space="0" w:color="000000"/>
              <w:right w:val="single" w:sz="4" w:space="0" w:color="000000"/>
            </w:tcBorders>
          </w:tcPr>
          <w:p w14:paraId="0D73DA8A" w14:textId="77777777" w:rsidR="00567CD6" w:rsidRPr="00276539" w:rsidRDefault="00000000">
            <w:pPr>
              <w:spacing w:line="259" w:lineRule="auto"/>
              <w:ind w:left="124" w:right="0"/>
              <w:jc w:val="left"/>
              <w:rPr>
                <w:rFonts w:ascii="Verdana" w:eastAsia="Verdana" w:hAnsi="Verdana" w:cs="Verdana"/>
                <w:sz w:val="20"/>
                <w:szCs w:val="20"/>
              </w:rPr>
            </w:pPr>
            <w:r w:rsidRPr="00276539">
              <w:rPr>
                <w:rFonts w:ascii="Verdana" w:eastAsia="Verdana" w:hAnsi="Verdana" w:cs="Verdana"/>
                <w:b/>
                <w:sz w:val="20"/>
                <w:szCs w:val="20"/>
              </w:rPr>
              <w:t xml:space="preserve">24) </w:t>
            </w:r>
          </w:p>
        </w:tc>
        <w:tc>
          <w:tcPr>
            <w:tcW w:w="608" w:type="dxa"/>
            <w:tcBorders>
              <w:top w:val="single" w:sz="4" w:space="0" w:color="000000"/>
              <w:left w:val="single" w:sz="4" w:space="0" w:color="000000"/>
              <w:bottom w:val="single" w:sz="4" w:space="0" w:color="000000"/>
              <w:right w:val="single" w:sz="4" w:space="0" w:color="000000"/>
            </w:tcBorders>
          </w:tcPr>
          <w:p w14:paraId="30938C31"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sz w:val="20"/>
                <w:szCs w:val="20"/>
              </w:rPr>
              <w:t xml:space="preserve">38 </w:t>
            </w:r>
          </w:p>
        </w:tc>
        <w:tc>
          <w:tcPr>
            <w:tcW w:w="604" w:type="dxa"/>
            <w:tcBorders>
              <w:top w:val="single" w:sz="4" w:space="0" w:color="000000"/>
              <w:left w:val="single" w:sz="4" w:space="0" w:color="000000"/>
              <w:bottom w:val="single" w:sz="4" w:space="0" w:color="000000"/>
              <w:right w:val="single" w:sz="4" w:space="0" w:color="000000"/>
            </w:tcBorders>
          </w:tcPr>
          <w:p w14:paraId="27760626" w14:textId="77777777" w:rsidR="00567CD6" w:rsidRPr="00276539" w:rsidRDefault="00000000">
            <w:pPr>
              <w:spacing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75D6AB2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12" w:type="dxa"/>
            <w:tcBorders>
              <w:top w:val="single" w:sz="4" w:space="0" w:color="000000"/>
              <w:left w:val="single" w:sz="4" w:space="0" w:color="000000"/>
              <w:bottom w:val="single" w:sz="4" w:space="0" w:color="000000"/>
              <w:right w:val="single" w:sz="4" w:space="0" w:color="000000"/>
            </w:tcBorders>
          </w:tcPr>
          <w:p w14:paraId="4771F99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7A804B99"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6E12C90"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27774D1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010" w:type="dxa"/>
            <w:tcBorders>
              <w:top w:val="single" w:sz="4" w:space="0" w:color="000000"/>
              <w:left w:val="single" w:sz="4" w:space="0" w:color="000000"/>
              <w:bottom w:val="single" w:sz="4" w:space="0" w:color="000000"/>
              <w:right w:val="single" w:sz="4" w:space="0" w:color="000000"/>
            </w:tcBorders>
          </w:tcPr>
          <w:p w14:paraId="26D4DE05"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3AB54923" w14:textId="77777777">
        <w:trPr>
          <w:trHeight w:val="350"/>
        </w:trPr>
        <w:tc>
          <w:tcPr>
            <w:tcW w:w="609" w:type="dxa"/>
            <w:tcBorders>
              <w:top w:val="single" w:sz="4" w:space="0" w:color="000000"/>
              <w:left w:val="single" w:sz="4" w:space="0" w:color="000000"/>
              <w:bottom w:val="single" w:sz="4" w:space="0" w:color="000000"/>
              <w:right w:val="single" w:sz="4" w:space="0" w:color="000000"/>
            </w:tcBorders>
          </w:tcPr>
          <w:p w14:paraId="38EC37B0"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59213E5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6B627769"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9" w:type="dxa"/>
            <w:tcBorders>
              <w:top w:val="single" w:sz="4" w:space="0" w:color="000000"/>
              <w:left w:val="single" w:sz="4" w:space="0" w:color="000000"/>
              <w:bottom w:val="single" w:sz="4" w:space="0" w:color="000000"/>
              <w:right w:val="single" w:sz="4" w:space="0" w:color="000000"/>
            </w:tcBorders>
          </w:tcPr>
          <w:p w14:paraId="3B8BDA20"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7F3BD583"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357B0544"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8" w:type="dxa"/>
            <w:tcBorders>
              <w:top w:val="single" w:sz="4" w:space="0" w:color="000000"/>
              <w:left w:val="single" w:sz="4" w:space="0" w:color="000000"/>
              <w:bottom w:val="single" w:sz="4" w:space="0" w:color="000000"/>
              <w:right w:val="single" w:sz="4" w:space="0" w:color="000000"/>
            </w:tcBorders>
          </w:tcPr>
          <w:p w14:paraId="4B85D326"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680243A6" w14:textId="77777777" w:rsidR="00567CD6" w:rsidRPr="00276539" w:rsidRDefault="00000000">
            <w:pPr>
              <w:spacing w:line="259" w:lineRule="auto"/>
              <w:ind w:left="149" w:right="0"/>
              <w:jc w:val="left"/>
              <w:rPr>
                <w:rFonts w:ascii="Verdana" w:eastAsia="Verdana" w:hAnsi="Verdana" w:cs="Verdana"/>
                <w:sz w:val="20"/>
                <w:szCs w:val="20"/>
              </w:rPr>
            </w:pPr>
            <w:r w:rsidRPr="00276539">
              <w:rPr>
                <w:rFonts w:ascii="Verdana" w:eastAsia="Verdana" w:hAnsi="Verdana" w:cs="Verdana"/>
                <w:sz w:val="20"/>
                <w:szCs w:val="20"/>
              </w:rPr>
              <w:t xml:space="preserve">(56 </w:t>
            </w:r>
          </w:p>
        </w:tc>
        <w:tc>
          <w:tcPr>
            <w:tcW w:w="607" w:type="dxa"/>
            <w:tcBorders>
              <w:top w:val="single" w:sz="4" w:space="0" w:color="000000"/>
              <w:left w:val="single" w:sz="4" w:space="0" w:color="000000"/>
              <w:bottom w:val="single" w:sz="4" w:space="0" w:color="000000"/>
              <w:right w:val="single" w:sz="4" w:space="0" w:color="000000"/>
            </w:tcBorders>
          </w:tcPr>
          <w:p w14:paraId="39EA3842"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57 </w:t>
            </w:r>
          </w:p>
        </w:tc>
        <w:tc>
          <w:tcPr>
            <w:tcW w:w="612" w:type="dxa"/>
            <w:tcBorders>
              <w:top w:val="single" w:sz="4" w:space="0" w:color="000000"/>
              <w:left w:val="single" w:sz="4" w:space="0" w:color="000000"/>
              <w:bottom w:val="single" w:sz="4" w:space="0" w:color="000000"/>
              <w:right w:val="single" w:sz="4" w:space="0" w:color="000000"/>
            </w:tcBorders>
          </w:tcPr>
          <w:p w14:paraId="697D069A"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58 </w:t>
            </w:r>
          </w:p>
        </w:tc>
        <w:tc>
          <w:tcPr>
            <w:tcW w:w="608" w:type="dxa"/>
            <w:tcBorders>
              <w:top w:val="single" w:sz="4" w:space="0" w:color="000000"/>
              <w:left w:val="single" w:sz="4" w:space="0" w:color="000000"/>
              <w:bottom w:val="single" w:sz="4" w:space="0" w:color="000000"/>
              <w:right w:val="single" w:sz="4" w:space="0" w:color="000000"/>
            </w:tcBorders>
          </w:tcPr>
          <w:p w14:paraId="7C733ED9" w14:textId="77777777" w:rsidR="00567CD6" w:rsidRPr="00276539" w:rsidRDefault="00000000">
            <w:pPr>
              <w:spacing w:line="259" w:lineRule="auto"/>
              <w:ind w:left="181" w:right="0"/>
              <w:jc w:val="left"/>
              <w:rPr>
                <w:rFonts w:ascii="Verdana" w:eastAsia="Verdana" w:hAnsi="Verdana" w:cs="Verdana"/>
                <w:sz w:val="20"/>
                <w:szCs w:val="20"/>
              </w:rPr>
            </w:pPr>
            <w:r w:rsidRPr="00276539">
              <w:rPr>
                <w:rFonts w:ascii="Verdana" w:eastAsia="Verdana" w:hAnsi="Verdana" w:cs="Verdana"/>
                <w:sz w:val="20"/>
                <w:szCs w:val="20"/>
              </w:rPr>
              <w:t xml:space="preserve">79 </w:t>
            </w:r>
          </w:p>
        </w:tc>
        <w:tc>
          <w:tcPr>
            <w:tcW w:w="603" w:type="dxa"/>
            <w:tcBorders>
              <w:top w:val="single" w:sz="4" w:space="0" w:color="000000"/>
              <w:left w:val="single" w:sz="4" w:space="0" w:color="000000"/>
              <w:bottom w:val="single" w:sz="4" w:space="0" w:color="000000"/>
              <w:right w:val="single" w:sz="4" w:space="0" w:color="000000"/>
            </w:tcBorders>
          </w:tcPr>
          <w:p w14:paraId="6C3F032A" w14:textId="77777777" w:rsidR="00567CD6" w:rsidRPr="00276539" w:rsidRDefault="00000000">
            <w:pPr>
              <w:spacing w:line="259" w:lineRule="auto"/>
              <w:ind w:left="183" w:right="0"/>
              <w:jc w:val="left"/>
              <w:rPr>
                <w:rFonts w:ascii="Verdana" w:eastAsia="Verdana" w:hAnsi="Verdana" w:cs="Verdana"/>
                <w:sz w:val="20"/>
                <w:szCs w:val="20"/>
              </w:rPr>
            </w:pPr>
            <w:r w:rsidRPr="00276539">
              <w:rPr>
                <w:rFonts w:ascii="Verdana" w:eastAsia="Verdana" w:hAnsi="Verdana" w:cs="Verdana"/>
                <w:sz w:val="20"/>
                <w:szCs w:val="20"/>
              </w:rPr>
              <w:t xml:space="preserve">70 </w:t>
            </w:r>
          </w:p>
        </w:tc>
        <w:tc>
          <w:tcPr>
            <w:tcW w:w="608" w:type="dxa"/>
            <w:tcBorders>
              <w:top w:val="single" w:sz="4" w:space="0" w:color="000000"/>
              <w:left w:val="single" w:sz="4" w:space="0" w:color="000000"/>
              <w:bottom w:val="single" w:sz="4" w:space="0" w:color="000000"/>
              <w:right w:val="single" w:sz="4" w:space="0" w:color="000000"/>
            </w:tcBorders>
          </w:tcPr>
          <w:p w14:paraId="486957AC" w14:textId="77777777" w:rsidR="00567CD6" w:rsidRPr="00276539" w:rsidRDefault="00000000">
            <w:pPr>
              <w:spacing w:line="259" w:lineRule="auto"/>
              <w:ind w:left="145" w:right="0"/>
              <w:jc w:val="left"/>
              <w:rPr>
                <w:rFonts w:ascii="Verdana" w:eastAsia="Verdana" w:hAnsi="Verdana" w:cs="Verdana"/>
                <w:sz w:val="20"/>
                <w:szCs w:val="20"/>
              </w:rPr>
            </w:pPr>
            <w:r w:rsidRPr="00276539">
              <w:rPr>
                <w:rFonts w:ascii="Verdana" w:eastAsia="Verdana" w:hAnsi="Verdana" w:cs="Verdana"/>
                <w:sz w:val="20"/>
                <w:szCs w:val="20"/>
              </w:rPr>
              <w:t xml:space="preserve">45) </w:t>
            </w:r>
          </w:p>
        </w:tc>
        <w:tc>
          <w:tcPr>
            <w:tcW w:w="1010" w:type="dxa"/>
            <w:tcBorders>
              <w:top w:val="single" w:sz="4" w:space="0" w:color="000000"/>
              <w:left w:val="single" w:sz="4" w:space="0" w:color="000000"/>
              <w:bottom w:val="single" w:sz="4" w:space="0" w:color="000000"/>
              <w:right w:val="single" w:sz="4" w:space="0" w:color="000000"/>
            </w:tcBorders>
          </w:tcPr>
          <w:p w14:paraId="0C552D3E" w14:textId="77777777" w:rsidR="00567CD6" w:rsidRPr="00276539" w:rsidRDefault="00000000">
            <w:pPr>
              <w:spacing w:line="259" w:lineRule="auto"/>
              <w:ind w:left="1"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bl>
    <w:p w14:paraId="57C3A499"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78E561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bl>
      <w:tblPr>
        <w:tblStyle w:val="a5"/>
        <w:tblW w:w="8940" w:type="dxa"/>
        <w:tblInd w:w="247" w:type="dxa"/>
        <w:tblLayout w:type="fixed"/>
        <w:tblLook w:val="0400" w:firstRow="0" w:lastRow="0" w:firstColumn="0" w:lastColumn="0" w:noHBand="0" w:noVBand="1"/>
      </w:tblPr>
      <w:tblGrid>
        <w:gridCol w:w="595"/>
        <w:gridCol w:w="594"/>
        <w:gridCol w:w="595"/>
        <w:gridCol w:w="597"/>
        <w:gridCol w:w="595"/>
        <w:gridCol w:w="595"/>
        <w:gridCol w:w="598"/>
        <w:gridCol w:w="603"/>
        <w:gridCol w:w="596"/>
        <w:gridCol w:w="626"/>
        <w:gridCol w:w="604"/>
        <w:gridCol w:w="603"/>
        <w:gridCol w:w="161"/>
        <w:gridCol w:w="444"/>
        <w:gridCol w:w="166"/>
        <w:gridCol w:w="968"/>
      </w:tblGrid>
      <w:tr w:rsidR="00276539" w:rsidRPr="00276539" w14:paraId="1BA048AC" w14:textId="77777777">
        <w:trPr>
          <w:trHeight w:val="350"/>
        </w:trPr>
        <w:tc>
          <w:tcPr>
            <w:tcW w:w="595" w:type="dxa"/>
            <w:tcBorders>
              <w:top w:val="single" w:sz="4" w:space="0" w:color="000000"/>
              <w:left w:val="single" w:sz="4" w:space="0" w:color="000000"/>
              <w:bottom w:val="single" w:sz="4" w:space="0" w:color="000000"/>
              <w:right w:val="single" w:sz="4" w:space="0" w:color="000000"/>
            </w:tcBorders>
          </w:tcPr>
          <w:p w14:paraId="7A89F91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1A25B270"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33B267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7F3F6A69"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EE22D6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5F50B4F"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24BF9A5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65909767" w14:textId="77777777" w:rsidR="00567CD6" w:rsidRPr="00276539" w:rsidRDefault="00000000">
            <w:pPr>
              <w:spacing w:line="259" w:lineRule="auto"/>
              <w:ind w:left="92" w:right="0"/>
              <w:jc w:val="left"/>
              <w:rPr>
                <w:rFonts w:ascii="Verdana" w:eastAsia="Verdana" w:hAnsi="Verdana" w:cs="Verdana"/>
                <w:sz w:val="20"/>
                <w:szCs w:val="20"/>
              </w:rPr>
            </w:pPr>
            <w:r w:rsidRPr="00276539">
              <w:rPr>
                <w:rFonts w:ascii="Verdana" w:eastAsia="Verdana" w:hAnsi="Verdana" w:cs="Verdana"/>
                <w:sz w:val="20"/>
                <w:szCs w:val="20"/>
              </w:rPr>
              <w:t xml:space="preserve">pivot </w:t>
            </w:r>
          </w:p>
        </w:tc>
        <w:tc>
          <w:tcPr>
            <w:tcW w:w="596" w:type="dxa"/>
            <w:tcBorders>
              <w:top w:val="single" w:sz="4" w:space="0" w:color="000000"/>
              <w:left w:val="single" w:sz="4" w:space="0" w:color="000000"/>
              <w:bottom w:val="single" w:sz="4" w:space="0" w:color="000000"/>
              <w:right w:val="single" w:sz="4" w:space="0" w:color="000000"/>
            </w:tcBorders>
          </w:tcPr>
          <w:p w14:paraId="770D332A" w14:textId="77777777" w:rsidR="00567CD6" w:rsidRPr="00276539" w:rsidRDefault="00000000">
            <w:pPr>
              <w:spacing w:line="259" w:lineRule="auto"/>
              <w:ind w:left="0" w:right="4"/>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tcPr>
          <w:p w14:paraId="5070CFE9"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12E50F04"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787DB91B"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771" w:type="dxa"/>
            <w:gridSpan w:val="3"/>
            <w:tcBorders>
              <w:top w:val="single" w:sz="4" w:space="0" w:color="000000"/>
              <w:left w:val="single" w:sz="4" w:space="0" w:color="000000"/>
              <w:bottom w:val="single" w:sz="4" w:space="0" w:color="000000"/>
              <w:right w:val="single" w:sz="4" w:space="0" w:color="000000"/>
            </w:tcBorders>
          </w:tcPr>
          <w:p w14:paraId="0A334AE8" w14:textId="77777777" w:rsidR="00567CD6" w:rsidRPr="00276539" w:rsidRDefault="00000000">
            <w:pPr>
              <w:spacing w:line="259" w:lineRule="auto"/>
              <w:ind w:left="1" w:right="0"/>
              <w:jc w:val="center"/>
              <w:rPr>
                <w:rFonts w:ascii="Verdana" w:eastAsia="Verdana" w:hAnsi="Verdana" w:cs="Verdana"/>
                <w:sz w:val="20"/>
                <w:szCs w:val="20"/>
              </w:rPr>
            </w:pPr>
            <w:r w:rsidRPr="00276539">
              <w:rPr>
                <w:rFonts w:ascii="Verdana" w:eastAsia="Verdana" w:hAnsi="Verdana" w:cs="Verdana"/>
                <w:sz w:val="20"/>
                <w:szCs w:val="20"/>
              </w:rPr>
              <w:t xml:space="preserve">j </w:t>
            </w:r>
          </w:p>
        </w:tc>
        <w:tc>
          <w:tcPr>
            <w:tcW w:w="968" w:type="dxa"/>
            <w:tcBorders>
              <w:top w:val="single" w:sz="4" w:space="0" w:color="000000"/>
              <w:left w:val="single" w:sz="4" w:space="0" w:color="000000"/>
              <w:bottom w:val="single" w:sz="4" w:space="0" w:color="000000"/>
              <w:right w:val="single" w:sz="4" w:space="0" w:color="000000"/>
            </w:tcBorders>
          </w:tcPr>
          <w:p w14:paraId="6CCD50C3" w14:textId="77777777" w:rsidR="00567CD6" w:rsidRPr="00276539" w:rsidRDefault="00000000">
            <w:pPr>
              <w:spacing w:line="259" w:lineRule="auto"/>
              <w:ind w:left="58" w:right="0"/>
              <w:rPr>
                <w:rFonts w:ascii="Verdana" w:eastAsia="Verdana" w:hAnsi="Verdana" w:cs="Verdana"/>
                <w:sz w:val="20"/>
                <w:szCs w:val="20"/>
              </w:rPr>
            </w:pPr>
            <w:r w:rsidRPr="00276539">
              <w:rPr>
                <w:rFonts w:ascii="Verdana" w:eastAsia="Verdana" w:hAnsi="Verdana" w:cs="Verdana"/>
                <w:sz w:val="20"/>
                <w:szCs w:val="20"/>
              </w:rPr>
              <w:t xml:space="preserve">swap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&amp; j </w:t>
            </w:r>
          </w:p>
        </w:tc>
      </w:tr>
      <w:tr w:rsidR="00276539" w:rsidRPr="00276539" w14:paraId="28B75F77" w14:textId="77777777">
        <w:trPr>
          <w:trHeight w:val="351"/>
        </w:trPr>
        <w:tc>
          <w:tcPr>
            <w:tcW w:w="595" w:type="dxa"/>
            <w:tcBorders>
              <w:top w:val="single" w:sz="4" w:space="0" w:color="000000"/>
              <w:left w:val="single" w:sz="4" w:space="0" w:color="000000"/>
              <w:bottom w:val="single" w:sz="4" w:space="0" w:color="000000"/>
              <w:right w:val="single" w:sz="4" w:space="0" w:color="000000"/>
            </w:tcBorders>
          </w:tcPr>
          <w:p w14:paraId="6F109D7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6B75B3CC"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D7F83BC"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3FED890E"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6AFBC0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ECDE9A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6C89AEF1"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79093661"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178178E" w14:textId="77777777" w:rsidR="00567CD6" w:rsidRPr="00276539" w:rsidRDefault="00000000">
            <w:pPr>
              <w:spacing w:line="259" w:lineRule="auto"/>
              <w:ind w:left="190" w:right="0"/>
              <w:jc w:val="left"/>
              <w:rPr>
                <w:rFonts w:ascii="Verdana" w:eastAsia="Verdana" w:hAnsi="Verdana" w:cs="Verdana"/>
                <w:sz w:val="20"/>
                <w:szCs w:val="20"/>
              </w:rPr>
            </w:pPr>
            <w:r w:rsidRPr="00276539">
              <w:rPr>
                <w:rFonts w:ascii="Verdana" w:eastAsia="Verdana" w:hAnsi="Verdana" w:cs="Verdana"/>
                <w:sz w:val="20"/>
                <w:szCs w:val="20"/>
              </w:rPr>
              <w:t xml:space="preserve">45 </w:t>
            </w:r>
          </w:p>
        </w:tc>
        <w:tc>
          <w:tcPr>
            <w:tcW w:w="626" w:type="dxa"/>
            <w:tcBorders>
              <w:top w:val="single" w:sz="4" w:space="0" w:color="000000"/>
              <w:left w:val="single" w:sz="4" w:space="0" w:color="000000"/>
              <w:bottom w:val="single" w:sz="4" w:space="0" w:color="000000"/>
              <w:right w:val="single" w:sz="4" w:space="0" w:color="000000"/>
            </w:tcBorders>
          </w:tcPr>
          <w:p w14:paraId="272C873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724C20B8"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6D902794"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771" w:type="dxa"/>
            <w:gridSpan w:val="3"/>
            <w:tcBorders>
              <w:top w:val="single" w:sz="4" w:space="0" w:color="000000"/>
              <w:left w:val="single" w:sz="4" w:space="0" w:color="000000"/>
              <w:bottom w:val="single" w:sz="4" w:space="0" w:color="000000"/>
              <w:right w:val="single" w:sz="4" w:space="0" w:color="000000"/>
            </w:tcBorders>
          </w:tcPr>
          <w:p w14:paraId="4E4B58F8"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57 </w:t>
            </w:r>
          </w:p>
        </w:tc>
        <w:tc>
          <w:tcPr>
            <w:tcW w:w="968" w:type="dxa"/>
            <w:tcBorders>
              <w:top w:val="single" w:sz="4" w:space="0" w:color="000000"/>
              <w:left w:val="single" w:sz="4" w:space="0" w:color="000000"/>
              <w:bottom w:val="single" w:sz="4" w:space="0" w:color="000000"/>
              <w:right w:val="single" w:sz="4" w:space="0" w:color="000000"/>
            </w:tcBorders>
          </w:tcPr>
          <w:p w14:paraId="3BA0F3D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34AF95AB" w14:textId="77777777">
        <w:trPr>
          <w:trHeight w:val="352"/>
        </w:trPr>
        <w:tc>
          <w:tcPr>
            <w:tcW w:w="595" w:type="dxa"/>
            <w:tcBorders>
              <w:top w:val="single" w:sz="4" w:space="0" w:color="000000"/>
              <w:left w:val="single" w:sz="4" w:space="0" w:color="000000"/>
              <w:bottom w:val="single" w:sz="4" w:space="0" w:color="000000"/>
              <w:right w:val="single" w:sz="4" w:space="0" w:color="000000"/>
            </w:tcBorders>
          </w:tcPr>
          <w:p w14:paraId="1DD6225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3AF0095F"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5A449F8"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2AB67B5F"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5A7C1E8"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FC6A550"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02C0EB92"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3E19FD1B"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60FD014" w14:textId="77777777" w:rsidR="00567CD6" w:rsidRPr="00276539" w:rsidRDefault="00000000">
            <w:pPr>
              <w:spacing w:line="259" w:lineRule="auto"/>
              <w:ind w:left="4" w:right="0"/>
              <w:jc w:val="center"/>
              <w:rPr>
                <w:rFonts w:ascii="Verdana" w:eastAsia="Verdana" w:hAnsi="Verdana" w:cs="Verdana"/>
                <w:sz w:val="20"/>
                <w:szCs w:val="20"/>
              </w:rPr>
            </w:pPr>
            <w:r w:rsidRPr="00276539">
              <w:rPr>
                <w:rFonts w:ascii="Verdana" w:eastAsia="Verdana" w:hAnsi="Verdana" w:cs="Verdana"/>
                <w:sz w:val="20"/>
                <w:szCs w:val="20"/>
              </w:rPr>
              <w:t xml:space="preserve">j </w:t>
            </w:r>
          </w:p>
        </w:tc>
        <w:tc>
          <w:tcPr>
            <w:tcW w:w="626" w:type="dxa"/>
            <w:tcBorders>
              <w:top w:val="single" w:sz="4" w:space="0" w:color="000000"/>
              <w:left w:val="single" w:sz="4" w:space="0" w:color="000000"/>
              <w:bottom w:val="single" w:sz="4" w:space="0" w:color="000000"/>
              <w:right w:val="single" w:sz="4" w:space="0" w:color="000000"/>
            </w:tcBorders>
          </w:tcPr>
          <w:p w14:paraId="27AE3C86" w14:textId="77777777" w:rsidR="00567CD6" w:rsidRPr="00276539" w:rsidRDefault="00000000">
            <w:pPr>
              <w:spacing w:line="259" w:lineRule="auto"/>
              <w:ind w:left="0" w:right="4"/>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6254AF6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65DAE520"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771" w:type="dxa"/>
            <w:gridSpan w:val="3"/>
            <w:tcBorders>
              <w:top w:val="single" w:sz="4" w:space="0" w:color="000000"/>
              <w:left w:val="single" w:sz="4" w:space="0" w:color="000000"/>
              <w:bottom w:val="single" w:sz="4" w:space="0" w:color="000000"/>
              <w:right w:val="single" w:sz="4" w:space="0" w:color="000000"/>
            </w:tcBorders>
          </w:tcPr>
          <w:p w14:paraId="1994F87C"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968" w:type="dxa"/>
            <w:tcBorders>
              <w:top w:val="single" w:sz="4" w:space="0" w:color="000000"/>
              <w:left w:val="single" w:sz="4" w:space="0" w:color="000000"/>
              <w:bottom w:val="single" w:sz="4" w:space="0" w:color="000000"/>
              <w:right w:val="single" w:sz="4" w:space="0" w:color="000000"/>
            </w:tcBorders>
          </w:tcPr>
          <w:p w14:paraId="030D6A31"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7E1D3023" w14:textId="77777777">
        <w:trPr>
          <w:trHeight w:val="450"/>
        </w:trPr>
        <w:tc>
          <w:tcPr>
            <w:tcW w:w="595" w:type="dxa"/>
            <w:tcBorders>
              <w:top w:val="single" w:sz="4" w:space="0" w:color="000000"/>
              <w:left w:val="single" w:sz="4" w:space="0" w:color="000000"/>
              <w:bottom w:val="single" w:sz="4" w:space="0" w:color="000000"/>
              <w:right w:val="single" w:sz="4" w:space="0" w:color="000000"/>
            </w:tcBorders>
          </w:tcPr>
          <w:p w14:paraId="4F0D9FFB"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58BF4F60"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E5504FE"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5EAD6C6C"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E255782"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99ADBC3"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04ED90E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vAlign w:val="center"/>
          </w:tcPr>
          <w:p w14:paraId="28DC7EDA" w14:textId="77777777" w:rsidR="00567CD6" w:rsidRPr="00276539" w:rsidRDefault="00000000">
            <w:pPr>
              <w:spacing w:line="259" w:lineRule="auto"/>
              <w:ind w:left="119" w:right="0"/>
              <w:jc w:val="left"/>
              <w:rPr>
                <w:rFonts w:ascii="Verdana" w:eastAsia="Verdana" w:hAnsi="Verdana" w:cs="Verdana"/>
                <w:sz w:val="20"/>
                <w:szCs w:val="20"/>
              </w:rPr>
            </w:pPr>
            <w:r w:rsidRPr="00276539">
              <w:rPr>
                <w:rFonts w:ascii="Verdana" w:eastAsia="Verdana" w:hAnsi="Verdana" w:cs="Verdana"/>
                <w:sz w:val="20"/>
                <w:szCs w:val="20"/>
              </w:rPr>
              <w:t xml:space="preserve">(45) </w:t>
            </w:r>
          </w:p>
        </w:tc>
        <w:tc>
          <w:tcPr>
            <w:tcW w:w="596"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DFB4CFC" w14:textId="77777777" w:rsidR="00567CD6" w:rsidRPr="00276539" w:rsidRDefault="00000000">
            <w:pPr>
              <w:spacing w:line="259" w:lineRule="auto"/>
              <w:ind w:left="180" w:right="0"/>
              <w:jc w:val="left"/>
              <w:rPr>
                <w:rFonts w:ascii="Verdana" w:eastAsia="Verdana" w:hAnsi="Verdana" w:cs="Verdana"/>
                <w:sz w:val="20"/>
                <w:szCs w:val="20"/>
              </w:rPr>
            </w:pPr>
            <w:r w:rsidRPr="00276539">
              <w:rPr>
                <w:rFonts w:ascii="Verdana" w:eastAsia="Verdana" w:hAnsi="Verdana" w:cs="Verdana"/>
                <w:b/>
                <w:sz w:val="20"/>
                <w:szCs w:val="20"/>
              </w:rPr>
              <w:t xml:space="preserve">56 </w:t>
            </w:r>
          </w:p>
        </w:tc>
        <w:tc>
          <w:tcPr>
            <w:tcW w:w="626" w:type="dxa"/>
            <w:tcBorders>
              <w:top w:val="single" w:sz="4" w:space="0" w:color="000000"/>
              <w:left w:val="single" w:sz="4" w:space="0" w:color="000000"/>
              <w:bottom w:val="single" w:sz="4" w:space="0" w:color="000000"/>
              <w:right w:val="single" w:sz="4" w:space="0" w:color="000000"/>
            </w:tcBorders>
            <w:vAlign w:val="center"/>
          </w:tcPr>
          <w:p w14:paraId="1CC52695" w14:textId="77777777" w:rsidR="00567CD6" w:rsidRPr="00276539" w:rsidRDefault="00000000">
            <w:pPr>
              <w:spacing w:line="259" w:lineRule="auto"/>
              <w:ind w:left="146" w:right="0"/>
              <w:jc w:val="left"/>
              <w:rPr>
                <w:rFonts w:ascii="Verdana" w:eastAsia="Verdana" w:hAnsi="Verdana" w:cs="Verdana"/>
                <w:sz w:val="20"/>
                <w:szCs w:val="20"/>
              </w:rPr>
            </w:pPr>
            <w:r w:rsidRPr="00276539">
              <w:rPr>
                <w:rFonts w:ascii="Verdana" w:eastAsia="Verdana" w:hAnsi="Verdana" w:cs="Verdana"/>
                <w:sz w:val="20"/>
                <w:szCs w:val="20"/>
              </w:rPr>
              <w:t xml:space="preserve">(58 </w:t>
            </w:r>
          </w:p>
        </w:tc>
        <w:tc>
          <w:tcPr>
            <w:tcW w:w="604" w:type="dxa"/>
            <w:tcBorders>
              <w:top w:val="single" w:sz="4" w:space="0" w:color="000000"/>
              <w:left w:val="single" w:sz="4" w:space="0" w:color="000000"/>
              <w:bottom w:val="single" w:sz="4" w:space="0" w:color="000000"/>
              <w:right w:val="single" w:sz="4" w:space="0" w:color="000000"/>
            </w:tcBorders>
            <w:vAlign w:val="center"/>
          </w:tcPr>
          <w:p w14:paraId="5265DD19" w14:textId="77777777" w:rsidR="00567CD6" w:rsidRPr="00276539" w:rsidRDefault="00000000">
            <w:pPr>
              <w:spacing w:line="259" w:lineRule="auto"/>
              <w:ind w:left="185" w:right="0"/>
              <w:jc w:val="left"/>
              <w:rPr>
                <w:rFonts w:ascii="Verdana" w:eastAsia="Verdana" w:hAnsi="Verdana" w:cs="Verdana"/>
                <w:sz w:val="20"/>
                <w:szCs w:val="20"/>
              </w:rPr>
            </w:pPr>
            <w:r w:rsidRPr="00276539">
              <w:rPr>
                <w:rFonts w:ascii="Verdana" w:eastAsia="Verdana" w:hAnsi="Verdana" w:cs="Verdana"/>
                <w:sz w:val="20"/>
                <w:szCs w:val="20"/>
              </w:rPr>
              <w:t xml:space="preserve">79 </w:t>
            </w:r>
          </w:p>
        </w:tc>
        <w:tc>
          <w:tcPr>
            <w:tcW w:w="603" w:type="dxa"/>
            <w:tcBorders>
              <w:top w:val="single" w:sz="4" w:space="0" w:color="000000"/>
              <w:left w:val="single" w:sz="4" w:space="0" w:color="000000"/>
              <w:bottom w:val="single" w:sz="4" w:space="0" w:color="000000"/>
              <w:right w:val="single" w:sz="4" w:space="0" w:color="000000"/>
            </w:tcBorders>
            <w:vAlign w:val="center"/>
          </w:tcPr>
          <w:p w14:paraId="28DFE00D"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sz w:val="20"/>
                <w:szCs w:val="20"/>
              </w:rPr>
              <w:t xml:space="preserve">70 </w:t>
            </w:r>
          </w:p>
        </w:tc>
        <w:tc>
          <w:tcPr>
            <w:tcW w:w="771" w:type="dxa"/>
            <w:gridSpan w:val="3"/>
            <w:tcBorders>
              <w:top w:val="single" w:sz="4" w:space="0" w:color="000000"/>
              <w:left w:val="single" w:sz="4" w:space="0" w:color="000000"/>
              <w:bottom w:val="single" w:sz="4" w:space="0" w:color="000000"/>
              <w:right w:val="single" w:sz="4" w:space="0" w:color="000000"/>
            </w:tcBorders>
            <w:vAlign w:val="center"/>
          </w:tcPr>
          <w:p w14:paraId="2FA30FA4" w14:textId="77777777" w:rsidR="00567CD6" w:rsidRPr="00276539" w:rsidRDefault="00000000">
            <w:pPr>
              <w:spacing w:line="259" w:lineRule="auto"/>
              <w:ind w:left="150" w:right="0"/>
              <w:jc w:val="left"/>
              <w:rPr>
                <w:rFonts w:ascii="Verdana" w:eastAsia="Verdana" w:hAnsi="Verdana" w:cs="Verdana"/>
                <w:sz w:val="20"/>
                <w:szCs w:val="20"/>
              </w:rPr>
            </w:pPr>
            <w:r w:rsidRPr="00276539">
              <w:rPr>
                <w:rFonts w:ascii="Verdana" w:eastAsia="Verdana" w:hAnsi="Verdana" w:cs="Verdana"/>
                <w:sz w:val="20"/>
                <w:szCs w:val="20"/>
              </w:rPr>
              <w:t xml:space="preserve">57) </w:t>
            </w:r>
          </w:p>
        </w:tc>
        <w:tc>
          <w:tcPr>
            <w:tcW w:w="968" w:type="dxa"/>
            <w:tcBorders>
              <w:top w:val="single" w:sz="4" w:space="0" w:color="000000"/>
              <w:left w:val="single" w:sz="4" w:space="0" w:color="000000"/>
              <w:bottom w:val="single" w:sz="4" w:space="0" w:color="000000"/>
              <w:right w:val="single" w:sz="4" w:space="0" w:color="000000"/>
            </w:tcBorders>
          </w:tcPr>
          <w:p w14:paraId="1D9BD3E8"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75F295A4" w14:textId="77777777">
        <w:trPr>
          <w:trHeight w:val="661"/>
        </w:trPr>
        <w:tc>
          <w:tcPr>
            <w:tcW w:w="595" w:type="dxa"/>
            <w:tcBorders>
              <w:top w:val="single" w:sz="4" w:space="0" w:color="000000"/>
              <w:left w:val="single" w:sz="4" w:space="0" w:color="000000"/>
              <w:bottom w:val="single" w:sz="4" w:space="0" w:color="000000"/>
              <w:right w:val="single" w:sz="4" w:space="0" w:color="000000"/>
            </w:tcBorders>
          </w:tcPr>
          <w:p w14:paraId="40CCAC25"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06F4E3FB"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BDAD42B"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150A7A79"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E092961"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0855BA2"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2719372F"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shd w:val="clear" w:color="auto" w:fill="E6E6E6"/>
          </w:tcPr>
          <w:p w14:paraId="0D66DE0B" w14:textId="77777777" w:rsidR="00567CD6" w:rsidRPr="00276539" w:rsidRDefault="00000000">
            <w:pPr>
              <w:spacing w:line="259" w:lineRule="auto"/>
              <w:ind w:left="174" w:right="0"/>
              <w:jc w:val="left"/>
              <w:rPr>
                <w:rFonts w:ascii="Verdana" w:eastAsia="Verdana" w:hAnsi="Verdana" w:cs="Verdana"/>
                <w:sz w:val="20"/>
                <w:szCs w:val="20"/>
              </w:rPr>
            </w:pPr>
            <w:r w:rsidRPr="00276539">
              <w:rPr>
                <w:rFonts w:ascii="Verdana" w:eastAsia="Verdana" w:hAnsi="Verdana" w:cs="Verdana"/>
                <w:b/>
                <w:sz w:val="20"/>
                <w:szCs w:val="20"/>
              </w:rPr>
              <w:t xml:space="preserve">45 </w:t>
            </w:r>
          </w:p>
          <w:p w14:paraId="3E6108EA"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pivot, j,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B9FC65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tcPr>
          <w:p w14:paraId="2B88961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31F33A83"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5B188FFA"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771" w:type="dxa"/>
            <w:gridSpan w:val="3"/>
            <w:tcBorders>
              <w:top w:val="single" w:sz="4" w:space="0" w:color="000000"/>
              <w:left w:val="single" w:sz="4" w:space="0" w:color="000000"/>
              <w:bottom w:val="single" w:sz="4" w:space="0" w:color="000000"/>
              <w:right w:val="single" w:sz="4" w:space="0" w:color="000000"/>
            </w:tcBorders>
          </w:tcPr>
          <w:p w14:paraId="5858423C"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968" w:type="dxa"/>
            <w:tcBorders>
              <w:top w:val="single" w:sz="4" w:space="0" w:color="000000"/>
              <w:left w:val="single" w:sz="4" w:space="0" w:color="000000"/>
              <w:bottom w:val="single" w:sz="4" w:space="0" w:color="000000"/>
              <w:right w:val="single" w:sz="4" w:space="0" w:color="000000"/>
            </w:tcBorders>
            <w:vAlign w:val="center"/>
          </w:tcPr>
          <w:p w14:paraId="4CF1DE86"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473A32FE" w14:textId="77777777">
        <w:trPr>
          <w:trHeight w:val="448"/>
        </w:trPr>
        <w:tc>
          <w:tcPr>
            <w:tcW w:w="595" w:type="dxa"/>
            <w:tcBorders>
              <w:top w:val="single" w:sz="4" w:space="0" w:color="000000"/>
              <w:left w:val="single" w:sz="4" w:space="0" w:color="000000"/>
              <w:bottom w:val="single" w:sz="4" w:space="0" w:color="000000"/>
              <w:right w:val="single" w:sz="4" w:space="0" w:color="000000"/>
            </w:tcBorders>
          </w:tcPr>
          <w:p w14:paraId="7663A20C"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674C8EBB"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F0C9D2E"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21F6FA94"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AF7C5D3"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E6D0320"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271DA371"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3713DE19"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03C39D4"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tcPr>
          <w:p w14:paraId="71833E33" w14:textId="77777777" w:rsidR="00567CD6" w:rsidRPr="00276539" w:rsidRDefault="00000000">
            <w:pPr>
              <w:spacing w:line="259" w:lineRule="auto"/>
              <w:ind w:left="77" w:right="0" w:firstLine="72"/>
              <w:jc w:val="left"/>
              <w:rPr>
                <w:rFonts w:ascii="Verdana" w:eastAsia="Verdana" w:hAnsi="Verdana" w:cs="Verdana"/>
                <w:sz w:val="20"/>
                <w:szCs w:val="20"/>
              </w:rPr>
            </w:pPr>
            <w:r w:rsidRPr="00276539">
              <w:rPr>
                <w:rFonts w:ascii="Verdana" w:eastAsia="Verdana" w:hAnsi="Verdana" w:cs="Verdana"/>
                <w:sz w:val="20"/>
                <w:szCs w:val="20"/>
              </w:rPr>
              <w:t xml:space="preserve">(58 pivot </w:t>
            </w:r>
          </w:p>
        </w:tc>
        <w:tc>
          <w:tcPr>
            <w:tcW w:w="604" w:type="dxa"/>
            <w:tcBorders>
              <w:top w:val="single" w:sz="4" w:space="0" w:color="000000"/>
              <w:left w:val="single" w:sz="4" w:space="0" w:color="000000"/>
              <w:bottom w:val="single" w:sz="4" w:space="0" w:color="000000"/>
              <w:right w:val="single" w:sz="4" w:space="0" w:color="000000"/>
            </w:tcBorders>
          </w:tcPr>
          <w:p w14:paraId="52F60F9B" w14:textId="77777777" w:rsidR="00567CD6" w:rsidRPr="00276539" w:rsidRDefault="00000000">
            <w:pPr>
              <w:spacing w:line="259" w:lineRule="auto"/>
              <w:ind w:left="276" w:right="86" w:hanging="91"/>
              <w:jc w:val="left"/>
              <w:rPr>
                <w:rFonts w:ascii="Verdana" w:eastAsia="Verdana" w:hAnsi="Verdana" w:cs="Verdana"/>
                <w:sz w:val="20"/>
                <w:szCs w:val="20"/>
              </w:rPr>
            </w:pPr>
            <w:r w:rsidRPr="00276539">
              <w:rPr>
                <w:rFonts w:ascii="Verdana" w:eastAsia="Verdana" w:hAnsi="Verdana" w:cs="Verdana"/>
                <w:sz w:val="20"/>
                <w:szCs w:val="20"/>
              </w:rPr>
              <w:t xml:space="preserve">79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vAlign w:val="center"/>
          </w:tcPr>
          <w:p w14:paraId="44C1887F" w14:textId="77777777" w:rsidR="00567CD6" w:rsidRPr="00276539" w:rsidRDefault="00000000">
            <w:pPr>
              <w:spacing w:line="259" w:lineRule="auto"/>
              <w:ind w:left="186" w:right="0"/>
              <w:jc w:val="left"/>
              <w:rPr>
                <w:rFonts w:ascii="Verdana" w:eastAsia="Verdana" w:hAnsi="Verdana" w:cs="Verdana"/>
                <w:sz w:val="20"/>
                <w:szCs w:val="20"/>
              </w:rPr>
            </w:pPr>
            <w:r w:rsidRPr="00276539">
              <w:rPr>
                <w:rFonts w:ascii="Verdana" w:eastAsia="Verdana" w:hAnsi="Verdana" w:cs="Verdana"/>
                <w:sz w:val="20"/>
                <w:szCs w:val="20"/>
              </w:rPr>
              <w:t xml:space="preserve">70 </w:t>
            </w:r>
          </w:p>
        </w:tc>
        <w:tc>
          <w:tcPr>
            <w:tcW w:w="771" w:type="dxa"/>
            <w:gridSpan w:val="3"/>
            <w:tcBorders>
              <w:top w:val="single" w:sz="4" w:space="0" w:color="000000"/>
              <w:left w:val="single" w:sz="4" w:space="0" w:color="000000"/>
              <w:bottom w:val="single" w:sz="4" w:space="0" w:color="000000"/>
              <w:right w:val="single" w:sz="4" w:space="0" w:color="000000"/>
            </w:tcBorders>
          </w:tcPr>
          <w:p w14:paraId="4F9E4C26" w14:textId="77777777" w:rsidR="00567CD6" w:rsidRPr="00276539" w:rsidRDefault="00000000">
            <w:pPr>
              <w:spacing w:line="259" w:lineRule="auto"/>
              <w:ind w:left="119" w:right="57"/>
              <w:jc w:val="center"/>
              <w:rPr>
                <w:rFonts w:ascii="Verdana" w:eastAsia="Verdana" w:hAnsi="Verdana" w:cs="Verdana"/>
                <w:sz w:val="20"/>
                <w:szCs w:val="20"/>
              </w:rPr>
            </w:pPr>
            <w:r w:rsidRPr="00276539">
              <w:rPr>
                <w:rFonts w:ascii="Verdana" w:eastAsia="Verdana" w:hAnsi="Verdana" w:cs="Verdana"/>
                <w:sz w:val="20"/>
                <w:szCs w:val="20"/>
              </w:rPr>
              <w:t xml:space="preserve">57) j </w:t>
            </w:r>
          </w:p>
        </w:tc>
        <w:tc>
          <w:tcPr>
            <w:tcW w:w="968" w:type="dxa"/>
            <w:tcBorders>
              <w:top w:val="single" w:sz="4" w:space="0" w:color="000000"/>
              <w:left w:val="single" w:sz="4" w:space="0" w:color="000000"/>
              <w:bottom w:val="single" w:sz="4" w:space="0" w:color="000000"/>
              <w:right w:val="single" w:sz="4" w:space="0" w:color="000000"/>
            </w:tcBorders>
            <w:vAlign w:val="center"/>
          </w:tcPr>
          <w:p w14:paraId="06DC29BF" w14:textId="77777777" w:rsidR="00567CD6" w:rsidRPr="00276539" w:rsidRDefault="00000000">
            <w:pPr>
              <w:spacing w:line="259" w:lineRule="auto"/>
              <w:ind w:left="58" w:right="0"/>
              <w:rPr>
                <w:rFonts w:ascii="Verdana" w:eastAsia="Verdana" w:hAnsi="Verdana" w:cs="Verdana"/>
                <w:sz w:val="20"/>
                <w:szCs w:val="20"/>
              </w:rPr>
            </w:pPr>
            <w:r w:rsidRPr="00276539">
              <w:rPr>
                <w:rFonts w:ascii="Verdana" w:eastAsia="Verdana" w:hAnsi="Verdana" w:cs="Verdana"/>
                <w:sz w:val="20"/>
                <w:szCs w:val="20"/>
              </w:rPr>
              <w:t xml:space="preserve">swap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&amp; j </w:t>
            </w:r>
          </w:p>
        </w:tc>
      </w:tr>
      <w:tr w:rsidR="00276539" w:rsidRPr="00276539" w14:paraId="4B1BDFDB" w14:textId="77777777">
        <w:trPr>
          <w:trHeight w:val="350"/>
        </w:trPr>
        <w:tc>
          <w:tcPr>
            <w:tcW w:w="595" w:type="dxa"/>
            <w:tcBorders>
              <w:top w:val="single" w:sz="4" w:space="0" w:color="000000"/>
              <w:left w:val="single" w:sz="4" w:space="0" w:color="000000"/>
              <w:bottom w:val="single" w:sz="4" w:space="0" w:color="000000"/>
              <w:right w:val="single" w:sz="4" w:space="0" w:color="000000"/>
            </w:tcBorders>
          </w:tcPr>
          <w:p w14:paraId="1EC3135E"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3CCAAF80"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6BB9DB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269F2624"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286FBAF"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F7242C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6D790D88"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5809058D"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D26E8D5"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tcPr>
          <w:p w14:paraId="08BF21D4"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27816B9A" w14:textId="77777777" w:rsidR="00567CD6" w:rsidRPr="00276539" w:rsidRDefault="00000000">
            <w:pPr>
              <w:spacing w:line="259" w:lineRule="auto"/>
              <w:ind w:left="185" w:right="0"/>
              <w:jc w:val="left"/>
              <w:rPr>
                <w:rFonts w:ascii="Verdana" w:eastAsia="Verdana" w:hAnsi="Verdana" w:cs="Verdana"/>
                <w:sz w:val="20"/>
                <w:szCs w:val="20"/>
              </w:rPr>
            </w:pPr>
            <w:r w:rsidRPr="00276539">
              <w:rPr>
                <w:rFonts w:ascii="Verdana" w:eastAsia="Verdana" w:hAnsi="Verdana" w:cs="Verdana"/>
                <w:sz w:val="20"/>
                <w:szCs w:val="20"/>
              </w:rPr>
              <w:t xml:space="preserve">57 </w:t>
            </w:r>
          </w:p>
        </w:tc>
        <w:tc>
          <w:tcPr>
            <w:tcW w:w="603" w:type="dxa"/>
            <w:tcBorders>
              <w:top w:val="single" w:sz="4" w:space="0" w:color="000000"/>
              <w:left w:val="single" w:sz="4" w:space="0" w:color="000000"/>
              <w:bottom w:val="single" w:sz="4" w:space="0" w:color="000000"/>
              <w:right w:val="single" w:sz="4" w:space="0" w:color="000000"/>
            </w:tcBorders>
          </w:tcPr>
          <w:p w14:paraId="2B09C585"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771" w:type="dxa"/>
            <w:gridSpan w:val="3"/>
            <w:tcBorders>
              <w:top w:val="single" w:sz="4" w:space="0" w:color="000000"/>
              <w:left w:val="single" w:sz="4" w:space="0" w:color="000000"/>
              <w:bottom w:val="single" w:sz="4" w:space="0" w:color="000000"/>
              <w:right w:val="single" w:sz="4" w:space="0" w:color="000000"/>
            </w:tcBorders>
          </w:tcPr>
          <w:p w14:paraId="30EB393D" w14:textId="77777777" w:rsidR="00567CD6" w:rsidRPr="00276539" w:rsidRDefault="00000000">
            <w:pPr>
              <w:spacing w:line="259" w:lineRule="auto"/>
              <w:ind w:left="191" w:right="0"/>
              <w:jc w:val="left"/>
              <w:rPr>
                <w:rFonts w:ascii="Verdana" w:eastAsia="Verdana" w:hAnsi="Verdana" w:cs="Verdana"/>
                <w:sz w:val="20"/>
                <w:szCs w:val="20"/>
              </w:rPr>
            </w:pPr>
            <w:r w:rsidRPr="00276539">
              <w:rPr>
                <w:rFonts w:ascii="Verdana" w:eastAsia="Verdana" w:hAnsi="Verdana" w:cs="Verdana"/>
                <w:sz w:val="20"/>
                <w:szCs w:val="20"/>
              </w:rPr>
              <w:t xml:space="preserve">79 </w:t>
            </w:r>
          </w:p>
        </w:tc>
        <w:tc>
          <w:tcPr>
            <w:tcW w:w="968" w:type="dxa"/>
            <w:tcBorders>
              <w:top w:val="single" w:sz="4" w:space="0" w:color="000000"/>
              <w:left w:val="single" w:sz="4" w:space="0" w:color="000000"/>
              <w:bottom w:val="single" w:sz="4" w:space="0" w:color="000000"/>
              <w:right w:val="single" w:sz="4" w:space="0" w:color="000000"/>
            </w:tcBorders>
          </w:tcPr>
          <w:p w14:paraId="4AFF9C4C"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16BA8AFF" w14:textId="77777777">
        <w:trPr>
          <w:trHeight w:val="351"/>
        </w:trPr>
        <w:tc>
          <w:tcPr>
            <w:tcW w:w="595" w:type="dxa"/>
            <w:tcBorders>
              <w:top w:val="single" w:sz="4" w:space="0" w:color="000000"/>
              <w:left w:val="single" w:sz="4" w:space="0" w:color="000000"/>
              <w:bottom w:val="single" w:sz="4" w:space="0" w:color="000000"/>
              <w:right w:val="single" w:sz="4" w:space="0" w:color="000000"/>
            </w:tcBorders>
          </w:tcPr>
          <w:p w14:paraId="0767C302"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32B0CD2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3BB88E4"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0C7F7B5B"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1AC1473"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19930B5"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3CEE5AAF"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1F19B7A1"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8A65CF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tcPr>
          <w:p w14:paraId="6149B33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636D415C" w14:textId="77777777" w:rsidR="00567CD6" w:rsidRPr="00276539" w:rsidRDefault="00000000">
            <w:pPr>
              <w:spacing w:line="259" w:lineRule="auto"/>
              <w:ind w:left="0" w:right="6"/>
              <w:jc w:val="center"/>
              <w:rPr>
                <w:rFonts w:ascii="Verdana" w:eastAsia="Verdana" w:hAnsi="Verdana" w:cs="Verdana"/>
                <w:sz w:val="20"/>
                <w:szCs w:val="20"/>
              </w:rPr>
            </w:pPr>
            <w:r w:rsidRPr="00276539">
              <w:rPr>
                <w:rFonts w:ascii="Verdana" w:eastAsia="Verdana" w:hAnsi="Verdana" w:cs="Verdana"/>
                <w:sz w:val="20"/>
                <w:szCs w:val="20"/>
              </w:rPr>
              <w:t xml:space="preserve">j </w:t>
            </w:r>
          </w:p>
        </w:tc>
        <w:tc>
          <w:tcPr>
            <w:tcW w:w="603" w:type="dxa"/>
            <w:tcBorders>
              <w:top w:val="single" w:sz="4" w:space="0" w:color="000000"/>
              <w:left w:val="single" w:sz="4" w:space="0" w:color="000000"/>
              <w:bottom w:val="single" w:sz="4" w:space="0" w:color="000000"/>
              <w:right w:val="single" w:sz="4" w:space="0" w:color="000000"/>
            </w:tcBorders>
          </w:tcPr>
          <w:p w14:paraId="71715457" w14:textId="77777777" w:rsidR="00567CD6" w:rsidRPr="00276539" w:rsidRDefault="00000000">
            <w:pPr>
              <w:spacing w:line="259" w:lineRule="auto"/>
              <w:ind w:left="0" w:right="1"/>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771" w:type="dxa"/>
            <w:gridSpan w:val="3"/>
            <w:tcBorders>
              <w:top w:val="single" w:sz="4" w:space="0" w:color="000000"/>
              <w:left w:val="single" w:sz="4" w:space="0" w:color="000000"/>
              <w:bottom w:val="single" w:sz="4" w:space="0" w:color="000000"/>
              <w:right w:val="single" w:sz="4" w:space="0" w:color="000000"/>
            </w:tcBorders>
          </w:tcPr>
          <w:p w14:paraId="23BD795B"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968" w:type="dxa"/>
            <w:tcBorders>
              <w:top w:val="single" w:sz="4" w:space="0" w:color="000000"/>
              <w:left w:val="single" w:sz="4" w:space="0" w:color="000000"/>
              <w:bottom w:val="single" w:sz="4" w:space="0" w:color="000000"/>
              <w:right w:val="single" w:sz="4" w:space="0" w:color="000000"/>
            </w:tcBorders>
          </w:tcPr>
          <w:p w14:paraId="36E55354"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18D957C3" w14:textId="77777777">
        <w:trPr>
          <w:trHeight w:val="444"/>
        </w:trPr>
        <w:tc>
          <w:tcPr>
            <w:tcW w:w="595" w:type="dxa"/>
            <w:tcBorders>
              <w:top w:val="single" w:sz="4" w:space="0" w:color="000000"/>
              <w:left w:val="single" w:sz="4" w:space="0" w:color="000000"/>
              <w:bottom w:val="single" w:sz="4" w:space="0" w:color="000000"/>
              <w:right w:val="single" w:sz="4" w:space="0" w:color="000000"/>
            </w:tcBorders>
          </w:tcPr>
          <w:p w14:paraId="0D730513"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1096525E"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1E296EB"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1CC4AD1C"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031C8D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0F2A663"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07E60C58"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1F74406C"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9D82868"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vAlign w:val="center"/>
          </w:tcPr>
          <w:p w14:paraId="0492E7F7" w14:textId="77777777" w:rsidR="00567CD6" w:rsidRPr="00276539" w:rsidRDefault="00000000">
            <w:pPr>
              <w:spacing w:line="259" w:lineRule="auto"/>
              <w:ind w:left="110" w:right="0"/>
              <w:jc w:val="left"/>
              <w:rPr>
                <w:rFonts w:ascii="Verdana" w:eastAsia="Verdana" w:hAnsi="Verdana" w:cs="Verdana"/>
                <w:sz w:val="20"/>
                <w:szCs w:val="20"/>
              </w:rPr>
            </w:pPr>
            <w:r w:rsidRPr="00276539">
              <w:rPr>
                <w:rFonts w:ascii="Verdana" w:eastAsia="Verdana" w:hAnsi="Verdana" w:cs="Verdana"/>
                <w:sz w:val="20"/>
                <w:szCs w:val="20"/>
              </w:rPr>
              <w:t xml:space="preserve">(57) </w:t>
            </w:r>
          </w:p>
        </w:tc>
        <w:tc>
          <w:tcPr>
            <w:tcW w:w="604"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2D99B77" w14:textId="77777777" w:rsidR="00567CD6" w:rsidRPr="00276539" w:rsidRDefault="00000000">
            <w:pPr>
              <w:spacing w:line="259" w:lineRule="auto"/>
              <w:ind w:left="170" w:right="0"/>
              <w:jc w:val="left"/>
              <w:rPr>
                <w:rFonts w:ascii="Verdana" w:eastAsia="Verdana" w:hAnsi="Verdana" w:cs="Verdana"/>
                <w:sz w:val="20"/>
                <w:szCs w:val="20"/>
              </w:rPr>
            </w:pPr>
            <w:r w:rsidRPr="00276539">
              <w:rPr>
                <w:rFonts w:ascii="Verdana" w:eastAsia="Verdana" w:hAnsi="Verdana" w:cs="Verdana"/>
                <w:b/>
                <w:sz w:val="20"/>
                <w:szCs w:val="20"/>
              </w:rPr>
              <w:t xml:space="preserve">58 </w:t>
            </w:r>
          </w:p>
        </w:tc>
        <w:tc>
          <w:tcPr>
            <w:tcW w:w="603" w:type="dxa"/>
            <w:tcBorders>
              <w:top w:val="single" w:sz="4" w:space="0" w:color="000000"/>
              <w:left w:val="single" w:sz="4" w:space="0" w:color="000000"/>
              <w:bottom w:val="single" w:sz="4" w:space="0" w:color="000000"/>
              <w:right w:val="single" w:sz="4" w:space="0" w:color="000000"/>
            </w:tcBorders>
            <w:vAlign w:val="center"/>
          </w:tcPr>
          <w:p w14:paraId="412DE891" w14:textId="77777777" w:rsidR="00567CD6" w:rsidRPr="00276539" w:rsidRDefault="00000000">
            <w:pPr>
              <w:spacing w:line="259" w:lineRule="auto"/>
              <w:ind w:left="143" w:right="0"/>
              <w:jc w:val="left"/>
              <w:rPr>
                <w:rFonts w:ascii="Verdana" w:eastAsia="Verdana" w:hAnsi="Verdana" w:cs="Verdana"/>
                <w:sz w:val="20"/>
                <w:szCs w:val="20"/>
              </w:rPr>
            </w:pPr>
            <w:r w:rsidRPr="00276539">
              <w:rPr>
                <w:rFonts w:ascii="Verdana" w:eastAsia="Verdana" w:hAnsi="Verdana" w:cs="Verdana"/>
                <w:sz w:val="20"/>
                <w:szCs w:val="20"/>
              </w:rPr>
              <w:t xml:space="preserve">(70 </w:t>
            </w:r>
          </w:p>
        </w:tc>
        <w:tc>
          <w:tcPr>
            <w:tcW w:w="771" w:type="dxa"/>
            <w:gridSpan w:val="3"/>
            <w:tcBorders>
              <w:top w:val="single" w:sz="4" w:space="0" w:color="000000"/>
              <w:left w:val="single" w:sz="4" w:space="0" w:color="000000"/>
              <w:bottom w:val="single" w:sz="4" w:space="0" w:color="000000"/>
              <w:right w:val="single" w:sz="4" w:space="0" w:color="000000"/>
            </w:tcBorders>
            <w:vAlign w:val="center"/>
          </w:tcPr>
          <w:p w14:paraId="193FCF55" w14:textId="77777777" w:rsidR="00567CD6" w:rsidRPr="00276539" w:rsidRDefault="00000000">
            <w:pPr>
              <w:spacing w:line="259" w:lineRule="auto"/>
              <w:ind w:left="150" w:right="0"/>
              <w:jc w:val="left"/>
              <w:rPr>
                <w:rFonts w:ascii="Verdana" w:eastAsia="Verdana" w:hAnsi="Verdana" w:cs="Verdana"/>
                <w:sz w:val="20"/>
                <w:szCs w:val="20"/>
              </w:rPr>
            </w:pPr>
            <w:r w:rsidRPr="00276539">
              <w:rPr>
                <w:rFonts w:ascii="Verdana" w:eastAsia="Verdana" w:hAnsi="Verdana" w:cs="Verdana"/>
                <w:sz w:val="20"/>
                <w:szCs w:val="20"/>
              </w:rPr>
              <w:t xml:space="preserve">79) </w:t>
            </w:r>
          </w:p>
        </w:tc>
        <w:tc>
          <w:tcPr>
            <w:tcW w:w="968" w:type="dxa"/>
            <w:tcBorders>
              <w:top w:val="single" w:sz="4" w:space="0" w:color="000000"/>
              <w:left w:val="single" w:sz="4" w:space="0" w:color="000000"/>
              <w:bottom w:val="single" w:sz="4" w:space="0" w:color="000000"/>
              <w:right w:val="single" w:sz="4" w:space="0" w:color="000000"/>
            </w:tcBorders>
          </w:tcPr>
          <w:p w14:paraId="40019C63"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0B3A18F4" w14:textId="77777777">
        <w:trPr>
          <w:trHeight w:val="666"/>
        </w:trPr>
        <w:tc>
          <w:tcPr>
            <w:tcW w:w="595" w:type="dxa"/>
            <w:tcBorders>
              <w:top w:val="single" w:sz="4" w:space="0" w:color="000000"/>
              <w:left w:val="single" w:sz="4" w:space="0" w:color="000000"/>
              <w:bottom w:val="single" w:sz="4" w:space="0" w:color="000000"/>
              <w:right w:val="single" w:sz="4" w:space="0" w:color="000000"/>
            </w:tcBorders>
          </w:tcPr>
          <w:p w14:paraId="6508867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131C618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2D60BA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288AB5F4"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C731DC4"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749D70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06CACD89"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D3BB7C5"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705C07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shd w:val="clear" w:color="auto" w:fill="E6E6E6"/>
          </w:tcPr>
          <w:p w14:paraId="62B60633" w14:textId="77777777" w:rsidR="00567CD6" w:rsidRPr="00276539" w:rsidRDefault="00000000">
            <w:pPr>
              <w:spacing w:line="259" w:lineRule="auto"/>
              <w:ind w:left="173" w:right="0"/>
              <w:jc w:val="left"/>
              <w:rPr>
                <w:rFonts w:ascii="Verdana" w:eastAsia="Verdana" w:hAnsi="Verdana" w:cs="Verdana"/>
                <w:sz w:val="20"/>
                <w:szCs w:val="20"/>
              </w:rPr>
            </w:pPr>
            <w:r w:rsidRPr="00276539">
              <w:rPr>
                <w:rFonts w:ascii="Verdana" w:eastAsia="Verdana" w:hAnsi="Verdana" w:cs="Verdana"/>
                <w:b/>
                <w:sz w:val="20"/>
                <w:szCs w:val="20"/>
              </w:rPr>
              <w:t xml:space="preserve">57 </w:t>
            </w:r>
          </w:p>
          <w:p w14:paraId="7C18B25B" w14:textId="77777777" w:rsidR="00567CD6" w:rsidRPr="00276539" w:rsidRDefault="00000000">
            <w:pPr>
              <w:spacing w:line="259" w:lineRule="auto"/>
              <w:ind w:left="182" w:right="0" w:hanging="137"/>
              <w:jc w:val="left"/>
              <w:rPr>
                <w:rFonts w:ascii="Verdana" w:eastAsia="Verdana" w:hAnsi="Verdana" w:cs="Verdana"/>
                <w:sz w:val="20"/>
                <w:szCs w:val="20"/>
              </w:rPr>
            </w:pPr>
            <w:r w:rsidRPr="00276539">
              <w:rPr>
                <w:rFonts w:ascii="Verdana" w:eastAsia="Verdana" w:hAnsi="Verdana" w:cs="Verdana"/>
                <w:sz w:val="20"/>
                <w:szCs w:val="20"/>
              </w:rPr>
              <w:t xml:space="preserve">pivot, j,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5A7F5979"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62986014"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771" w:type="dxa"/>
            <w:gridSpan w:val="3"/>
            <w:tcBorders>
              <w:top w:val="single" w:sz="4" w:space="0" w:color="000000"/>
              <w:left w:val="single" w:sz="4" w:space="0" w:color="000000"/>
              <w:bottom w:val="single" w:sz="4" w:space="0" w:color="000000"/>
              <w:right w:val="single" w:sz="4" w:space="0" w:color="000000"/>
            </w:tcBorders>
          </w:tcPr>
          <w:p w14:paraId="0AAAD967"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968" w:type="dxa"/>
            <w:tcBorders>
              <w:top w:val="single" w:sz="4" w:space="0" w:color="000000"/>
              <w:left w:val="single" w:sz="4" w:space="0" w:color="000000"/>
              <w:bottom w:val="single" w:sz="4" w:space="0" w:color="000000"/>
              <w:right w:val="single" w:sz="4" w:space="0" w:color="000000"/>
            </w:tcBorders>
          </w:tcPr>
          <w:p w14:paraId="5762FAB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7ECFE2D0" w14:textId="77777777">
        <w:trPr>
          <w:trHeight w:val="347"/>
        </w:trPr>
        <w:tc>
          <w:tcPr>
            <w:tcW w:w="595" w:type="dxa"/>
            <w:tcBorders>
              <w:top w:val="single" w:sz="4" w:space="0" w:color="000000"/>
              <w:left w:val="single" w:sz="4" w:space="0" w:color="000000"/>
              <w:bottom w:val="single" w:sz="4" w:space="0" w:color="000000"/>
              <w:right w:val="single" w:sz="4" w:space="0" w:color="000000"/>
            </w:tcBorders>
          </w:tcPr>
          <w:p w14:paraId="4EDBF885"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67D9E2C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CDDCBAE"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53DB8E74"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8F4D37B"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361D945"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6BD8FFC2"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7ED8B18E"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A208CFF"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tcPr>
          <w:p w14:paraId="2DCDE895"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4F605CB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3ED1C859" w14:textId="77777777" w:rsidR="00567CD6" w:rsidRPr="00276539" w:rsidRDefault="00000000">
            <w:pPr>
              <w:spacing w:line="259" w:lineRule="auto"/>
              <w:ind w:left="143" w:right="0"/>
              <w:jc w:val="left"/>
              <w:rPr>
                <w:rFonts w:ascii="Verdana" w:eastAsia="Verdana" w:hAnsi="Verdana" w:cs="Verdana"/>
                <w:sz w:val="20"/>
                <w:szCs w:val="20"/>
              </w:rPr>
            </w:pPr>
            <w:r w:rsidRPr="00276539">
              <w:rPr>
                <w:rFonts w:ascii="Verdana" w:eastAsia="Verdana" w:hAnsi="Verdana" w:cs="Verdana"/>
                <w:sz w:val="20"/>
                <w:szCs w:val="20"/>
              </w:rPr>
              <w:t xml:space="preserve">(70 </w:t>
            </w:r>
          </w:p>
        </w:tc>
        <w:tc>
          <w:tcPr>
            <w:tcW w:w="771" w:type="dxa"/>
            <w:gridSpan w:val="3"/>
            <w:tcBorders>
              <w:top w:val="single" w:sz="4" w:space="0" w:color="000000"/>
              <w:left w:val="single" w:sz="4" w:space="0" w:color="000000"/>
              <w:bottom w:val="single" w:sz="4" w:space="0" w:color="000000"/>
              <w:right w:val="single" w:sz="4" w:space="0" w:color="000000"/>
            </w:tcBorders>
          </w:tcPr>
          <w:p w14:paraId="10FFDF71" w14:textId="77777777" w:rsidR="00567CD6" w:rsidRPr="00276539" w:rsidRDefault="00000000">
            <w:pPr>
              <w:spacing w:line="259" w:lineRule="auto"/>
              <w:ind w:left="150" w:right="0"/>
              <w:jc w:val="left"/>
              <w:rPr>
                <w:rFonts w:ascii="Verdana" w:eastAsia="Verdana" w:hAnsi="Verdana" w:cs="Verdana"/>
                <w:sz w:val="20"/>
                <w:szCs w:val="20"/>
              </w:rPr>
            </w:pPr>
            <w:r w:rsidRPr="00276539">
              <w:rPr>
                <w:rFonts w:ascii="Verdana" w:eastAsia="Verdana" w:hAnsi="Verdana" w:cs="Verdana"/>
                <w:sz w:val="20"/>
                <w:szCs w:val="20"/>
              </w:rPr>
              <w:t xml:space="preserve">79) </w:t>
            </w:r>
          </w:p>
        </w:tc>
        <w:tc>
          <w:tcPr>
            <w:tcW w:w="968" w:type="dxa"/>
            <w:tcBorders>
              <w:top w:val="single" w:sz="4" w:space="0" w:color="000000"/>
              <w:left w:val="single" w:sz="4" w:space="0" w:color="000000"/>
              <w:bottom w:val="single" w:sz="4" w:space="0" w:color="000000"/>
              <w:right w:val="single" w:sz="4" w:space="0" w:color="000000"/>
            </w:tcBorders>
          </w:tcPr>
          <w:p w14:paraId="432BB51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5EDE3398" w14:textId="77777777">
        <w:trPr>
          <w:trHeight w:val="452"/>
        </w:trPr>
        <w:tc>
          <w:tcPr>
            <w:tcW w:w="595" w:type="dxa"/>
            <w:tcBorders>
              <w:top w:val="single" w:sz="4" w:space="0" w:color="000000"/>
              <w:left w:val="single" w:sz="4" w:space="0" w:color="000000"/>
              <w:bottom w:val="single" w:sz="4" w:space="0" w:color="000000"/>
              <w:right w:val="single" w:sz="4" w:space="0" w:color="000000"/>
            </w:tcBorders>
          </w:tcPr>
          <w:p w14:paraId="083D3822"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2F9F197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5A19F8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24721D6B"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8DF52C2"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A76C1DB"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78F7BF2E"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536E32A2"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599527C"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tcPr>
          <w:p w14:paraId="25FE2C8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22FEE37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27698E26" w14:textId="77777777" w:rsidR="00567CD6" w:rsidRPr="00276539" w:rsidRDefault="00000000">
            <w:pPr>
              <w:spacing w:line="259" w:lineRule="auto"/>
              <w:ind w:left="9" w:right="0"/>
              <w:jc w:val="center"/>
              <w:rPr>
                <w:rFonts w:ascii="Verdana" w:eastAsia="Verdana" w:hAnsi="Verdana" w:cs="Verdana"/>
                <w:sz w:val="20"/>
                <w:szCs w:val="20"/>
              </w:rPr>
            </w:pPr>
            <w:r w:rsidRPr="00276539">
              <w:rPr>
                <w:rFonts w:ascii="Verdana" w:eastAsia="Verdana" w:hAnsi="Verdana" w:cs="Verdana"/>
                <w:sz w:val="20"/>
                <w:szCs w:val="20"/>
              </w:rPr>
              <w:t xml:space="preserve">pivot, j </w:t>
            </w:r>
          </w:p>
        </w:tc>
        <w:tc>
          <w:tcPr>
            <w:tcW w:w="771" w:type="dxa"/>
            <w:gridSpan w:val="3"/>
            <w:tcBorders>
              <w:top w:val="single" w:sz="4" w:space="0" w:color="000000"/>
              <w:left w:val="single" w:sz="4" w:space="0" w:color="000000"/>
              <w:bottom w:val="single" w:sz="4" w:space="0" w:color="000000"/>
              <w:right w:val="single" w:sz="4" w:space="0" w:color="000000"/>
            </w:tcBorders>
            <w:vAlign w:val="center"/>
          </w:tcPr>
          <w:p w14:paraId="177EFE94" w14:textId="77777777" w:rsidR="00567CD6" w:rsidRPr="00276539" w:rsidRDefault="00000000">
            <w:pPr>
              <w:spacing w:line="259" w:lineRule="auto"/>
              <w:ind w:left="0" w:right="3"/>
              <w:jc w:val="center"/>
              <w:rPr>
                <w:rFonts w:ascii="Verdana" w:eastAsia="Verdana" w:hAnsi="Verdana" w:cs="Verdana"/>
                <w:sz w:val="20"/>
                <w:szCs w:val="20"/>
              </w:rPr>
            </w:pP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w:t>
            </w:r>
          </w:p>
        </w:tc>
        <w:tc>
          <w:tcPr>
            <w:tcW w:w="968" w:type="dxa"/>
            <w:tcBorders>
              <w:top w:val="single" w:sz="4" w:space="0" w:color="000000"/>
              <w:left w:val="single" w:sz="4" w:space="0" w:color="000000"/>
              <w:bottom w:val="single" w:sz="4" w:space="0" w:color="000000"/>
              <w:right w:val="single" w:sz="4" w:space="0" w:color="000000"/>
            </w:tcBorders>
          </w:tcPr>
          <w:p w14:paraId="7DF94522" w14:textId="77777777" w:rsidR="00567CD6" w:rsidRPr="00276539" w:rsidRDefault="00000000">
            <w:pPr>
              <w:spacing w:line="259" w:lineRule="auto"/>
              <w:ind w:left="0" w:right="0"/>
              <w:jc w:val="center"/>
              <w:rPr>
                <w:rFonts w:ascii="Verdana" w:eastAsia="Verdana" w:hAnsi="Verdana" w:cs="Verdana"/>
                <w:sz w:val="20"/>
                <w:szCs w:val="20"/>
              </w:rPr>
            </w:pPr>
            <w:r w:rsidRPr="00276539">
              <w:rPr>
                <w:rFonts w:ascii="Verdana" w:eastAsia="Verdana" w:hAnsi="Verdana" w:cs="Verdana"/>
                <w:sz w:val="20"/>
                <w:szCs w:val="20"/>
              </w:rPr>
              <w:t xml:space="preserve">swap pivot &amp; j </w:t>
            </w:r>
          </w:p>
        </w:tc>
      </w:tr>
      <w:tr w:rsidR="00276539" w:rsidRPr="00276539" w14:paraId="3C29CA75" w14:textId="77777777">
        <w:trPr>
          <w:trHeight w:val="344"/>
        </w:trPr>
        <w:tc>
          <w:tcPr>
            <w:tcW w:w="595" w:type="dxa"/>
            <w:tcBorders>
              <w:top w:val="single" w:sz="4" w:space="0" w:color="000000"/>
              <w:left w:val="single" w:sz="4" w:space="0" w:color="000000"/>
              <w:bottom w:val="single" w:sz="4" w:space="0" w:color="000000"/>
              <w:right w:val="single" w:sz="4" w:space="0" w:color="000000"/>
            </w:tcBorders>
          </w:tcPr>
          <w:p w14:paraId="0D6E2D02"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56C1509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13D606F"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3AA96947"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038924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5514EB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7B45ABE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3AE0AC90"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848DCAA"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tcBorders>
              <w:top w:val="single" w:sz="4" w:space="0" w:color="000000"/>
              <w:left w:val="single" w:sz="4" w:space="0" w:color="000000"/>
              <w:bottom w:val="single" w:sz="4" w:space="0" w:color="000000"/>
              <w:right w:val="single" w:sz="4" w:space="0" w:color="000000"/>
            </w:tcBorders>
          </w:tcPr>
          <w:p w14:paraId="7E46431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tcBorders>
              <w:top w:val="single" w:sz="4" w:space="0" w:color="000000"/>
              <w:left w:val="single" w:sz="4" w:space="0" w:color="000000"/>
              <w:bottom w:val="single" w:sz="4" w:space="0" w:color="000000"/>
              <w:right w:val="single" w:sz="4" w:space="0" w:color="000000"/>
            </w:tcBorders>
          </w:tcPr>
          <w:p w14:paraId="6889BC2C"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shd w:val="clear" w:color="auto" w:fill="E6E6E6"/>
          </w:tcPr>
          <w:p w14:paraId="0704E1F1" w14:textId="77777777" w:rsidR="00567CD6" w:rsidRPr="00276539" w:rsidRDefault="00000000">
            <w:pPr>
              <w:spacing w:line="259" w:lineRule="auto"/>
              <w:ind w:left="172" w:right="0"/>
              <w:jc w:val="left"/>
              <w:rPr>
                <w:rFonts w:ascii="Verdana" w:eastAsia="Verdana" w:hAnsi="Verdana" w:cs="Verdana"/>
                <w:sz w:val="20"/>
                <w:szCs w:val="20"/>
              </w:rPr>
            </w:pPr>
            <w:r w:rsidRPr="00276539">
              <w:rPr>
                <w:rFonts w:ascii="Verdana" w:eastAsia="Verdana" w:hAnsi="Verdana" w:cs="Verdana"/>
                <w:b/>
                <w:sz w:val="20"/>
                <w:szCs w:val="20"/>
              </w:rPr>
              <w:t xml:space="preserve">70 </w:t>
            </w:r>
          </w:p>
        </w:tc>
        <w:tc>
          <w:tcPr>
            <w:tcW w:w="771" w:type="dxa"/>
            <w:gridSpan w:val="3"/>
            <w:tcBorders>
              <w:top w:val="single" w:sz="4" w:space="0" w:color="000000"/>
              <w:left w:val="single" w:sz="4" w:space="0" w:color="000000"/>
              <w:bottom w:val="single" w:sz="4" w:space="0" w:color="000000"/>
              <w:right w:val="single" w:sz="4" w:space="0" w:color="000000"/>
            </w:tcBorders>
          </w:tcPr>
          <w:p w14:paraId="615C9AFD"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968" w:type="dxa"/>
            <w:tcBorders>
              <w:top w:val="single" w:sz="4" w:space="0" w:color="000000"/>
              <w:left w:val="single" w:sz="4" w:space="0" w:color="000000"/>
              <w:bottom w:val="single" w:sz="4" w:space="0" w:color="000000"/>
              <w:right w:val="single" w:sz="4" w:space="0" w:color="000000"/>
            </w:tcBorders>
          </w:tcPr>
          <w:p w14:paraId="38B2BDD8"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64542D9F" w14:textId="77777777">
        <w:trPr>
          <w:trHeight w:val="209"/>
        </w:trPr>
        <w:tc>
          <w:tcPr>
            <w:tcW w:w="595" w:type="dxa"/>
            <w:vMerge w:val="restart"/>
            <w:tcBorders>
              <w:top w:val="single" w:sz="4" w:space="0" w:color="000000"/>
              <w:left w:val="single" w:sz="4" w:space="0" w:color="000000"/>
              <w:bottom w:val="single" w:sz="4" w:space="0" w:color="000000"/>
              <w:right w:val="single" w:sz="4" w:space="0" w:color="000000"/>
            </w:tcBorders>
          </w:tcPr>
          <w:p w14:paraId="2A48ACD1"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lastRenderedPageBreak/>
              <w:t xml:space="preserve"> </w:t>
            </w:r>
          </w:p>
        </w:tc>
        <w:tc>
          <w:tcPr>
            <w:tcW w:w="594" w:type="dxa"/>
            <w:vMerge w:val="restart"/>
            <w:tcBorders>
              <w:top w:val="single" w:sz="4" w:space="0" w:color="000000"/>
              <w:left w:val="single" w:sz="4" w:space="0" w:color="000000"/>
              <w:bottom w:val="single" w:sz="4" w:space="0" w:color="000000"/>
              <w:right w:val="single" w:sz="4" w:space="0" w:color="000000"/>
            </w:tcBorders>
          </w:tcPr>
          <w:p w14:paraId="411A9E40"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vMerge w:val="restart"/>
            <w:tcBorders>
              <w:top w:val="single" w:sz="4" w:space="0" w:color="000000"/>
              <w:left w:val="single" w:sz="4" w:space="0" w:color="000000"/>
              <w:bottom w:val="single" w:sz="4" w:space="0" w:color="000000"/>
              <w:right w:val="single" w:sz="4" w:space="0" w:color="000000"/>
            </w:tcBorders>
          </w:tcPr>
          <w:p w14:paraId="3535CC4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vMerge w:val="restart"/>
            <w:tcBorders>
              <w:top w:val="single" w:sz="4" w:space="0" w:color="000000"/>
              <w:left w:val="single" w:sz="4" w:space="0" w:color="000000"/>
              <w:bottom w:val="single" w:sz="4" w:space="0" w:color="000000"/>
              <w:right w:val="single" w:sz="4" w:space="0" w:color="000000"/>
            </w:tcBorders>
          </w:tcPr>
          <w:p w14:paraId="6BEB71A6"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vMerge w:val="restart"/>
            <w:tcBorders>
              <w:top w:val="single" w:sz="4" w:space="0" w:color="000000"/>
              <w:left w:val="single" w:sz="4" w:space="0" w:color="000000"/>
              <w:bottom w:val="single" w:sz="4" w:space="0" w:color="000000"/>
              <w:right w:val="single" w:sz="4" w:space="0" w:color="000000"/>
            </w:tcBorders>
          </w:tcPr>
          <w:p w14:paraId="4273D8A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vMerge w:val="restart"/>
            <w:tcBorders>
              <w:top w:val="single" w:sz="4" w:space="0" w:color="000000"/>
              <w:left w:val="single" w:sz="4" w:space="0" w:color="000000"/>
              <w:bottom w:val="single" w:sz="4" w:space="0" w:color="000000"/>
              <w:right w:val="single" w:sz="4" w:space="0" w:color="000000"/>
            </w:tcBorders>
          </w:tcPr>
          <w:p w14:paraId="714C49EC"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vMerge w:val="restart"/>
            <w:tcBorders>
              <w:top w:val="single" w:sz="4" w:space="0" w:color="000000"/>
              <w:left w:val="single" w:sz="4" w:space="0" w:color="000000"/>
              <w:bottom w:val="single" w:sz="4" w:space="0" w:color="000000"/>
              <w:right w:val="single" w:sz="4" w:space="0" w:color="000000"/>
            </w:tcBorders>
          </w:tcPr>
          <w:p w14:paraId="16BCE43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vMerge w:val="restart"/>
            <w:tcBorders>
              <w:top w:val="single" w:sz="4" w:space="0" w:color="000000"/>
              <w:left w:val="single" w:sz="4" w:space="0" w:color="000000"/>
              <w:bottom w:val="single" w:sz="4" w:space="0" w:color="000000"/>
              <w:right w:val="single" w:sz="4" w:space="0" w:color="000000"/>
            </w:tcBorders>
          </w:tcPr>
          <w:p w14:paraId="678BC0A9" w14:textId="77777777" w:rsidR="00567CD6" w:rsidRPr="00276539" w:rsidRDefault="00000000">
            <w:pPr>
              <w:spacing w:line="259" w:lineRule="auto"/>
              <w:ind w:left="3"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6" w:type="dxa"/>
            <w:vMerge w:val="restart"/>
            <w:tcBorders>
              <w:top w:val="single" w:sz="4" w:space="0" w:color="000000"/>
              <w:left w:val="single" w:sz="4" w:space="0" w:color="000000"/>
              <w:bottom w:val="single" w:sz="4" w:space="0" w:color="000000"/>
              <w:right w:val="single" w:sz="4" w:space="0" w:color="000000"/>
            </w:tcBorders>
          </w:tcPr>
          <w:p w14:paraId="776AF373"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26" w:type="dxa"/>
            <w:vMerge w:val="restart"/>
            <w:tcBorders>
              <w:top w:val="single" w:sz="4" w:space="0" w:color="000000"/>
              <w:left w:val="single" w:sz="4" w:space="0" w:color="000000"/>
              <w:bottom w:val="single" w:sz="4" w:space="0" w:color="000000"/>
              <w:right w:val="single" w:sz="4" w:space="0" w:color="000000"/>
            </w:tcBorders>
          </w:tcPr>
          <w:p w14:paraId="5D0A7DBC"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4" w:type="dxa"/>
            <w:vMerge w:val="restart"/>
            <w:tcBorders>
              <w:top w:val="single" w:sz="4" w:space="0" w:color="000000"/>
              <w:left w:val="single" w:sz="4" w:space="0" w:color="000000"/>
              <w:bottom w:val="single" w:sz="4" w:space="0" w:color="000000"/>
              <w:right w:val="single" w:sz="4" w:space="0" w:color="000000"/>
            </w:tcBorders>
          </w:tcPr>
          <w:p w14:paraId="768671FB"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vMerge w:val="restart"/>
            <w:tcBorders>
              <w:top w:val="single" w:sz="4" w:space="0" w:color="000000"/>
              <w:left w:val="single" w:sz="4" w:space="0" w:color="000000"/>
              <w:bottom w:val="single" w:sz="4" w:space="0" w:color="000000"/>
              <w:right w:val="single" w:sz="4" w:space="0" w:color="000000"/>
            </w:tcBorders>
          </w:tcPr>
          <w:p w14:paraId="1ECF9E7A" w14:textId="77777777" w:rsidR="00567CD6" w:rsidRPr="00276539" w:rsidRDefault="00000000">
            <w:pPr>
              <w:spacing w:line="259" w:lineRule="auto"/>
              <w:ind w:left="6"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161" w:type="dxa"/>
            <w:vMerge w:val="restart"/>
            <w:tcBorders>
              <w:top w:val="single" w:sz="4" w:space="0" w:color="000000"/>
              <w:left w:val="single" w:sz="4" w:space="0" w:color="000000"/>
              <w:bottom w:val="single" w:sz="4" w:space="0" w:color="000000"/>
              <w:right w:val="nil"/>
            </w:tcBorders>
          </w:tcPr>
          <w:p w14:paraId="1DFF5E34" w14:textId="77777777" w:rsidR="00567CD6" w:rsidRPr="00276539" w:rsidRDefault="00567CD6">
            <w:pPr>
              <w:spacing w:after="160" w:line="259" w:lineRule="auto"/>
              <w:ind w:left="0" w:right="0"/>
              <w:jc w:val="left"/>
              <w:rPr>
                <w:rFonts w:ascii="Verdana" w:eastAsia="Verdana" w:hAnsi="Verdana" w:cs="Verdana"/>
                <w:sz w:val="20"/>
                <w:szCs w:val="20"/>
              </w:rPr>
            </w:pPr>
          </w:p>
        </w:tc>
        <w:tc>
          <w:tcPr>
            <w:tcW w:w="444" w:type="dxa"/>
            <w:tcBorders>
              <w:top w:val="single" w:sz="4" w:space="0" w:color="000000"/>
              <w:left w:val="nil"/>
              <w:bottom w:val="nil"/>
              <w:right w:val="nil"/>
            </w:tcBorders>
            <w:shd w:val="clear" w:color="auto" w:fill="E6E6E6"/>
          </w:tcPr>
          <w:p w14:paraId="68CDA6FD" w14:textId="77777777" w:rsidR="00567CD6" w:rsidRPr="00276539" w:rsidRDefault="00000000">
            <w:pPr>
              <w:spacing w:line="259" w:lineRule="auto"/>
              <w:ind w:left="0" w:right="0"/>
              <w:rPr>
                <w:rFonts w:ascii="Verdana" w:eastAsia="Verdana" w:hAnsi="Verdana" w:cs="Verdana"/>
                <w:sz w:val="20"/>
                <w:szCs w:val="20"/>
              </w:rPr>
            </w:pPr>
            <w:r w:rsidRPr="00276539">
              <w:rPr>
                <w:rFonts w:ascii="Verdana" w:eastAsia="Verdana" w:hAnsi="Verdana" w:cs="Verdana"/>
                <w:b/>
                <w:sz w:val="20"/>
                <w:szCs w:val="20"/>
              </w:rPr>
              <w:t>79</w:t>
            </w:r>
          </w:p>
        </w:tc>
        <w:tc>
          <w:tcPr>
            <w:tcW w:w="166" w:type="dxa"/>
            <w:vMerge w:val="restart"/>
            <w:tcBorders>
              <w:top w:val="single" w:sz="4" w:space="0" w:color="000000"/>
              <w:left w:val="nil"/>
              <w:bottom w:val="single" w:sz="4" w:space="0" w:color="000000"/>
              <w:right w:val="single" w:sz="4" w:space="0" w:color="000000"/>
            </w:tcBorders>
          </w:tcPr>
          <w:p w14:paraId="348C174B"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7D667AD9" w14:textId="77777777" w:rsidR="00567CD6" w:rsidRPr="00276539" w:rsidRDefault="00000000">
            <w:pPr>
              <w:spacing w:line="259" w:lineRule="auto"/>
              <w:ind w:left="0" w:right="-15"/>
              <w:jc w:val="right"/>
              <w:rPr>
                <w:rFonts w:ascii="Verdana" w:eastAsia="Verdana" w:hAnsi="Verdana" w:cs="Verdana"/>
                <w:sz w:val="20"/>
                <w:szCs w:val="20"/>
              </w:rPr>
            </w:pPr>
            <w:r w:rsidRPr="00276539">
              <w:rPr>
                <w:rFonts w:ascii="Verdana" w:eastAsia="Verdana" w:hAnsi="Verdana" w:cs="Verdana"/>
                <w:sz w:val="20"/>
                <w:szCs w:val="20"/>
              </w:rPr>
              <w:t xml:space="preserve"> </w:t>
            </w:r>
          </w:p>
          <w:p w14:paraId="5F83D888"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968" w:type="dxa"/>
            <w:vMerge w:val="restart"/>
            <w:tcBorders>
              <w:top w:val="single" w:sz="4" w:space="0" w:color="000000"/>
              <w:left w:val="single" w:sz="4" w:space="0" w:color="000000"/>
              <w:bottom w:val="single" w:sz="4" w:space="0" w:color="000000"/>
              <w:right w:val="single" w:sz="4" w:space="0" w:color="000000"/>
            </w:tcBorders>
          </w:tcPr>
          <w:p w14:paraId="6016C36E"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4191551D" w14:textId="77777777">
        <w:trPr>
          <w:trHeight w:val="456"/>
        </w:trPr>
        <w:tc>
          <w:tcPr>
            <w:tcW w:w="595" w:type="dxa"/>
            <w:vMerge/>
            <w:tcBorders>
              <w:top w:val="single" w:sz="4" w:space="0" w:color="000000"/>
              <w:left w:val="single" w:sz="4" w:space="0" w:color="000000"/>
              <w:bottom w:val="single" w:sz="4" w:space="0" w:color="000000"/>
              <w:right w:val="single" w:sz="4" w:space="0" w:color="000000"/>
            </w:tcBorders>
          </w:tcPr>
          <w:p w14:paraId="0C6724BA"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594" w:type="dxa"/>
            <w:vMerge/>
            <w:tcBorders>
              <w:top w:val="single" w:sz="4" w:space="0" w:color="000000"/>
              <w:left w:val="single" w:sz="4" w:space="0" w:color="000000"/>
              <w:bottom w:val="single" w:sz="4" w:space="0" w:color="000000"/>
              <w:right w:val="single" w:sz="4" w:space="0" w:color="000000"/>
            </w:tcBorders>
          </w:tcPr>
          <w:p w14:paraId="6BF89FA0"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595" w:type="dxa"/>
            <w:vMerge/>
            <w:tcBorders>
              <w:top w:val="single" w:sz="4" w:space="0" w:color="000000"/>
              <w:left w:val="single" w:sz="4" w:space="0" w:color="000000"/>
              <w:bottom w:val="single" w:sz="4" w:space="0" w:color="000000"/>
              <w:right w:val="single" w:sz="4" w:space="0" w:color="000000"/>
            </w:tcBorders>
          </w:tcPr>
          <w:p w14:paraId="3C10B5D6"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597" w:type="dxa"/>
            <w:vMerge/>
            <w:tcBorders>
              <w:top w:val="single" w:sz="4" w:space="0" w:color="000000"/>
              <w:left w:val="single" w:sz="4" w:space="0" w:color="000000"/>
              <w:bottom w:val="single" w:sz="4" w:space="0" w:color="000000"/>
              <w:right w:val="single" w:sz="4" w:space="0" w:color="000000"/>
            </w:tcBorders>
          </w:tcPr>
          <w:p w14:paraId="681C9E31"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595" w:type="dxa"/>
            <w:vMerge/>
            <w:tcBorders>
              <w:top w:val="single" w:sz="4" w:space="0" w:color="000000"/>
              <w:left w:val="single" w:sz="4" w:space="0" w:color="000000"/>
              <w:bottom w:val="single" w:sz="4" w:space="0" w:color="000000"/>
              <w:right w:val="single" w:sz="4" w:space="0" w:color="000000"/>
            </w:tcBorders>
          </w:tcPr>
          <w:p w14:paraId="2CEDBAA2"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595" w:type="dxa"/>
            <w:vMerge/>
            <w:tcBorders>
              <w:top w:val="single" w:sz="4" w:space="0" w:color="000000"/>
              <w:left w:val="single" w:sz="4" w:space="0" w:color="000000"/>
              <w:bottom w:val="single" w:sz="4" w:space="0" w:color="000000"/>
              <w:right w:val="single" w:sz="4" w:space="0" w:color="000000"/>
            </w:tcBorders>
          </w:tcPr>
          <w:p w14:paraId="371DA3DB"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598" w:type="dxa"/>
            <w:vMerge/>
            <w:tcBorders>
              <w:top w:val="single" w:sz="4" w:space="0" w:color="000000"/>
              <w:left w:val="single" w:sz="4" w:space="0" w:color="000000"/>
              <w:bottom w:val="single" w:sz="4" w:space="0" w:color="000000"/>
              <w:right w:val="single" w:sz="4" w:space="0" w:color="000000"/>
            </w:tcBorders>
          </w:tcPr>
          <w:p w14:paraId="0723DB95"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603" w:type="dxa"/>
            <w:vMerge/>
            <w:tcBorders>
              <w:top w:val="single" w:sz="4" w:space="0" w:color="000000"/>
              <w:left w:val="single" w:sz="4" w:space="0" w:color="000000"/>
              <w:bottom w:val="single" w:sz="4" w:space="0" w:color="000000"/>
              <w:right w:val="single" w:sz="4" w:space="0" w:color="000000"/>
            </w:tcBorders>
          </w:tcPr>
          <w:p w14:paraId="05ABA080"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596" w:type="dxa"/>
            <w:vMerge/>
            <w:tcBorders>
              <w:top w:val="single" w:sz="4" w:space="0" w:color="000000"/>
              <w:left w:val="single" w:sz="4" w:space="0" w:color="000000"/>
              <w:bottom w:val="single" w:sz="4" w:space="0" w:color="000000"/>
              <w:right w:val="single" w:sz="4" w:space="0" w:color="000000"/>
            </w:tcBorders>
          </w:tcPr>
          <w:p w14:paraId="2438F8E9"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626" w:type="dxa"/>
            <w:vMerge/>
            <w:tcBorders>
              <w:top w:val="single" w:sz="4" w:space="0" w:color="000000"/>
              <w:left w:val="single" w:sz="4" w:space="0" w:color="000000"/>
              <w:bottom w:val="single" w:sz="4" w:space="0" w:color="000000"/>
              <w:right w:val="single" w:sz="4" w:space="0" w:color="000000"/>
            </w:tcBorders>
          </w:tcPr>
          <w:p w14:paraId="38B1D524"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604" w:type="dxa"/>
            <w:vMerge/>
            <w:tcBorders>
              <w:top w:val="single" w:sz="4" w:space="0" w:color="000000"/>
              <w:left w:val="single" w:sz="4" w:space="0" w:color="000000"/>
              <w:bottom w:val="single" w:sz="4" w:space="0" w:color="000000"/>
              <w:right w:val="single" w:sz="4" w:space="0" w:color="000000"/>
            </w:tcBorders>
          </w:tcPr>
          <w:p w14:paraId="194A9F65"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603" w:type="dxa"/>
            <w:vMerge/>
            <w:tcBorders>
              <w:top w:val="single" w:sz="4" w:space="0" w:color="000000"/>
              <w:left w:val="single" w:sz="4" w:space="0" w:color="000000"/>
              <w:bottom w:val="single" w:sz="4" w:space="0" w:color="000000"/>
              <w:right w:val="single" w:sz="4" w:space="0" w:color="000000"/>
            </w:tcBorders>
          </w:tcPr>
          <w:p w14:paraId="5ED1ACF2"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161" w:type="dxa"/>
            <w:vMerge/>
            <w:tcBorders>
              <w:top w:val="single" w:sz="4" w:space="0" w:color="000000"/>
              <w:left w:val="single" w:sz="4" w:space="0" w:color="000000"/>
              <w:bottom w:val="single" w:sz="4" w:space="0" w:color="000000"/>
              <w:right w:val="nil"/>
            </w:tcBorders>
          </w:tcPr>
          <w:p w14:paraId="2CE4B627"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444" w:type="dxa"/>
            <w:tcBorders>
              <w:top w:val="nil"/>
              <w:left w:val="nil"/>
              <w:bottom w:val="single" w:sz="4" w:space="0" w:color="000000"/>
              <w:right w:val="nil"/>
            </w:tcBorders>
          </w:tcPr>
          <w:p w14:paraId="5D2CC1C5" w14:textId="77777777" w:rsidR="00567CD6" w:rsidRPr="00276539" w:rsidRDefault="00000000">
            <w:pPr>
              <w:spacing w:line="259" w:lineRule="auto"/>
              <w:ind w:right="-132" w:hanging="137"/>
              <w:rPr>
                <w:rFonts w:ascii="Verdana" w:eastAsia="Verdana" w:hAnsi="Verdana" w:cs="Verdana"/>
                <w:sz w:val="20"/>
                <w:szCs w:val="20"/>
              </w:rPr>
            </w:pPr>
            <w:r w:rsidRPr="00276539">
              <w:rPr>
                <w:rFonts w:ascii="Verdana" w:eastAsia="Verdana" w:hAnsi="Verdana" w:cs="Verdana"/>
                <w:sz w:val="20"/>
                <w:szCs w:val="20"/>
              </w:rPr>
              <w:t xml:space="preserve">pivot, j, </w:t>
            </w:r>
            <w:proofErr w:type="spellStart"/>
            <w:r w:rsidRPr="00276539">
              <w:rPr>
                <w:rFonts w:ascii="Verdana" w:eastAsia="Verdana" w:hAnsi="Verdana" w:cs="Verdana"/>
                <w:sz w:val="20"/>
                <w:szCs w:val="20"/>
              </w:rPr>
              <w:t>i</w:t>
            </w:r>
            <w:proofErr w:type="spellEnd"/>
          </w:p>
        </w:tc>
        <w:tc>
          <w:tcPr>
            <w:tcW w:w="166" w:type="dxa"/>
            <w:vMerge/>
            <w:tcBorders>
              <w:top w:val="single" w:sz="4" w:space="0" w:color="000000"/>
              <w:left w:val="nil"/>
              <w:bottom w:val="single" w:sz="4" w:space="0" w:color="000000"/>
              <w:right w:val="single" w:sz="4" w:space="0" w:color="000000"/>
            </w:tcBorders>
          </w:tcPr>
          <w:p w14:paraId="191286F9"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c>
          <w:tcPr>
            <w:tcW w:w="968" w:type="dxa"/>
            <w:vMerge/>
            <w:tcBorders>
              <w:top w:val="single" w:sz="4" w:space="0" w:color="000000"/>
              <w:left w:val="single" w:sz="4" w:space="0" w:color="000000"/>
              <w:bottom w:val="single" w:sz="4" w:space="0" w:color="000000"/>
              <w:right w:val="single" w:sz="4" w:space="0" w:color="000000"/>
            </w:tcBorders>
          </w:tcPr>
          <w:p w14:paraId="76D0C137" w14:textId="77777777" w:rsidR="00567CD6" w:rsidRPr="00276539" w:rsidRDefault="00567CD6">
            <w:pPr>
              <w:widowControl w:val="0"/>
              <w:pBdr>
                <w:top w:val="nil"/>
                <w:left w:val="nil"/>
                <w:bottom w:val="nil"/>
                <w:right w:val="nil"/>
                <w:between w:val="nil"/>
              </w:pBdr>
              <w:spacing w:line="276" w:lineRule="auto"/>
              <w:ind w:left="0" w:right="0"/>
              <w:jc w:val="left"/>
              <w:rPr>
                <w:rFonts w:ascii="Verdana" w:eastAsia="Verdana" w:hAnsi="Verdana" w:cs="Verdana"/>
                <w:sz w:val="20"/>
                <w:szCs w:val="20"/>
              </w:rPr>
            </w:pPr>
          </w:p>
        </w:tc>
      </w:tr>
      <w:tr w:rsidR="00276539" w:rsidRPr="00276539" w14:paraId="2DC45F32" w14:textId="77777777">
        <w:trPr>
          <w:trHeight w:val="350"/>
        </w:trPr>
        <w:tc>
          <w:tcPr>
            <w:tcW w:w="595" w:type="dxa"/>
            <w:tcBorders>
              <w:top w:val="single" w:sz="4" w:space="0" w:color="000000"/>
              <w:left w:val="single" w:sz="4" w:space="0" w:color="000000"/>
              <w:bottom w:val="single" w:sz="4" w:space="0" w:color="000000"/>
              <w:right w:val="single" w:sz="4" w:space="0" w:color="000000"/>
            </w:tcBorders>
          </w:tcPr>
          <w:p w14:paraId="7F7B165E"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30161660"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A652F06"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7" w:type="dxa"/>
            <w:tcBorders>
              <w:top w:val="single" w:sz="4" w:space="0" w:color="000000"/>
              <w:left w:val="single" w:sz="4" w:space="0" w:color="000000"/>
              <w:bottom w:val="single" w:sz="4" w:space="0" w:color="000000"/>
              <w:right w:val="single" w:sz="4" w:space="0" w:color="000000"/>
            </w:tcBorders>
          </w:tcPr>
          <w:p w14:paraId="76C9E453" w14:textId="77777777" w:rsidR="00567CD6" w:rsidRPr="00276539" w:rsidRDefault="00000000">
            <w:pPr>
              <w:spacing w:line="259" w:lineRule="auto"/>
              <w:ind w:left="7"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A493A9D"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65A799F"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98" w:type="dxa"/>
            <w:tcBorders>
              <w:top w:val="single" w:sz="4" w:space="0" w:color="000000"/>
              <w:left w:val="single" w:sz="4" w:space="0" w:color="000000"/>
              <w:bottom w:val="single" w:sz="4" w:space="0" w:color="000000"/>
              <w:right w:val="single" w:sz="4" w:space="0" w:color="000000"/>
            </w:tcBorders>
          </w:tcPr>
          <w:p w14:paraId="77F88168"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603" w:type="dxa"/>
            <w:tcBorders>
              <w:top w:val="single" w:sz="4" w:space="0" w:color="000000"/>
              <w:left w:val="single" w:sz="4" w:space="0" w:color="000000"/>
              <w:bottom w:val="single" w:sz="4" w:space="0" w:color="000000"/>
              <w:right w:val="single" w:sz="4" w:space="0" w:color="000000"/>
            </w:tcBorders>
          </w:tcPr>
          <w:p w14:paraId="138958E9" w14:textId="77777777" w:rsidR="00567CD6" w:rsidRPr="00276539" w:rsidRDefault="00000000">
            <w:pPr>
              <w:spacing w:line="259" w:lineRule="auto"/>
              <w:ind w:left="140" w:right="0"/>
              <w:jc w:val="left"/>
              <w:rPr>
                <w:rFonts w:ascii="Verdana" w:eastAsia="Verdana" w:hAnsi="Verdana" w:cs="Verdana"/>
                <w:sz w:val="20"/>
                <w:szCs w:val="20"/>
              </w:rPr>
            </w:pPr>
            <w:r w:rsidRPr="00276539">
              <w:rPr>
                <w:rFonts w:ascii="Verdana" w:eastAsia="Verdana" w:hAnsi="Verdana" w:cs="Verdana"/>
                <w:b/>
                <w:sz w:val="20"/>
                <w:szCs w:val="20"/>
              </w:rPr>
              <w:t xml:space="preserve">(45 </w:t>
            </w:r>
          </w:p>
        </w:tc>
        <w:tc>
          <w:tcPr>
            <w:tcW w:w="596" w:type="dxa"/>
            <w:tcBorders>
              <w:top w:val="single" w:sz="4" w:space="0" w:color="000000"/>
              <w:left w:val="single" w:sz="4" w:space="0" w:color="000000"/>
              <w:bottom w:val="single" w:sz="4" w:space="0" w:color="000000"/>
              <w:right w:val="single" w:sz="4" w:space="0" w:color="000000"/>
            </w:tcBorders>
          </w:tcPr>
          <w:p w14:paraId="1724AC4D" w14:textId="77777777" w:rsidR="00567CD6" w:rsidRPr="00276539" w:rsidRDefault="00000000">
            <w:pPr>
              <w:spacing w:line="259" w:lineRule="auto"/>
              <w:ind w:left="180" w:right="0"/>
              <w:jc w:val="left"/>
              <w:rPr>
                <w:rFonts w:ascii="Verdana" w:eastAsia="Verdana" w:hAnsi="Verdana" w:cs="Verdana"/>
                <w:sz w:val="20"/>
                <w:szCs w:val="20"/>
              </w:rPr>
            </w:pPr>
            <w:r w:rsidRPr="00276539">
              <w:rPr>
                <w:rFonts w:ascii="Verdana" w:eastAsia="Verdana" w:hAnsi="Verdana" w:cs="Verdana"/>
                <w:b/>
                <w:sz w:val="20"/>
                <w:szCs w:val="20"/>
              </w:rPr>
              <w:t xml:space="preserve">56 </w:t>
            </w:r>
          </w:p>
        </w:tc>
        <w:tc>
          <w:tcPr>
            <w:tcW w:w="626" w:type="dxa"/>
            <w:tcBorders>
              <w:top w:val="single" w:sz="4" w:space="0" w:color="000000"/>
              <w:left w:val="single" w:sz="4" w:space="0" w:color="000000"/>
              <w:bottom w:val="single" w:sz="4" w:space="0" w:color="000000"/>
              <w:right w:val="single" w:sz="4" w:space="0" w:color="000000"/>
            </w:tcBorders>
          </w:tcPr>
          <w:p w14:paraId="74F2CEA6" w14:textId="77777777" w:rsidR="00567CD6" w:rsidRPr="00276539" w:rsidRDefault="00000000">
            <w:pPr>
              <w:spacing w:line="259" w:lineRule="auto"/>
              <w:ind w:left="175" w:right="0"/>
              <w:jc w:val="left"/>
              <w:rPr>
                <w:rFonts w:ascii="Verdana" w:eastAsia="Verdana" w:hAnsi="Verdana" w:cs="Verdana"/>
                <w:sz w:val="20"/>
                <w:szCs w:val="20"/>
              </w:rPr>
            </w:pPr>
            <w:r w:rsidRPr="00276539">
              <w:rPr>
                <w:rFonts w:ascii="Verdana" w:eastAsia="Verdana" w:hAnsi="Verdana" w:cs="Verdana"/>
                <w:b/>
                <w:sz w:val="20"/>
                <w:szCs w:val="20"/>
              </w:rPr>
              <w:t xml:space="preserve">57 </w:t>
            </w:r>
          </w:p>
        </w:tc>
        <w:tc>
          <w:tcPr>
            <w:tcW w:w="604" w:type="dxa"/>
            <w:tcBorders>
              <w:top w:val="single" w:sz="4" w:space="0" w:color="000000"/>
              <w:left w:val="single" w:sz="4" w:space="0" w:color="000000"/>
              <w:bottom w:val="single" w:sz="4" w:space="0" w:color="000000"/>
              <w:right w:val="single" w:sz="4" w:space="0" w:color="000000"/>
            </w:tcBorders>
          </w:tcPr>
          <w:p w14:paraId="21EEBDDA" w14:textId="77777777" w:rsidR="00567CD6" w:rsidRPr="00276539" w:rsidRDefault="00000000">
            <w:pPr>
              <w:spacing w:line="259" w:lineRule="auto"/>
              <w:ind w:left="170" w:right="0"/>
              <w:jc w:val="left"/>
              <w:rPr>
                <w:rFonts w:ascii="Verdana" w:eastAsia="Verdana" w:hAnsi="Verdana" w:cs="Verdana"/>
                <w:sz w:val="20"/>
                <w:szCs w:val="20"/>
              </w:rPr>
            </w:pPr>
            <w:r w:rsidRPr="00276539">
              <w:rPr>
                <w:rFonts w:ascii="Verdana" w:eastAsia="Verdana" w:hAnsi="Verdana" w:cs="Verdana"/>
                <w:b/>
                <w:sz w:val="20"/>
                <w:szCs w:val="20"/>
              </w:rPr>
              <w:t xml:space="preserve">58 </w:t>
            </w:r>
          </w:p>
        </w:tc>
        <w:tc>
          <w:tcPr>
            <w:tcW w:w="603" w:type="dxa"/>
            <w:tcBorders>
              <w:top w:val="single" w:sz="4" w:space="0" w:color="000000"/>
              <w:left w:val="single" w:sz="4" w:space="0" w:color="000000"/>
              <w:bottom w:val="single" w:sz="4" w:space="0" w:color="000000"/>
              <w:right w:val="single" w:sz="4" w:space="0" w:color="000000"/>
            </w:tcBorders>
          </w:tcPr>
          <w:p w14:paraId="5EF61E4C" w14:textId="77777777" w:rsidR="00567CD6" w:rsidRPr="00276539" w:rsidRDefault="00000000">
            <w:pPr>
              <w:spacing w:line="259" w:lineRule="auto"/>
              <w:ind w:left="172" w:right="0"/>
              <w:jc w:val="left"/>
              <w:rPr>
                <w:rFonts w:ascii="Verdana" w:eastAsia="Verdana" w:hAnsi="Verdana" w:cs="Verdana"/>
                <w:sz w:val="20"/>
                <w:szCs w:val="20"/>
              </w:rPr>
            </w:pPr>
            <w:r w:rsidRPr="00276539">
              <w:rPr>
                <w:rFonts w:ascii="Verdana" w:eastAsia="Verdana" w:hAnsi="Verdana" w:cs="Verdana"/>
                <w:b/>
                <w:sz w:val="20"/>
                <w:szCs w:val="20"/>
              </w:rPr>
              <w:t xml:space="preserve">70 </w:t>
            </w:r>
          </w:p>
        </w:tc>
        <w:tc>
          <w:tcPr>
            <w:tcW w:w="771" w:type="dxa"/>
            <w:gridSpan w:val="3"/>
            <w:tcBorders>
              <w:top w:val="single" w:sz="4" w:space="0" w:color="000000"/>
              <w:left w:val="single" w:sz="4" w:space="0" w:color="000000"/>
              <w:bottom w:val="single" w:sz="4" w:space="0" w:color="000000"/>
              <w:right w:val="single" w:sz="4" w:space="0" w:color="000000"/>
            </w:tcBorders>
          </w:tcPr>
          <w:p w14:paraId="22F53C1A" w14:textId="77777777" w:rsidR="00567CD6" w:rsidRPr="00276539" w:rsidRDefault="00000000">
            <w:pPr>
              <w:spacing w:line="259" w:lineRule="auto"/>
              <w:ind w:left="129" w:right="0"/>
              <w:jc w:val="left"/>
              <w:rPr>
                <w:rFonts w:ascii="Verdana" w:eastAsia="Verdana" w:hAnsi="Verdana" w:cs="Verdana"/>
                <w:sz w:val="20"/>
                <w:szCs w:val="20"/>
              </w:rPr>
            </w:pPr>
            <w:r w:rsidRPr="00276539">
              <w:rPr>
                <w:rFonts w:ascii="Verdana" w:eastAsia="Verdana" w:hAnsi="Verdana" w:cs="Verdana"/>
                <w:b/>
                <w:sz w:val="20"/>
                <w:szCs w:val="20"/>
              </w:rPr>
              <w:t xml:space="preserve">79) </w:t>
            </w:r>
          </w:p>
        </w:tc>
        <w:tc>
          <w:tcPr>
            <w:tcW w:w="968" w:type="dxa"/>
            <w:tcBorders>
              <w:top w:val="single" w:sz="4" w:space="0" w:color="000000"/>
              <w:left w:val="single" w:sz="4" w:space="0" w:color="000000"/>
              <w:bottom w:val="single" w:sz="4" w:space="0" w:color="000000"/>
              <w:right w:val="single" w:sz="4" w:space="0" w:color="000000"/>
            </w:tcBorders>
          </w:tcPr>
          <w:p w14:paraId="350F79E7"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2171CE7A" w14:textId="77777777">
        <w:trPr>
          <w:trHeight w:val="350"/>
        </w:trPr>
        <w:tc>
          <w:tcPr>
            <w:tcW w:w="595" w:type="dxa"/>
            <w:tcBorders>
              <w:top w:val="single" w:sz="4" w:space="0" w:color="000000"/>
              <w:left w:val="single" w:sz="4" w:space="0" w:color="000000"/>
              <w:bottom w:val="single" w:sz="4" w:space="0" w:color="000000"/>
              <w:right w:val="single" w:sz="4" w:space="0" w:color="000000"/>
            </w:tcBorders>
          </w:tcPr>
          <w:p w14:paraId="6184D78E" w14:textId="77777777" w:rsidR="00567CD6" w:rsidRPr="00276539" w:rsidRDefault="00000000">
            <w:pPr>
              <w:spacing w:line="259" w:lineRule="auto"/>
              <w:ind w:left="178" w:right="0"/>
              <w:jc w:val="left"/>
              <w:rPr>
                <w:rFonts w:ascii="Verdana" w:eastAsia="Verdana" w:hAnsi="Verdana" w:cs="Verdana"/>
                <w:sz w:val="20"/>
                <w:szCs w:val="20"/>
              </w:rPr>
            </w:pPr>
            <w:r w:rsidRPr="00276539">
              <w:rPr>
                <w:rFonts w:ascii="Verdana" w:eastAsia="Verdana" w:hAnsi="Verdana" w:cs="Verdana"/>
                <w:b/>
                <w:sz w:val="20"/>
                <w:szCs w:val="20"/>
              </w:rPr>
              <w:t xml:space="preserve">02 </w:t>
            </w:r>
          </w:p>
        </w:tc>
        <w:tc>
          <w:tcPr>
            <w:tcW w:w="594" w:type="dxa"/>
            <w:tcBorders>
              <w:top w:val="single" w:sz="4" w:space="0" w:color="000000"/>
              <w:left w:val="single" w:sz="4" w:space="0" w:color="000000"/>
              <w:bottom w:val="single" w:sz="4" w:space="0" w:color="000000"/>
              <w:right w:val="single" w:sz="4" w:space="0" w:color="000000"/>
            </w:tcBorders>
          </w:tcPr>
          <w:p w14:paraId="404E4CFC" w14:textId="77777777" w:rsidR="00567CD6" w:rsidRPr="00276539" w:rsidRDefault="00000000">
            <w:pPr>
              <w:spacing w:line="259" w:lineRule="auto"/>
              <w:ind w:left="173" w:right="0"/>
              <w:jc w:val="left"/>
              <w:rPr>
                <w:rFonts w:ascii="Verdana" w:eastAsia="Verdana" w:hAnsi="Verdana" w:cs="Verdana"/>
                <w:sz w:val="20"/>
                <w:szCs w:val="20"/>
              </w:rPr>
            </w:pPr>
            <w:r w:rsidRPr="00276539">
              <w:rPr>
                <w:rFonts w:ascii="Verdana" w:eastAsia="Verdana" w:hAnsi="Verdana" w:cs="Verdana"/>
                <w:b/>
                <w:sz w:val="20"/>
                <w:szCs w:val="20"/>
              </w:rPr>
              <w:t xml:space="preserve">04 </w:t>
            </w:r>
          </w:p>
        </w:tc>
        <w:tc>
          <w:tcPr>
            <w:tcW w:w="595" w:type="dxa"/>
            <w:tcBorders>
              <w:top w:val="single" w:sz="4" w:space="0" w:color="000000"/>
              <w:left w:val="single" w:sz="4" w:space="0" w:color="000000"/>
              <w:bottom w:val="single" w:sz="4" w:space="0" w:color="000000"/>
              <w:right w:val="single" w:sz="4" w:space="0" w:color="000000"/>
            </w:tcBorders>
          </w:tcPr>
          <w:p w14:paraId="16EC36B1" w14:textId="77777777" w:rsidR="00567CD6" w:rsidRPr="00276539" w:rsidRDefault="00000000">
            <w:pPr>
              <w:spacing w:line="259" w:lineRule="auto"/>
              <w:ind w:left="178" w:right="0"/>
              <w:jc w:val="left"/>
              <w:rPr>
                <w:rFonts w:ascii="Verdana" w:eastAsia="Verdana" w:hAnsi="Verdana" w:cs="Verdana"/>
                <w:sz w:val="20"/>
                <w:szCs w:val="20"/>
              </w:rPr>
            </w:pPr>
            <w:r w:rsidRPr="00276539">
              <w:rPr>
                <w:rFonts w:ascii="Verdana" w:eastAsia="Verdana" w:hAnsi="Verdana" w:cs="Verdana"/>
                <w:b/>
                <w:sz w:val="20"/>
                <w:szCs w:val="20"/>
              </w:rPr>
              <w:t xml:space="preserve">06 </w:t>
            </w:r>
          </w:p>
        </w:tc>
        <w:tc>
          <w:tcPr>
            <w:tcW w:w="597" w:type="dxa"/>
            <w:tcBorders>
              <w:top w:val="single" w:sz="4" w:space="0" w:color="000000"/>
              <w:left w:val="single" w:sz="4" w:space="0" w:color="000000"/>
              <w:bottom w:val="single" w:sz="4" w:space="0" w:color="000000"/>
              <w:right w:val="single" w:sz="4" w:space="0" w:color="000000"/>
            </w:tcBorders>
          </w:tcPr>
          <w:p w14:paraId="7EFAE14A" w14:textId="77777777" w:rsidR="00567CD6" w:rsidRPr="00276539" w:rsidRDefault="00000000">
            <w:pPr>
              <w:spacing w:line="259" w:lineRule="auto"/>
              <w:ind w:left="180" w:right="0"/>
              <w:jc w:val="left"/>
              <w:rPr>
                <w:rFonts w:ascii="Verdana" w:eastAsia="Verdana" w:hAnsi="Verdana" w:cs="Verdana"/>
                <w:sz w:val="20"/>
                <w:szCs w:val="20"/>
              </w:rPr>
            </w:pPr>
            <w:r w:rsidRPr="00276539">
              <w:rPr>
                <w:rFonts w:ascii="Verdana" w:eastAsia="Verdana" w:hAnsi="Verdana" w:cs="Verdana"/>
                <w:b/>
                <w:sz w:val="20"/>
                <w:szCs w:val="20"/>
              </w:rPr>
              <w:t xml:space="preserve">08 </w:t>
            </w:r>
          </w:p>
        </w:tc>
        <w:tc>
          <w:tcPr>
            <w:tcW w:w="595" w:type="dxa"/>
            <w:tcBorders>
              <w:top w:val="single" w:sz="4" w:space="0" w:color="000000"/>
              <w:left w:val="single" w:sz="4" w:space="0" w:color="000000"/>
              <w:bottom w:val="single" w:sz="4" w:space="0" w:color="000000"/>
              <w:right w:val="single" w:sz="4" w:space="0" w:color="000000"/>
            </w:tcBorders>
          </w:tcPr>
          <w:p w14:paraId="79A1CE8A" w14:textId="77777777" w:rsidR="00567CD6" w:rsidRPr="00276539" w:rsidRDefault="00000000">
            <w:pPr>
              <w:spacing w:line="259" w:lineRule="auto"/>
              <w:ind w:left="170" w:right="0"/>
              <w:jc w:val="left"/>
              <w:rPr>
                <w:rFonts w:ascii="Verdana" w:eastAsia="Verdana" w:hAnsi="Verdana" w:cs="Verdana"/>
                <w:sz w:val="20"/>
                <w:szCs w:val="20"/>
              </w:rPr>
            </w:pPr>
            <w:r w:rsidRPr="00276539">
              <w:rPr>
                <w:rFonts w:ascii="Verdana" w:eastAsia="Verdana" w:hAnsi="Verdana" w:cs="Verdana"/>
                <w:b/>
                <w:sz w:val="20"/>
                <w:szCs w:val="20"/>
              </w:rPr>
              <w:t xml:space="preserve">16 </w:t>
            </w:r>
          </w:p>
        </w:tc>
        <w:tc>
          <w:tcPr>
            <w:tcW w:w="595" w:type="dxa"/>
            <w:tcBorders>
              <w:top w:val="single" w:sz="4" w:space="0" w:color="000000"/>
              <w:left w:val="single" w:sz="4" w:space="0" w:color="000000"/>
              <w:bottom w:val="single" w:sz="4" w:space="0" w:color="000000"/>
              <w:right w:val="single" w:sz="4" w:space="0" w:color="000000"/>
            </w:tcBorders>
          </w:tcPr>
          <w:p w14:paraId="4F7D6B4F" w14:textId="77777777" w:rsidR="00567CD6" w:rsidRPr="00276539" w:rsidRDefault="00000000">
            <w:pPr>
              <w:spacing w:line="259" w:lineRule="auto"/>
              <w:ind w:left="170" w:right="0"/>
              <w:jc w:val="left"/>
              <w:rPr>
                <w:rFonts w:ascii="Verdana" w:eastAsia="Verdana" w:hAnsi="Verdana" w:cs="Verdana"/>
                <w:sz w:val="20"/>
                <w:szCs w:val="20"/>
              </w:rPr>
            </w:pPr>
            <w:r w:rsidRPr="00276539">
              <w:rPr>
                <w:rFonts w:ascii="Verdana" w:eastAsia="Verdana" w:hAnsi="Verdana" w:cs="Verdana"/>
                <w:b/>
                <w:sz w:val="20"/>
                <w:szCs w:val="20"/>
              </w:rPr>
              <w:t xml:space="preserve">24 </w:t>
            </w:r>
          </w:p>
        </w:tc>
        <w:tc>
          <w:tcPr>
            <w:tcW w:w="598" w:type="dxa"/>
            <w:tcBorders>
              <w:top w:val="single" w:sz="4" w:space="0" w:color="000000"/>
              <w:left w:val="single" w:sz="4" w:space="0" w:color="000000"/>
              <w:bottom w:val="single" w:sz="4" w:space="0" w:color="000000"/>
              <w:right w:val="single" w:sz="4" w:space="0" w:color="000000"/>
            </w:tcBorders>
          </w:tcPr>
          <w:p w14:paraId="198A9430" w14:textId="77777777" w:rsidR="00567CD6" w:rsidRPr="00276539" w:rsidRDefault="00000000">
            <w:pPr>
              <w:spacing w:line="259" w:lineRule="auto"/>
              <w:ind w:left="175" w:right="0"/>
              <w:jc w:val="left"/>
              <w:rPr>
                <w:rFonts w:ascii="Verdana" w:eastAsia="Verdana" w:hAnsi="Verdana" w:cs="Verdana"/>
                <w:sz w:val="20"/>
                <w:szCs w:val="20"/>
              </w:rPr>
            </w:pPr>
            <w:r w:rsidRPr="00276539">
              <w:rPr>
                <w:rFonts w:ascii="Verdana" w:eastAsia="Verdana" w:hAnsi="Verdana" w:cs="Verdana"/>
                <w:b/>
                <w:sz w:val="20"/>
                <w:szCs w:val="20"/>
              </w:rPr>
              <w:t xml:space="preserve">38 </w:t>
            </w:r>
          </w:p>
        </w:tc>
        <w:tc>
          <w:tcPr>
            <w:tcW w:w="603" w:type="dxa"/>
            <w:tcBorders>
              <w:top w:val="single" w:sz="4" w:space="0" w:color="000000"/>
              <w:left w:val="single" w:sz="4" w:space="0" w:color="000000"/>
              <w:bottom w:val="single" w:sz="4" w:space="0" w:color="000000"/>
              <w:right w:val="single" w:sz="4" w:space="0" w:color="000000"/>
            </w:tcBorders>
          </w:tcPr>
          <w:p w14:paraId="7463AAC9" w14:textId="77777777" w:rsidR="00567CD6" w:rsidRPr="00276539" w:rsidRDefault="00000000">
            <w:pPr>
              <w:spacing w:line="259" w:lineRule="auto"/>
              <w:ind w:left="179" w:right="0"/>
              <w:jc w:val="left"/>
              <w:rPr>
                <w:rFonts w:ascii="Verdana" w:eastAsia="Verdana" w:hAnsi="Verdana" w:cs="Verdana"/>
                <w:sz w:val="20"/>
                <w:szCs w:val="20"/>
              </w:rPr>
            </w:pPr>
            <w:r w:rsidRPr="00276539">
              <w:rPr>
                <w:rFonts w:ascii="Verdana" w:eastAsia="Verdana" w:hAnsi="Verdana" w:cs="Verdana"/>
                <w:b/>
                <w:sz w:val="20"/>
                <w:szCs w:val="20"/>
              </w:rPr>
              <w:t xml:space="preserve">45 </w:t>
            </w:r>
          </w:p>
        </w:tc>
        <w:tc>
          <w:tcPr>
            <w:tcW w:w="596" w:type="dxa"/>
            <w:tcBorders>
              <w:top w:val="single" w:sz="4" w:space="0" w:color="000000"/>
              <w:left w:val="single" w:sz="4" w:space="0" w:color="000000"/>
              <w:bottom w:val="single" w:sz="4" w:space="0" w:color="000000"/>
              <w:right w:val="single" w:sz="4" w:space="0" w:color="000000"/>
            </w:tcBorders>
          </w:tcPr>
          <w:p w14:paraId="2E9BC773" w14:textId="77777777" w:rsidR="00567CD6" w:rsidRPr="00276539" w:rsidRDefault="00000000">
            <w:pPr>
              <w:spacing w:line="259" w:lineRule="auto"/>
              <w:ind w:left="180" w:right="0"/>
              <w:jc w:val="left"/>
              <w:rPr>
                <w:rFonts w:ascii="Verdana" w:eastAsia="Verdana" w:hAnsi="Verdana" w:cs="Verdana"/>
                <w:sz w:val="20"/>
                <w:szCs w:val="20"/>
              </w:rPr>
            </w:pPr>
            <w:r w:rsidRPr="00276539">
              <w:rPr>
                <w:rFonts w:ascii="Verdana" w:eastAsia="Verdana" w:hAnsi="Verdana" w:cs="Verdana"/>
                <w:b/>
                <w:sz w:val="20"/>
                <w:szCs w:val="20"/>
              </w:rPr>
              <w:t xml:space="preserve">56 </w:t>
            </w:r>
          </w:p>
        </w:tc>
        <w:tc>
          <w:tcPr>
            <w:tcW w:w="626" w:type="dxa"/>
            <w:tcBorders>
              <w:top w:val="single" w:sz="4" w:space="0" w:color="000000"/>
              <w:left w:val="single" w:sz="4" w:space="0" w:color="000000"/>
              <w:bottom w:val="single" w:sz="4" w:space="0" w:color="000000"/>
              <w:right w:val="single" w:sz="4" w:space="0" w:color="000000"/>
            </w:tcBorders>
          </w:tcPr>
          <w:p w14:paraId="293F45F2" w14:textId="77777777" w:rsidR="00567CD6" w:rsidRPr="00276539" w:rsidRDefault="00000000">
            <w:pPr>
              <w:spacing w:line="259" w:lineRule="auto"/>
              <w:ind w:left="175" w:right="0"/>
              <w:jc w:val="left"/>
              <w:rPr>
                <w:rFonts w:ascii="Verdana" w:eastAsia="Verdana" w:hAnsi="Verdana" w:cs="Verdana"/>
                <w:sz w:val="20"/>
                <w:szCs w:val="20"/>
              </w:rPr>
            </w:pPr>
            <w:r w:rsidRPr="00276539">
              <w:rPr>
                <w:rFonts w:ascii="Verdana" w:eastAsia="Verdana" w:hAnsi="Verdana" w:cs="Verdana"/>
                <w:b/>
                <w:sz w:val="20"/>
                <w:szCs w:val="20"/>
              </w:rPr>
              <w:t xml:space="preserve">57 </w:t>
            </w:r>
          </w:p>
        </w:tc>
        <w:tc>
          <w:tcPr>
            <w:tcW w:w="604" w:type="dxa"/>
            <w:tcBorders>
              <w:top w:val="single" w:sz="4" w:space="0" w:color="000000"/>
              <w:left w:val="single" w:sz="4" w:space="0" w:color="000000"/>
              <w:bottom w:val="single" w:sz="4" w:space="0" w:color="000000"/>
              <w:right w:val="single" w:sz="4" w:space="0" w:color="000000"/>
            </w:tcBorders>
          </w:tcPr>
          <w:p w14:paraId="7B6B0D1B" w14:textId="77777777" w:rsidR="00567CD6" w:rsidRPr="00276539" w:rsidRDefault="00000000">
            <w:pPr>
              <w:spacing w:line="259" w:lineRule="auto"/>
              <w:ind w:left="170" w:right="0"/>
              <w:jc w:val="left"/>
              <w:rPr>
                <w:rFonts w:ascii="Verdana" w:eastAsia="Verdana" w:hAnsi="Verdana" w:cs="Verdana"/>
                <w:sz w:val="20"/>
                <w:szCs w:val="20"/>
              </w:rPr>
            </w:pPr>
            <w:r w:rsidRPr="00276539">
              <w:rPr>
                <w:rFonts w:ascii="Verdana" w:eastAsia="Verdana" w:hAnsi="Verdana" w:cs="Verdana"/>
                <w:b/>
                <w:sz w:val="20"/>
                <w:szCs w:val="20"/>
              </w:rPr>
              <w:t xml:space="preserve">58 </w:t>
            </w:r>
          </w:p>
        </w:tc>
        <w:tc>
          <w:tcPr>
            <w:tcW w:w="603" w:type="dxa"/>
            <w:tcBorders>
              <w:top w:val="single" w:sz="4" w:space="0" w:color="000000"/>
              <w:left w:val="single" w:sz="4" w:space="0" w:color="000000"/>
              <w:bottom w:val="single" w:sz="4" w:space="0" w:color="000000"/>
              <w:right w:val="single" w:sz="4" w:space="0" w:color="000000"/>
            </w:tcBorders>
          </w:tcPr>
          <w:p w14:paraId="54E2CDDA" w14:textId="77777777" w:rsidR="00567CD6" w:rsidRPr="00276539" w:rsidRDefault="00000000">
            <w:pPr>
              <w:spacing w:line="259" w:lineRule="auto"/>
              <w:ind w:left="172" w:right="0"/>
              <w:jc w:val="left"/>
              <w:rPr>
                <w:rFonts w:ascii="Verdana" w:eastAsia="Verdana" w:hAnsi="Verdana" w:cs="Verdana"/>
                <w:sz w:val="20"/>
                <w:szCs w:val="20"/>
              </w:rPr>
            </w:pPr>
            <w:r w:rsidRPr="00276539">
              <w:rPr>
                <w:rFonts w:ascii="Verdana" w:eastAsia="Verdana" w:hAnsi="Verdana" w:cs="Verdana"/>
                <w:b/>
                <w:sz w:val="20"/>
                <w:szCs w:val="20"/>
              </w:rPr>
              <w:t xml:space="preserve">70 </w:t>
            </w:r>
          </w:p>
        </w:tc>
        <w:tc>
          <w:tcPr>
            <w:tcW w:w="771" w:type="dxa"/>
            <w:gridSpan w:val="3"/>
            <w:tcBorders>
              <w:top w:val="single" w:sz="4" w:space="0" w:color="000000"/>
              <w:left w:val="single" w:sz="4" w:space="0" w:color="000000"/>
              <w:bottom w:val="single" w:sz="4" w:space="0" w:color="000000"/>
              <w:right w:val="single" w:sz="4" w:space="0" w:color="000000"/>
            </w:tcBorders>
          </w:tcPr>
          <w:p w14:paraId="1C000694" w14:textId="77777777" w:rsidR="00567CD6" w:rsidRPr="00276539" w:rsidRDefault="00000000">
            <w:pPr>
              <w:spacing w:line="259" w:lineRule="auto"/>
              <w:ind w:left="177" w:right="0"/>
              <w:jc w:val="left"/>
              <w:rPr>
                <w:rFonts w:ascii="Verdana" w:eastAsia="Verdana" w:hAnsi="Verdana" w:cs="Verdana"/>
                <w:sz w:val="20"/>
                <w:szCs w:val="20"/>
              </w:rPr>
            </w:pPr>
            <w:r w:rsidRPr="00276539">
              <w:rPr>
                <w:rFonts w:ascii="Verdana" w:eastAsia="Verdana" w:hAnsi="Verdana" w:cs="Verdana"/>
                <w:b/>
                <w:sz w:val="20"/>
                <w:szCs w:val="20"/>
              </w:rPr>
              <w:t xml:space="preserve">79 </w:t>
            </w:r>
          </w:p>
        </w:tc>
        <w:tc>
          <w:tcPr>
            <w:tcW w:w="968" w:type="dxa"/>
            <w:tcBorders>
              <w:top w:val="single" w:sz="4" w:space="0" w:color="000000"/>
              <w:left w:val="single" w:sz="4" w:space="0" w:color="000000"/>
              <w:bottom w:val="single" w:sz="4" w:space="0" w:color="000000"/>
              <w:right w:val="single" w:sz="4" w:space="0" w:color="000000"/>
            </w:tcBorders>
          </w:tcPr>
          <w:p w14:paraId="48092233" w14:textId="77777777" w:rsidR="00567CD6" w:rsidRPr="00276539" w:rsidRDefault="00000000">
            <w:pPr>
              <w:spacing w:line="259" w:lineRule="auto"/>
              <w:ind w:left="5"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bl>
    <w:p w14:paraId="260AF0E5" w14:textId="77777777" w:rsidR="00567CD6" w:rsidRPr="00276539" w:rsidRDefault="00000000">
      <w:pPr>
        <w:spacing w:after="8"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CC83B1D"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8908AAB" w14:textId="77777777" w:rsidR="00567CD6" w:rsidRPr="00276539" w:rsidRDefault="00000000">
      <w:pPr>
        <w:spacing w:after="11" w:line="251" w:lineRule="auto"/>
        <w:ind w:left="1758" w:right="450"/>
        <w:jc w:val="left"/>
        <w:rPr>
          <w:rFonts w:ascii="Verdana" w:eastAsia="Verdana" w:hAnsi="Verdana" w:cs="Verdana"/>
          <w:sz w:val="20"/>
          <w:szCs w:val="20"/>
        </w:rPr>
      </w:pPr>
      <w:r w:rsidRPr="00276539">
        <w:rPr>
          <w:rFonts w:ascii="Verdana" w:eastAsia="Verdana" w:hAnsi="Verdana" w:cs="Verdana"/>
          <w:b/>
          <w:sz w:val="20"/>
          <w:szCs w:val="20"/>
        </w:rPr>
        <w:t xml:space="preserve">Analysis of Quick Sort: </w:t>
      </w:r>
    </w:p>
    <w:p w14:paraId="5C24B8B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07CFCC75" w14:textId="77777777" w:rsidR="00567CD6" w:rsidRPr="00276539" w:rsidRDefault="00000000">
      <w:pPr>
        <w:ind w:left="314" w:right="248"/>
        <w:rPr>
          <w:rFonts w:ascii="Verdana" w:eastAsia="Verdana" w:hAnsi="Verdana" w:cs="Verdana"/>
          <w:sz w:val="20"/>
          <w:szCs w:val="20"/>
        </w:rPr>
      </w:pPr>
      <w:r w:rsidRPr="00276539">
        <w:rPr>
          <w:rFonts w:ascii="Verdana" w:eastAsia="Verdana" w:hAnsi="Verdana" w:cs="Verdana"/>
          <w:sz w:val="20"/>
          <w:szCs w:val="20"/>
        </w:rPr>
        <w:t xml:space="preserve">Like merge sort, quick sort is recursive, and hence its analysis requires solving a recurrence formula. We will do the analysis for a quick sort, assuming a random pivot (and no cut off for small files). </w:t>
      </w:r>
    </w:p>
    <w:p w14:paraId="49E354E8"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13D2F29"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We will take T (0) = T (1) = 1, as in merge sort. </w:t>
      </w:r>
    </w:p>
    <w:p w14:paraId="1346FA6F"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5023331" w14:textId="77777777" w:rsidR="00567CD6" w:rsidRPr="00276539" w:rsidRDefault="00000000">
      <w:pPr>
        <w:ind w:left="314" w:right="244"/>
        <w:rPr>
          <w:rFonts w:ascii="Verdana" w:eastAsia="Verdana" w:hAnsi="Verdana" w:cs="Verdana"/>
          <w:sz w:val="20"/>
          <w:szCs w:val="20"/>
        </w:rPr>
      </w:pPr>
      <w:r w:rsidRPr="00276539">
        <w:rPr>
          <w:rFonts w:ascii="Verdana" w:eastAsia="Verdana" w:hAnsi="Verdana" w:cs="Verdana"/>
          <w:sz w:val="20"/>
          <w:szCs w:val="20"/>
        </w:rPr>
        <w:t xml:space="preserve">The running time of quick sort is equal to the running time of the two recursive calls plus the linear time spent in the partition (The pivot selection takes only constant time). This gives the basic quick </w:t>
      </w:r>
      <w:proofErr w:type="gramStart"/>
      <w:r w:rsidRPr="00276539">
        <w:rPr>
          <w:rFonts w:ascii="Verdana" w:eastAsia="Verdana" w:hAnsi="Verdana" w:cs="Verdana"/>
          <w:sz w:val="20"/>
          <w:szCs w:val="20"/>
        </w:rPr>
        <w:t>sort</w:t>
      </w:r>
      <w:proofErr w:type="gramEnd"/>
      <w:r w:rsidRPr="00276539">
        <w:rPr>
          <w:rFonts w:ascii="Verdana" w:eastAsia="Verdana" w:hAnsi="Verdana" w:cs="Verdana"/>
          <w:sz w:val="20"/>
          <w:szCs w:val="20"/>
        </w:rPr>
        <w:t xml:space="preserve"> relation: </w:t>
      </w:r>
    </w:p>
    <w:p w14:paraId="6072A17C"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8AA0537" w14:textId="77777777" w:rsidR="00567CD6" w:rsidRPr="00276539" w:rsidRDefault="00000000">
      <w:pPr>
        <w:tabs>
          <w:tab w:val="center" w:pos="2766"/>
          <w:tab w:val="center" w:pos="6113"/>
          <w:tab w:val="center" w:pos="7663"/>
        </w:tabs>
        <w:spacing w:after="3" w:line="252" w:lineRule="auto"/>
        <w:ind w:left="0" w:right="0"/>
        <w:jc w:val="left"/>
        <w:rPr>
          <w:rFonts w:ascii="Verdana" w:eastAsia="Verdana" w:hAnsi="Verdana" w:cs="Verdana"/>
          <w:sz w:val="20"/>
          <w:szCs w:val="20"/>
        </w:rPr>
      </w:pPr>
      <w:r w:rsidRPr="00276539">
        <w:rPr>
          <w:rFonts w:ascii="Verdana" w:eastAsia="Verdana" w:hAnsi="Verdana" w:cs="Verdana"/>
          <w:sz w:val="20"/>
          <w:szCs w:val="20"/>
        </w:rPr>
        <w:tab/>
        <w:t>T (n) = T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T (n –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1) </w:t>
      </w:r>
      <w:proofErr w:type="gramStart"/>
      <w:r w:rsidRPr="00276539">
        <w:rPr>
          <w:rFonts w:ascii="Verdana" w:eastAsia="Verdana" w:hAnsi="Verdana" w:cs="Verdana"/>
          <w:sz w:val="20"/>
          <w:szCs w:val="20"/>
        </w:rPr>
        <w:t>+  C</w:t>
      </w:r>
      <w:proofErr w:type="gramEnd"/>
      <w:r w:rsidRPr="00276539">
        <w:rPr>
          <w:rFonts w:ascii="Verdana" w:eastAsia="Verdana" w:hAnsi="Verdana" w:cs="Verdana"/>
          <w:sz w:val="20"/>
          <w:szCs w:val="20"/>
        </w:rPr>
        <w:t xml:space="preserve"> n </w:t>
      </w:r>
      <w:r w:rsidRPr="00276539">
        <w:rPr>
          <w:rFonts w:ascii="Verdana" w:eastAsia="Verdana" w:hAnsi="Verdana" w:cs="Verdana"/>
          <w:sz w:val="20"/>
          <w:szCs w:val="20"/>
        </w:rPr>
        <w:tab/>
        <w:t xml:space="preserve">- </w:t>
      </w:r>
      <w:r w:rsidRPr="00276539">
        <w:rPr>
          <w:rFonts w:ascii="Verdana" w:eastAsia="Verdana" w:hAnsi="Verdana" w:cs="Verdana"/>
          <w:sz w:val="20"/>
          <w:szCs w:val="20"/>
        </w:rPr>
        <w:tab/>
        <w:t xml:space="preserve">(1) </w:t>
      </w:r>
    </w:p>
    <w:p w14:paraId="1D96C96D" w14:textId="77777777" w:rsidR="00567CD6" w:rsidRPr="00276539" w:rsidRDefault="00000000">
      <w:pPr>
        <w:spacing w:after="7"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CBA2826" w14:textId="77777777" w:rsidR="00567CD6" w:rsidRPr="00276539" w:rsidRDefault="00000000">
      <w:pPr>
        <w:spacing w:after="36"/>
        <w:ind w:left="314" w:right="13"/>
        <w:rPr>
          <w:rFonts w:ascii="Verdana" w:eastAsia="Verdana" w:hAnsi="Verdana" w:cs="Verdana"/>
          <w:sz w:val="20"/>
          <w:szCs w:val="20"/>
        </w:rPr>
      </w:pPr>
      <w:r w:rsidRPr="00276539">
        <w:rPr>
          <w:rFonts w:ascii="Verdana" w:eastAsia="Verdana" w:hAnsi="Verdana" w:cs="Verdana"/>
          <w:sz w:val="20"/>
          <w:szCs w:val="20"/>
        </w:rPr>
        <w:t xml:space="preserve">Where,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|S</w:t>
      </w:r>
      <w:r w:rsidRPr="00276539">
        <w:rPr>
          <w:rFonts w:ascii="Verdana" w:eastAsia="Verdana" w:hAnsi="Verdana" w:cs="Verdana"/>
          <w:sz w:val="20"/>
          <w:szCs w:val="20"/>
          <w:vertAlign w:val="subscript"/>
        </w:rPr>
        <w:t>1</w:t>
      </w:r>
      <w:r w:rsidRPr="00276539">
        <w:rPr>
          <w:rFonts w:ascii="Verdana" w:eastAsia="Verdana" w:hAnsi="Verdana" w:cs="Verdana"/>
          <w:sz w:val="20"/>
          <w:szCs w:val="20"/>
        </w:rPr>
        <w:t>| is the number of elements in S</w:t>
      </w:r>
      <w:r w:rsidRPr="00276539">
        <w:rPr>
          <w:rFonts w:ascii="Verdana" w:eastAsia="Verdana" w:hAnsi="Verdana" w:cs="Verdana"/>
          <w:sz w:val="20"/>
          <w:szCs w:val="20"/>
          <w:vertAlign w:val="subscript"/>
        </w:rPr>
        <w:t>1</w:t>
      </w:r>
      <w:r w:rsidRPr="00276539">
        <w:rPr>
          <w:rFonts w:ascii="Verdana" w:eastAsia="Verdana" w:hAnsi="Verdana" w:cs="Verdana"/>
          <w:sz w:val="20"/>
          <w:szCs w:val="20"/>
        </w:rPr>
        <w:t xml:space="preserve">. </w:t>
      </w:r>
    </w:p>
    <w:p w14:paraId="4CA31391" w14:textId="77777777" w:rsidR="00567CD6" w:rsidRPr="00276539" w:rsidRDefault="00000000">
      <w:pPr>
        <w:spacing w:after="126"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73292BF" w14:textId="77777777" w:rsidR="00567CD6" w:rsidRPr="00276539" w:rsidRDefault="00000000">
      <w:pPr>
        <w:pStyle w:val="Heading1"/>
        <w:ind w:left="535" w:right="450" w:firstLine="540"/>
        <w:rPr>
          <w:color w:val="auto"/>
        </w:rPr>
      </w:pPr>
      <w:r w:rsidRPr="00276539">
        <w:rPr>
          <w:color w:val="auto"/>
        </w:rPr>
        <w:t xml:space="preserve">Worst Case Analysis </w:t>
      </w:r>
    </w:p>
    <w:p w14:paraId="5A346088"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2668359F"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The pivot is the smallest element, all the time. Then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=0 and if we ignore </w:t>
      </w: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0)=1, which is insignificant, the recurrence is: </w:t>
      </w:r>
    </w:p>
    <w:p w14:paraId="06DDE40A" w14:textId="77777777" w:rsidR="00567CD6" w:rsidRPr="00276539" w:rsidRDefault="00000000">
      <w:pPr>
        <w:spacing w:after="3"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9820DDB" w14:textId="77777777" w:rsidR="00567CD6" w:rsidRPr="00276539" w:rsidRDefault="00000000">
      <w:pPr>
        <w:tabs>
          <w:tab w:val="center" w:pos="2241"/>
          <w:tab w:val="center" w:pos="4960"/>
          <w:tab w:val="center" w:pos="6113"/>
          <w:tab w:val="center" w:pos="7663"/>
        </w:tabs>
        <w:spacing w:after="3" w:line="252" w:lineRule="auto"/>
        <w:ind w:left="0" w:right="0"/>
        <w:jc w:val="left"/>
        <w:rPr>
          <w:rFonts w:ascii="Verdana" w:eastAsia="Verdana" w:hAnsi="Verdana" w:cs="Verdana"/>
          <w:sz w:val="20"/>
          <w:szCs w:val="20"/>
        </w:rPr>
      </w:pPr>
      <w:r w:rsidRPr="00276539">
        <w:rPr>
          <w:rFonts w:ascii="Verdana" w:eastAsia="Verdana" w:hAnsi="Verdana" w:cs="Verdana"/>
          <w:sz w:val="20"/>
          <w:szCs w:val="20"/>
        </w:rPr>
        <w:tab/>
        <w:t xml:space="preserve">T (n) = T (n – 1) </w:t>
      </w:r>
      <w:proofErr w:type="gramStart"/>
      <w:r w:rsidRPr="00276539">
        <w:rPr>
          <w:rFonts w:ascii="Verdana" w:eastAsia="Verdana" w:hAnsi="Verdana" w:cs="Verdana"/>
          <w:sz w:val="20"/>
          <w:szCs w:val="20"/>
        </w:rPr>
        <w:t>+  C</w:t>
      </w:r>
      <w:proofErr w:type="gramEnd"/>
      <w:r w:rsidRPr="00276539">
        <w:rPr>
          <w:rFonts w:ascii="Verdana" w:eastAsia="Verdana" w:hAnsi="Verdana" w:cs="Verdana"/>
          <w:sz w:val="20"/>
          <w:szCs w:val="20"/>
        </w:rPr>
        <w:t xml:space="preserve"> n </w:t>
      </w:r>
      <w:r w:rsidRPr="00276539">
        <w:rPr>
          <w:rFonts w:ascii="Verdana" w:eastAsia="Verdana" w:hAnsi="Verdana" w:cs="Verdana"/>
          <w:sz w:val="20"/>
          <w:szCs w:val="20"/>
        </w:rPr>
        <w:tab/>
        <w:t xml:space="preserve">n &gt; 1 </w:t>
      </w:r>
      <w:r w:rsidRPr="00276539">
        <w:rPr>
          <w:rFonts w:ascii="Verdana" w:eastAsia="Verdana" w:hAnsi="Verdana" w:cs="Verdana"/>
          <w:sz w:val="20"/>
          <w:szCs w:val="20"/>
        </w:rPr>
        <w:tab/>
        <w:t xml:space="preserve">- </w:t>
      </w:r>
      <w:r w:rsidRPr="00276539">
        <w:rPr>
          <w:rFonts w:ascii="Verdana" w:eastAsia="Verdana" w:hAnsi="Verdana" w:cs="Verdana"/>
          <w:sz w:val="20"/>
          <w:szCs w:val="20"/>
        </w:rPr>
        <w:tab/>
        <w:t xml:space="preserve">(2) </w:t>
      </w:r>
    </w:p>
    <w:p w14:paraId="5D5A4334"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6AD10804"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Using equation – (1) repeatedly, thus </w:t>
      </w:r>
    </w:p>
    <w:p w14:paraId="702D7165" w14:textId="77777777" w:rsidR="00567CD6" w:rsidRPr="00276539" w:rsidRDefault="00000000">
      <w:pPr>
        <w:spacing w:after="57"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A6417E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CF65F53" w14:textId="77777777" w:rsidR="00567CD6" w:rsidRPr="00276539" w:rsidRDefault="00000000">
      <w:pPr>
        <w:ind w:left="1020" w:right="13"/>
        <w:rPr>
          <w:rFonts w:ascii="Verdana" w:eastAsia="Verdana" w:hAnsi="Verdana" w:cs="Verdana"/>
          <w:sz w:val="20"/>
          <w:szCs w:val="20"/>
        </w:rPr>
      </w:pPr>
      <w:r w:rsidRPr="00276539">
        <w:rPr>
          <w:rFonts w:ascii="Verdana" w:eastAsia="Verdana" w:hAnsi="Verdana" w:cs="Verdana"/>
          <w:sz w:val="20"/>
          <w:szCs w:val="20"/>
        </w:rPr>
        <w:t xml:space="preserve">T (n – 1) = T (n – 2) + C (n – 1) </w:t>
      </w:r>
    </w:p>
    <w:p w14:paraId="62B3BB88"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42E3C15" w14:textId="77777777" w:rsidR="00567CD6" w:rsidRPr="00276539" w:rsidRDefault="00000000">
      <w:pPr>
        <w:ind w:left="1020" w:right="13"/>
        <w:rPr>
          <w:rFonts w:ascii="Verdana" w:eastAsia="Verdana" w:hAnsi="Verdana" w:cs="Verdana"/>
          <w:sz w:val="20"/>
          <w:szCs w:val="20"/>
        </w:rPr>
      </w:pPr>
      <w:r w:rsidRPr="00276539">
        <w:rPr>
          <w:rFonts w:ascii="Verdana" w:eastAsia="Verdana" w:hAnsi="Verdana" w:cs="Verdana"/>
          <w:sz w:val="20"/>
          <w:szCs w:val="20"/>
        </w:rPr>
        <w:t xml:space="preserve">T (n – 2) = T (n – 3) + C (n – 2) </w:t>
      </w:r>
    </w:p>
    <w:p w14:paraId="1CC3A5C8"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8BBAD52" w14:textId="77777777" w:rsidR="00567CD6" w:rsidRPr="00276539" w:rsidRDefault="00000000">
      <w:pPr>
        <w:ind w:left="1740" w:right="13"/>
        <w:rPr>
          <w:rFonts w:ascii="Verdana" w:eastAsia="Verdana" w:hAnsi="Verdana" w:cs="Verdana"/>
          <w:sz w:val="20"/>
          <w:szCs w:val="20"/>
        </w:rPr>
      </w:pPr>
      <w:r w:rsidRPr="00276539">
        <w:rPr>
          <w:rFonts w:ascii="Verdana" w:eastAsia="Verdana" w:hAnsi="Verdana" w:cs="Verdana"/>
          <w:sz w:val="20"/>
          <w:szCs w:val="20"/>
        </w:rPr>
        <w:t xml:space="preserve">- - - - - - - - </w:t>
      </w:r>
    </w:p>
    <w:p w14:paraId="72F4D716" w14:textId="77777777" w:rsidR="00567CD6" w:rsidRPr="00276539" w:rsidRDefault="00000000">
      <w:pPr>
        <w:spacing w:after="3"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5EC5EF4" w14:textId="77777777" w:rsidR="00567CD6" w:rsidRPr="00276539" w:rsidRDefault="00000000">
      <w:pPr>
        <w:tabs>
          <w:tab w:val="center" w:pos="1330"/>
          <w:tab w:val="center" w:pos="2725"/>
        </w:tabs>
        <w:ind w:left="0" w:right="0"/>
        <w:jc w:val="left"/>
        <w:rPr>
          <w:rFonts w:ascii="Verdana" w:eastAsia="Verdana" w:hAnsi="Verdana" w:cs="Verdana"/>
          <w:sz w:val="20"/>
          <w:szCs w:val="20"/>
        </w:rPr>
      </w:pPr>
      <w:r w:rsidRPr="00276539">
        <w:rPr>
          <w:rFonts w:ascii="Verdana" w:eastAsia="Verdana" w:hAnsi="Verdana" w:cs="Verdana"/>
          <w:sz w:val="20"/>
          <w:szCs w:val="20"/>
        </w:rPr>
        <w:tab/>
      </w:r>
      <w:proofErr w:type="gramStart"/>
      <w:r w:rsidRPr="00276539">
        <w:rPr>
          <w:rFonts w:ascii="Verdana" w:eastAsia="Verdana" w:hAnsi="Verdana" w:cs="Verdana"/>
          <w:sz w:val="20"/>
          <w:szCs w:val="20"/>
        </w:rPr>
        <w:t>T  (</w:t>
      </w:r>
      <w:proofErr w:type="gramEnd"/>
      <w:r w:rsidRPr="00276539">
        <w:rPr>
          <w:rFonts w:ascii="Verdana" w:eastAsia="Verdana" w:hAnsi="Verdana" w:cs="Verdana"/>
          <w:sz w:val="20"/>
          <w:szCs w:val="20"/>
        </w:rPr>
        <w:t xml:space="preserve">2) </w:t>
      </w:r>
      <w:r w:rsidRPr="00276539">
        <w:rPr>
          <w:rFonts w:ascii="Verdana" w:eastAsia="Verdana" w:hAnsi="Verdana" w:cs="Verdana"/>
          <w:sz w:val="20"/>
          <w:szCs w:val="20"/>
        </w:rPr>
        <w:tab/>
        <w:t xml:space="preserve">= T (1) + C (2) </w:t>
      </w:r>
    </w:p>
    <w:p w14:paraId="48038923"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AB0DD07"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Adding up all these equations yields </w:t>
      </w:r>
    </w:p>
    <w:p w14:paraId="7E1C4329" w14:textId="77777777" w:rsidR="00567CD6" w:rsidRPr="00276539" w:rsidRDefault="00000000">
      <w:pPr>
        <w:spacing w:after="193"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D497222" w14:textId="77777777" w:rsidR="00567CD6" w:rsidRPr="00276539" w:rsidRDefault="00000000">
      <w:pPr>
        <w:tabs>
          <w:tab w:val="center" w:pos="2905"/>
        </w:tabs>
        <w:spacing w:after="25"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i/>
          <w:sz w:val="20"/>
          <w:szCs w:val="20"/>
        </w:rPr>
        <w:t xml:space="preserve">n </w:t>
      </w:r>
    </w:p>
    <w:p w14:paraId="25AC4E1B" w14:textId="77777777" w:rsidR="00567CD6" w:rsidRPr="00276539" w:rsidRDefault="00000000">
      <w:pPr>
        <w:spacing w:after="0" w:line="259" w:lineRule="auto"/>
        <w:ind w:left="1044" w:right="0"/>
        <w:jc w:val="left"/>
        <w:rPr>
          <w:rFonts w:ascii="Verdana" w:eastAsia="Verdana" w:hAnsi="Verdana" w:cs="Verdana"/>
          <w:sz w:val="20"/>
          <w:szCs w:val="20"/>
        </w:rPr>
      </w:pPr>
      <w:r w:rsidRPr="00276539">
        <w:rPr>
          <w:rFonts w:ascii="Verdana" w:eastAsia="Verdana" w:hAnsi="Verdana" w:cs="Verdana"/>
          <w:i/>
          <w:sz w:val="20"/>
          <w:szCs w:val="20"/>
        </w:rPr>
        <w:t xml:space="preserve">T </w:t>
      </w:r>
      <w:r w:rsidRPr="00276539">
        <w:rPr>
          <w:rFonts w:ascii="Verdana" w:eastAsia="Verdana" w:hAnsi="Verdana" w:cs="Verdana"/>
          <w:sz w:val="20"/>
          <w:szCs w:val="20"/>
        </w:rPr>
        <w:t>(</w:t>
      </w:r>
      <w:r w:rsidRPr="00276539">
        <w:rPr>
          <w:rFonts w:ascii="Verdana" w:eastAsia="Verdana" w:hAnsi="Verdana" w:cs="Verdana"/>
          <w:i/>
          <w:sz w:val="20"/>
          <w:szCs w:val="20"/>
        </w:rPr>
        <w:t>n</w:t>
      </w:r>
      <w:r w:rsidRPr="00276539">
        <w:rPr>
          <w:rFonts w:ascii="Verdana" w:eastAsia="Verdana" w:hAnsi="Verdana" w:cs="Verdana"/>
          <w:sz w:val="20"/>
          <w:szCs w:val="20"/>
        </w:rPr>
        <w:t xml:space="preserve">) </w:t>
      </w:r>
      <w:r w:rsidRPr="00276539">
        <w:rPr>
          <w:rFonts w:ascii="Verdana" w:eastAsia="Verdana" w:hAnsi="Verdana" w:cs="Verdana"/>
          <w:sz w:val="20"/>
          <w:szCs w:val="20"/>
        </w:rPr>
        <w:t xml:space="preserve"> </w:t>
      </w:r>
      <w:r w:rsidRPr="00276539">
        <w:rPr>
          <w:rFonts w:ascii="Verdana" w:eastAsia="Verdana" w:hAnsi="Verdana" w:cs="Verdana"/>
          <w:i/>
          <w:sz w:val="20"/>
          <w:szCs w:val="20"/>
        </w:rPr>
        <w:t xml:space="preserve">T </w:t>
      </w:r>
      <w:r w:rsidRPr="00276539">
        <w:rPr>
          <w:rFonts w:ascii="Verdana" w:eastAsia="Verdana" w:hAnsi="Verdana" w:cs="Verdana"/>
          <w:sz w:val="20"/>
          <w:szCs w:val="20"/>
        </w:rPr>
        <w:t xml:space="preserve">(1) </w:t>
      </w:r>
      <w:r w:rsidRPr="00276539">
        <w:rPr>
          <w:rFonts w:ascii="Verdana" w:eastAsia="Verdana" w:hAnsi="Verdana" w:cs="Verdana"/>
          <w:sz w:val="20"/>
          <w:szCs w:val="20"/>
        </w:rPr>
        <w:t xml:space="preserve"> </w:t>
      </w:r>
      <w:r w:rsidRPr="00276539">
        <w:rPr>
          <w:rFonts w:ascii="Verdana" w:eastAsia="Verdana" w:hAnsi="Verdana" w:cs="Verdana"/>
          <w:sz w:val="20"/>
          <w:szCs w:val="20"/>
        </w:rPr>
        <w:t xml:space="preserve"> </w:t>
      </w:r>
      <w:proofErr w:type="spellStart"/>
      <w:r w:rsidRPr="00276539">
        <w:rPr>
          <w:rFonts w:ascii="Verdana" w:eastAsia="Verdana" w:hAnsi="Verdana" w:cs="Verdana"/>
          <w:i/>
          <w:sz w:val="20"/>
          <w:szCs w:val="20"/>
        </w:rPr>
        <w:t>i</w:t>
      </w:r>
      <w:proofErr w:type="spellEnd"/>
      <w:r w:rsidRPr="00276539">
        <w:rPr>
          <w:rFonts w:ascii="Verdana" w:eastAsia="Verdana" w:hAnsi="Verdana" w:cs="Verdana"/>
          <w:i/>
          <w:sz w:val="20"/>
          <w:szCs w:val="20"/>
        </w:rPr>
        <w:t xml:space="preserve"> </w:t>
      </w:r>
      <w:r w:rsidRPr="00276539">
        <w:rPr>
          <w:noProof/>
        </w:rPr>
        <w:drawing>
          <wp:anchor distT="0" distB="0" distL="0" distR="0" simplePos="0" relativeHeight="251662336" behindDoc="1" locked="0" layoutInCell="1" hidden="0" allowOverlap="1" wp14:anchorId="7DDA1770" wp14:editId="32C22713">
            <wp:simplePos x="0" y="0"/>
            <wp:positionH relativeFrom="column">
              <wp:posOffset>1764487</wp:posOffset>
            </wp:positionH>
            <wp:positionV relativeFrom="paragraph">
              <wp:posOffset>-67448</wp:posOffset>
            </wp:positionV>
            <wp:extent cx="163068" cy="281940"/>
            <wp:effectExtent l="0" t="0" r="0" b="0"/>
            <wp:wrapNone/>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4"/>
                    <a:srcRect/>
                    <a:stretch>
                      <a:fillRect/>
                    </a:stretch>
                  </pic:blipFill>
                  <pic:spPr>
                    <a:xfrm>
                      <a:off x="0" y="0"/>
                      <a:ext cx="163068" cy="281940"/>
                    </a:xfrm>
                    <a:prstGeom prst="rect">
                      <a:avLst/>
                    </a:prstGeom>
                    <a:ln/>
                  </pic:spPr>
                </pic:pic>
              </a:graphicData>
            </a:graphic>
          </wp:anchor>
        </w:drawing>
      </w:r>
    </w:p>
    <w:p w14:paraId="5E3D2DC9" w14:textId="77777777" w:rsidR="00567CD6" w:rsidRPr="00276539" w:rsidRDefault="00000000">
      <w:pPr>
        <w:spacing w:after="115" w:line="259" w:lineRule="auto"/>
        <w:ind w:left="2771" w:right="0"/>
        <w:jc w:val="left"/>
        <w:rPr>
          <w:rFonts w:ascii="Verdana" w:eastAsia="Verdana" w:hAnsi="Verdana" w:cs="Verdana"/>
          <w:sz w:val="20"/>
          <w:szCs w:val="20"/>
        </w:rPr>
      </w:pPr>
      <w:proofErr w:type="spellStart"/>
      <w:r w:rsidRPr="00276539">
        <w:rPr>
          <w:rFonts w:ascii="Verdana" w:eastAsia="Verdana" w:hAnsi="Verdana" w:cs="Verdana"/>
          <w:i/>
          <w:sz w:val="20"/>
          <w:szCs w:val="20"/>
        </w:rPr>
        <w:t>i</w:t>
      </w:r>
      <w:proofErr w:type="spellEnd"/>
      <w:r w:rsidRPr="00276539">
        <w:rPr>
          <w:rFonts w:ascii="Verdana" w:eastAsia="Verdana" w:hAnsi="Verdana" w:cs="Verdana"/>
          <w:i/>
          <w:sz w:val="20"/>
          <w:szCs w:val="20"/>
        </w:rPr>
        <w:t xml:space="preserve"> </w:t>
      </w:r>
      <w:r w:rsidRPr="00276539">
        <w:rPr>
          <w:rFonts w:ascii="Verdana" w:eastAsia="Verdana" w:hAnsi="Verdana" w:cs="Verdana"/>
          <w:sz w:val="20"/>
          <w:szCs w:val="20"/>
        </w:rPr>
        <w:t xml:space="preserve"> 2 </w:t>
      </w:r>
    </w:p>
    <w:p w14:paraId="6C1258E6" w14:textId="77777777" w:rsidR="00567CD6" w:rsidRPr="00276539" w:rsidRDefault="00000000">
      <w:pPr>
        <w:tabs>
          <w:tab w:val="center" w:pos="2110"/>
          <w:tab w:val="center" w:pos="6109"/>
          <w:tab w:val="center" w:pos="7658"/>
        </w:tabs>
        <w:spacing w:after="65" w:line="251" w:lineRule="auto"/>
        <w:ind w:left="0" w:right="0"/>
        <w:jc w:val="left"/>
        <w:rPr>
          <w:rFonts w:ascii="Verdana" w:eastAsia="Verdana" w:hAnsi="Verdana" w:cs="Verdana"/>
          <w:sz w:val="20"/>
          <w:szCs w:val="20"/>
        </w:rPr>
      </w:pPr>
      <w:r w:rsidRPr="00276539">
        <w:rPr>
          <w:rFonts w:ascii="Verdana" w:eastAsia="Verdana" w:hAnsi="Verdana" w:cs="Verdana"/>
          <w:sz w:val="20"/>
          <w:szCs w:val="20"/>
        </w:rPr>
        <w:tab/>
        <w:t xml:space="preserve">= </w:t>
      </w:r>
      <w:proofErr w:type="gramStart"/>
      <w:r w:rsidRPr="00276539">
        <w:rPr>
          <w:rFonts w:ascii="Verdana" w:eastAsia="Verdana" w:hAnsi="Verdana" w:cs="Verdana"/>
          <w:b/>
          <w:sz w:val="20"/>
          <w:szCs w:val="20"/>
        </w:rPr>
        <w:t>O  (</w:t>
      </w:r>
      <w:proofErr w:type="gramEnd"/>
      <w:r w:rsidRPr="00276539">
        <w:rPr>
          <w:rFonts w:ascii="Verdana" w:eastAsia="Verdana" w:hAnsi="Verdana" w:cs="Verdana"/>
          <w:b/>
          <w:sz w:val="20"/>
          <w:szCs w:val="20"/>
        </w:rPr>
        <w:t>n</w:t>
      </w:r>
      <w:r w:rsidRPr="00276539">
        <w:rPr>
          <w:rFonts w:ascii="Verdana" w:eastAsia="Verdana" w:hAnsi="Verdana" w:cs="Verdana"/>
          <w:b/>
          <w:sz w:val="20"/>
          <w:szCs w:val="20"/>
          <w:vertAlign w:val="superscript"/>
        </w:rPr>
        <w:t>2</w:t>
      </w:r>
      <w:r w:rsidRPr="00276539">
        <w:rPr>
          <w:rFonts w:ascii="Verdana" w:eastAsia="Verdana" w:hAnsi="Verdana" w:cs="Verdana"/>
          <w:b/>
          <w:sz w:val="20"/>
          <w:szCs w:val="20"/>
        </w:rPr>
        <w:t xml:space="preserve">) </w:t>
      </w:r>
      <w:r w:rsidRPr="00276539">
        <w:rPr>
          <w:rFonts w:ascii="Verdana" w:eastAsia="Verdana" w:hAnsi="Verdana" w:cs="Verdana"/>
          <w:b/>
          <w:sz w:val="20"/>
          <w:szCs w:val="20"/>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t xml:space="preserve">(3) </w:t>
      </w:r>
    </w:p>
    <w:p w14:paraId="16E96A71" w14:textId="77777777" w:rsidR="00567CD6" w:rsidRPr="00276539" w:rsidRDefault="00000000">
      <w:pPr>
        <w:spacing w:after="89"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3A52055" w14:textId="77777777" w:rsidR="00567CD6" w:rsidRPr="00276539" w:rsidRDefault="00000000">
      <w:pPr>
        <w:pStyle w:val="Heading1"/>
        <w:ind w:left="1750" w:right="450" w:firstLine="540"/>
        <w:rPr>
          <w:color w:val="auto"/>
        </w:rPr>
      </w:pPr>
      <w:r w:rsidRPr="00276539">
        <w:rPr>
          <w:color w:val="auto"/>
        </w:rPr>
        <w:lastRenderedPageBreak/>
        <w:t xml:space="preserve">Best Case Analysis </w:t>
      </w:r>
    </w:p>
    <w:p w14:paraId="40D627F5"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72C7BBFD" w14:textId="77777777" w:rsidR="00567CD6" w:rsidRPr="00276539" w:rsidRDefault="00000000">
      <w:pPr>
        <w:ind w:left="314" w:right="237"/>
        <w:rPr>
          <w:rFonts w:ascii="Verdana" w:eastAsia="Verdana" w:hAnsi="Verdana" w:cs="Verdana"/>
          <w:sz w:val="20"/>
          <w:szCs w:val="20"/>
        </w:rPr>
      </w:pPr>
      <w:r w:rsidRPr="00276539">
        <w:rPr>
          <w:rFonts w:ascii="Verdana" w:eastAsia="Verdana" w:hAnsi="Verdana" w:cs="Verdana"/>
          <w:sz w:val="20"/>
          <w:szCs w:val="20"/>
        </w:rPr>
        <w:t xml:space="preserve">In the best case, the pivot is in the middle. To simply the math, we assume that the two sub-files are each exactly half the size of the original and although this gives a slight </w:t>
      </w:r>
      <w:proofErr w:type="gramStart"/>
      <w:r w:rsidRPr="00276539">
        <w:rPr>
          <w:rFonts w:ascii="Verdana" w:eastAsia="Verdana" w:hAnsi="Verdana" w:cs="Verdana"/>
          <w:sz w:val="20"/>
          <w:szCs w:val="20"/>
        </w:rPr>
        <w:t>over estimate</w:t>
      </w:r>
      <w:proofErr w:type="gramEnd"/>
      <w:r w:rsidRPr="00276539">
        <w:rPr>
          <w:rFonts w:ascii="Verdana" w:eastAsia="Verdana" w:hAnsi="Verdana" w:cs="Verdana"/>
          <w:sz w:val="20"/>
          <w:szCs w:val="20"/>
        </w:rPr>
        <w:t xml:space="preserve">, this is acceptable because we are only interested in a Big – oh answer. </w:t>
      </w:r>
    </w:p>
    <w:p w14:paraId="7383DEE1" w14:textId="77777777" w:rsidR="00567CD6" w:rsidRPr="00276539" w:rsidRDefault="00000000">
      <w:pPr>
        <w:spacing w:after="3"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50A5540" w14:textId="77777777" w:rsidR="00567CD6" w:rsidRPr="00276539" w:rsidRDefault="00000000">
      <w:pPr>
        <w:tabs>
          <w:tab w:val="center" w:pos="1639"/>
          <w:tab w:val="center" w:pos="6109"/>
          <w:tab w:val="center" w:pos="7658"/>
        </w:tabs>
        <w:ind w:left="0" w:right="0"/>
        <w:jc w:val="left"/>
        <w:rPr>
          <w:rFonts w:ascii="Verdana" w:eastAsia="Verdana" w:hAnsi="Verdana" w:cs="Verdana"/>
          <w:sz w:val="20"/>
          <w:szCs w:val="20"/>
        </w:rPr>
      </w:pPr>
      <w:r w:rsidRPr="00276539">
        <w:rPr>
          <w:rFonts w:ascii="Verdana" w:eastAsia="Verdana" w:hAnsi="Verdana" w:cs="Verdana"/>
          <w:sz w:val="20"/>
          <w:szCs w:val="20"/>
        </w:rPr>
        <w:tab/>
        <w:t>T (</w:t>
      </w:r>
      <w:proofErr w:type="gramStart"/>
      <w:r w:rsidRPr="00276539">
        <w:rPr>
          <w:rFonts w:ascii="Verdana" w:eastAsia="Verdana" w:hAnsi="Verdana" w:cs="Verdana"/>
          <w:sz w:val="20"/>
          <w:szCs w:val="20"/>
        </w:rPr>
        <w:t xml:space="preserve">n)   </w:t>
      </w:r>
      <w:proofErr w:type="gramEnd"/>
      <w:r w:rsidRPr="00276539">
        <w:rPr>
          <w:rFonts w:ascii="Verdana" w:eastAsia="Verdana" w:hAnsi="Verdana" w:cs="Verdana"/>
          <w:sz w:val="20"/>
          <w:szCs w:val="20"/>
        </w:rPr>
        <w:t xml:space="preserve"> =  2 T (n/2) + C n </w:t>
      </w:r>
      <w:r w:rsidRPr="00276539">
        <w:rPr>
          <w:rFonts w:ascii="Verdana" w:eastAsia="Verdana" w:hAnsi="Verdana" w:cs="Verdana"/>
          <w:sz w:val="20"/>
          <w:szCs w:val="20"/>
        </w:rPr>
        <w:tab/>
        <w:t xml:space="preserve">- </w:t>
      </w:r>
      <w:r w:rsidRPr="00276539">
        <w:rPr>
          <w:rFonts w:ascii="Verdana" w:eastAsia="Verdana" w:hAnsi="Verdana" w:cs="Verdana"/>
          <w:sz w:val="20"/>
          <w:szCs w:val="20"/>
        </w:rPr>
        <w:tab/>
        <w:t xml:space="preserve">(4) </w:t>
      </w:r>
    </w:p>
    <w:p w14:paraId="1875474D"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663D20A6"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Divide both sides by n </w:t>
      </w:r>
    </w:p>
    <w:p w14:paraId="521A6BAD" w14:textId="77777777" w:rsidR="00567CD6" w:rsidRPr="00276539" w:rsidRDefault="00000000">
      <w:pPr>
        <w:spacing w:after="48"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AA1B0DA" w14:textId="77777777" w:rsidR="00567CD6" w:rsidRPr="00276539" w:rsidRDefault="00000000">
      <w:pPr>
        <w:spacing w:after="0" w:line="259" w:lineRule="auto"/>
        <w:ind w:left="2259" w:right="0"/>
        <w:jc w:val="center"/>
        <w:rPr>
          <w:rFonts w:ascii="Verdana" w:eastAsia="Verdana" w:hAnsi="Verdana" w:cs="Verdana"/>
          <w:sz w:val="20"/>
          <w:szCs w:val="20"/>
        </w:rPr>
      </w:pPr>
      <w:r w:rsidRPr="00276539">
        <w:rPr>
          <w:rFonts w:ascii="Verdana" w:eastAsia="Verdana" w:hAnsi="Verdana" w:cs="Verdana"/>
          <w:sz w:val="20"/>
          <w:szCs w:val="20"/>
        </w:rPr>
        <w:t xml:space="preserve"> </w:t>
      </w:r>
    </w:p>
    <w:p w14:paraId="080A6F58" w14:textId="77777777" w:rsidR="00567CD6" w:rsidRPr="00276539" w:rsidRDefault="00000000">
      <w:pPr>
        <w:tabs>
          <w:tab w:val="center" w:pos="566"/>
          <w:tab w:val="center" w:pos="2373"/>
        </w:tabs>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ab/>
      </w:r>
      <w:r w:rsidRPr="00276539">
        <w:rPr>
          <w:rFonts w:ascii="Verdana" w:eastAsia="Verdana" w:hAnsi="Verdana" w:cs="Verdana"/>
          <w:i/>
          <w:sz w:val="20"/>
          <w:szCs w:val="20"/>
        </w:rPr>
        <w:t>T</w:t>
      </w:r>
      <w:r w:rsidRPr="00276539">
        <w:rPr>
          <w:rFonts w:ascii="Verdana" w:eastAsia="Verdana" w:hAnsi="Verdana" w:cs="Verdana"/>
          <w:sz w:val="20"/>
          <w:szCs w:val="20"/>
        </w:rPr>
        <w:t>(</w:t>
      </w:r>
      <w:r w:rsidRPr="00276539">
        <w:rPr>
          <w:rFonts w:ascii="Verdana" w:eastAsia="Verdana" w:hAnsi="Verdana" w:cs="Verdana"/>
          <w:i/>
          <w:sz w:val="20"/>
          <w:szCs w:val="20"/>
        </w:rPr>
        <w:t>n</w:t>
      </w:r>
      <w:r w:rsidRPr="00276539">
        <w:rPr>
          <w:rFonts w:ascii="Verdana" w:eastAsia="Verdana" w:hAnsi="Verdana" w:cs="Verdana"/>
          <w:sz w:val="20"/>
          <w:szCs w:val="20"/>
        </w:rPr>
        <w:t xml:space="preserve">) </w:t>
      </w:r>
      <w:r w:rsidRPr="00276539">
        <w:rPr>
          <w:rFonts w:ascii="Verdana" w:eastAsia="Verdana" w:hAnsi="Verdana" w:cs="Verdana"/>
          <w:sz w:val="20"/>
          <w:szCs w:val="20"/>
        </w:rPr>
        <w:tab/>
      </w:r>
      <w:proofErr w:type="gramStart"/>
      <w:r w:rsidRPr="00276539">
        <w:rPr>
          <w:rFonts w:ascii="Verdana" w:eastAsia="Verdana" w:hAnsi="Verdana" w:cs="Verdana"/>
          <w:i/>
          <w:sz w:val="20"/>
          <w:szCs w:val="20"/>
          <w:u w:val="single"/>
        </w:rPr>
        <w:t>T</w:t>
      </w:r>
      <w:r w:rsidRPr="00276539">
        <w:rPr>
          <w:rFonts w:ascii="Verdana" w:eastAsia="Verdana" w:hAnsi="Verdana" w:cs="Verdana"/>
          <w:sz w:val="20"/>
          <w:szCs w:val="20"/>
          <w:u w:val="single"/>
        </w:rPr>
        <w:t>(</w:t>
      </w:r>
      <w:proofErr w:type="gramEnd"/>
      <w:r w:rsidRPr="00276539">
        <w:rPr>
          <w:rFonts w:ascii="Verdana" w:eastAsia="Verdana" w:hAnsi="Verdana" w:cs="Verdana"/>
          <w:i/>
          <w:sz w:val="20"/>
          <w:szCs w:val="20"/>
          <w:u w:val="single"/>
        </w:rPr>
        <w:t xml:space="preserve">n </w:t>
      </w:r>
      <w:r w:rsidRPr="00276539">
        <w:rPr>
          <w:rFonts w:ascii="Verdana" w:eastAsia="Verdana" w:hAnsi="Verdana" w:cs="Verdana"/>
          <w:sz w:val="20"/>
          <w:szCs w:val="20"/>
          <w:u w:val="single"/>
        </w:rPr>
        <w:t>/ 2</w:t>
      </w:r>
      <w:r w:rsidRPr="00276539">
        <w:rPr>
          <w:rFonts w:ascii="Verdana" w:eastAsia="Verdana" w:hAnsi="Verdana" w:cs="Verdana"/>
          <w:sz w:val="20"/>
          <w:szCs w:val="20"/>
        </w:rPr>
        <w:t xml:space="preserve">) </w:t>
      </w:r>
    </w:p>
    <w:p w14:paraId="135E35C6" w14:textId="77777777" w:rsidR="00567CD6" w:rsidRPr="00276539" w:rsidRDefault="00000000">
      <w:pPr>
        <w:ind w:left="504" w:right="1219" w:hanging="504"/>
        <w:rPr>
          <w:rFonts w:ascii="Verdana" w:eastAsia="Verdana" w:hAnsi="Verdana" w:cs="Verdana"/>
          <w:sz w:val="20"/>
          <w:szCs w:val="20"/>
        </w:rPr>
      </w:pPr>
      <w:r w:rsidRPr="00276539">
        <w:rPr>
          <w:rFonts w:ascii="Verdana" w:eastAsia="Verdana" w:hAnsi="Verdana" w:cs="Verdana"/>
          <w:sz w:val="20"/>
          <w:szCs w:val="20"/>
          <w:vertAlign w:val="superscript"/>
        </w:rPr>
        <w:t xml:space="preserve"> </w:t>
      </w:r>
      <w:r w:rsidRPr="00276539">
        <w:rPr>
          <w:rFonts w:ascii="Verdana" w:eastAsia="Verdana" w:hAnsi="Verdana" w:cs="Verdana"/>
          <w:sz w:val="20"/>
          <w:szCs w:val="20"/>
          <w:vertAlign w:val="superscript"/>
        </w:rPr>
        <w:tab/>
        <w:t xml:space="preserve"> </w:t>
      </w:r>
      <w:r w:rsidRPr="00276539">
        <w:rPr>
          <w:rFonts w:ascii="Verdana" w:eastAsia="Verdana" w:hAnsi="Verdana" w:cs="Verdana"/>
          <w:sz w:val="20"/>
          <w:szCs w:val="20"/>
          <w:vertAlign w:val="superscript"/>
        </w:rPr>
        <w:tab/>
      </w:r>
      <w:r w:rsidRPr="00276539">
        <w:rPr>
          <w:rFonts w:ascii="Verdana" w:eastAsia="Verdana" w:hAnsi="Verdana" w:cs="Verdana"/>
          <w:noProof/>
          <w:sz w:val="20"/>
          <w:szCs w:val="20"/>
        </w:rPr>
        <mc:AlternateContent>
          <mc:Choice Requires="wps">
            <w:drawing>
              <wp:inline distT="0" distB="0" distL="0" distR="0" wp14:anchorId="5D61DE0A" wp14:editId="0E90132E">
                <wp:extent cx="279400" cy="6350"/>
                <wp:effectExtent l="0" t="0" r="0" b="0"/>
                <wp:docPr id="18" name="Group 18"/>
                <wp:cNvGraphicFramePr/>
                <a:graphic xmlns:a="http://schemas.openxmlformats.org/drawingml/2006/main">
                  <a:graphicData uri="http://schemas.microsoft.com/office/word/2010/wordprocessingGroup">
                    <wpg:wgp>
                      <wpg:cNvGrpSpPr/>
                      <wpg:grpSpPr>
                        <a:xfrm>
                          <a:off x="0" y="0"/>
                          <a:ext cx="279400" cy="6350"/>
                          <a:chOff x="0" y="0"/>
                          <a:chExt cx="279400" cy="6350"/>
                        </a:xfrm>
                      </wpg:grpSpPr>
                      <wps:wsp>
                        <wps:cNvPr id="985882466" name="Freeform: Shape 985882466"/>
                        <wps:cNvSpPr/>
                        <wps:spPr>
                          <a:xfrm>
                            <a:off x="0" y="0"/>
                            <a:ext cx="279400" cy="0"/>
                          </a:xfrm>
                          <a:custGeom>
                            <a:avLst/>
                            <a:gdLst/>
                            <a:ahLst/>
                            <a:cxnLst/>
                            <a:rect l="0" t="0" r="0" b="0"/>
                            <a:pathLst>
                              <a:path w="279400">
                                <a:moveTo>
                                  <a:pt x="0" y="0"/>
                                </a:moveTo>
                                <a:lnTo>
                                  <a:pt x="27940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79400" cy="6350"/>
                <wp:effectExtent b="0" l="0" r="0" t="0"/>
                <wp:docPr id="18" name="image71.png"/>
                <a:graphic>
                  <a:graphicData uri="http://schemas.openxmlformats.org/drawingml/2006/picture">
                    <pic:pic>
                      <pic:nvPicPr>
                        <pic:cNvPr id="0" name="image71.png"/>
                        <pic:cNvPicPr preferRelativeResize="0"/>
                      </pic:nvPicPr>
                      <pic:blipFill>
                        <a:blip r:embed="rId125"/>
                        <a:srcRect b="0" l="0" r="0" t="0"/>
                        <a:stretch>
                          <a:fillRect/>
                        </a:stretch>
                      </pic:blipFill>
                      <pic:spPr>
                        <a:xfrm>
                          <a:off x="0" y="0"/>
                          <a:ext cx="279400" cy="6350"/>
                        </a:xfrm>
                        <a:prstGeom prst="rect"/>
                        <a:ln/>
                      </pic:spPr>
                    </pic:pic>
                  </a:graphicData>
                </a:graphic>
              </wp:inline>
            </w:drawing>
          </mc:Fallback>
        </mc:AlternateContent>
      </w:r>
      <w:r w:rsidRPr="00276539">
        <w:rPr>
          <w:rFonts w:ascii="Verdana" w:eastAsia="Verdana" w:hAnsi="Verdana" w:cs="Verdana"/>
          <w:sz w:val="20"/>
          <w:szCs w:val="20"/>
          <w:vertAlign w:val="superscript"/>
        </w:rPr>
        <w:t xml:space="preserve"> </w:t>
      </w:r>
      <w:r w:rsidRPr="00276539">
        <w:rPr>
          <w:rFonts w:ascii="Verdana" w:eastAsia="Verdana" w:hAnsi="Verdana" w:cs="Verdana"/>
          <w:sz w:val="20"/>
          <w:szCs w:val="20"/>
          <w:vertAlign w:val="superscript"/>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sz w:val="20"/>
          <w:szCs w:val="20"/>
        </w:rPr>
        <w:t xml:space="preserve"> </w:t>
      </w:r>
      <w:r w:rsidRPr="00276539">
        <w:rPr>
          <w:rFonts w:ascii="Verdana" w:eastAsia="Verdana" w:hAnsi="Verdana" w:cs="Verdana"/>
          <w:i/>
          <w:sz w:val="20"/>
          <w:szCs w:val="20"/>
        </w:rPr>
        <w:t xml:space="preserve">C </w:t>
      </w:r>
      <w:r w:rsidRPr="00276539">
        <w:rPr>
          <w:rFonts w:ascii="Verdana" w:eastAsia="Verdana" w:hAnsi="Verdana" w:cs="Verdana"/>
          <w:i/>
          <w:sz w:val="20"/>
          <w:szCs w:val="20"/>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t xml:space="preserve">(5) </w:t>
      </w:r>
      <w:r w:rsidRPr="00276539">
        <w:rPr>
          <w:rFonts w:ascii="Verdana" w:eastAsia="Verdana" w:hAnsi="Verdana" w:cs="Verdana"/>
          <w:i/>
          <w:sz w:val="20"/>
          <w:szCs w:val="20"/>
        </w:rPr>
        <w:t xml:space="preserve">n </w:t>
      </w:r>
      <w:r w:rsidRPr="00276539">
        <w:rPr>
          <w:rFonts w:ascii="Verdana" w:eastAsia="Verdana" w:hAnsi="Verdana" w:cs="Verdana"/>
          <w:i/>
          <w:sz w:val="20"/>
          <w:szCs w:val="20"/>
        </w:rPr>
        <w:tab/>
        <w:t xml:space="preserve">n </w:t>
      </w:r>
      <w:r w:rsidRPr="00276539">
        <w:rPr>
          <w:rFonts w:ascii="Verdana" w:eastAsia="Verdana" w:hAnsi="Verdana" w:cs="Verdana"/>
          <w:sz w:val="20"/>
          <w:szCs w:val="20"/>
        </w:rPr>
        <w:t xml:space="preserve">/ 2 </w:t>
      </w:r>
    </w:p>
    <w:p w14:paraId="2041A641" w14:textId="77777777" w:rsidR="00567CD6" w:rsidRPr="00276539" w:rsidRDefault="00000000">
      <w:pPr>
        <w:spacing w:after="135"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193BD5E"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Substitute n/2 for ‘n’ in equation (5) </w:t>
      </w:r>
    </w:p>
    <w:p w14:paraId="6BD48A00" w14:textId="77777777" w:rsidR="00567CD6" w:rsidRPr="00276539" w:rsidRDefault="00000000">
      <w:pPr>
        <w:spacing w:after="58"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3BF0D72" w14:textId="77777777" w:rsidR="00567CD6" w:rsidRPr="00276539" w:rsidRDefault="00000000">
      <w:pPr>
        <w:spacing w:after="0" w:line="259" w:lineRule="auto"/>
        <w:ind w:left="2274" w:right="0"/>
        <w:jc w:val="center"/>
        <w:rPr>
          <w:rFonts w:ascii="Verdana" w:eastAsia="Verdana" w:hAnsi="Verdana" w:cs="Verdana"/>
          <w:sz w:val="20"/>
          <w:szCs w:val="20"/>
        </w:rPr>
      </w:pPr>
      <w:r w:rsidRPr="00276539">
        <w:rPr>
          <w:rFonts w:ascii="Verdana" w:eastAsia="Verdana" w:hAnsi="Verdana" w:cs="Verdana"/>
          <w:sz w:val="20"/>
          <w:szCs w:val="20"/>
        </w:rPr>
        <w:t xml:space="preserve"> </w:t>
      </w:r>
    </w:p>
    <w:p w14:paraId="6373BA89" w14:textId="77777777" w:rsidR="00567CD6" w:rsidRPr="00276539" w:rsidRDefault="00000000">
      <w:pPr>
        <w:tabs>
          <w:tab w:val="center" w:pos="718"/>
          <w:tab w:val="center" w:pos="2316"/>
        </w:tabs>
        <w:ind w:left="0" w:right="0"/>
        <w:jc w:val="left"/>
        <w:rPr>
          <w:rFonts w:ascii="Verdana" w:eastAsia="Verdana" w:hAnsi="Verdana" w:cs="Verdana"/>
          <w:sz w:val="20"/>
          <w:szCs w:val="20"/>
        </w:rPr>
      </w:pPr>
      <w:r w:rsidRPr="00276539">
        <w:rPr>
          <w:rFonts w:ascii="Verdana" w:eastAsia="Verdana" w:hAnsi="Verdana" w:cs="Verdana"/>
          <w:sz w:val="20"/>
          <w:szCs w:val="20"/>
        </w:rPr>
        <w:tab/>
      </w:r>
      <w:proofErr w:type="gramStart"/>
      <w:r w:rsidRPr="00276539">
        <w:rPr>
          <w:rFonts w:ascii="Verdana" w:eastAsia="Verdana" w:hAnsi="Verdana" w:cs="Verdana"/>
          <w:i/>
          <w:sz w:val="20"/>
          <w:szCs w:val="20"/>
        </w:rPr>
        <w:t>T</w:t>
      </w:r>
      <w:r w:rsidRPr="00276539">
        <w:rPr>
          <w:rFonts w:ascii="Verdana" w:eastAsia="Verdana" w:hAnsi="Verdana" w:cs="Verdana"/>
          <w:sz w:val="20"/>
          <w:szCs w:val="20"/>
        </w:rPr>
        <w:t>(</w:t>
      </w:r>
      <w:proofErr w:type="gramEnd"/>
      <w:r w:rsidRPr="00276539">
        <w:rPr>
          <w:rFonts w:ascii="Verdana" w:eastAsia="Verdana" w:hAnsi="Verdana" w:cs="Verdana"/>
          <w:i/>
          <w:sz w:val="20"/>
          <w:szCs w:val="20"/>
        </w:rPr>
        <w:t xml:space="preserve">n </w:t>
      </w:r>
      <w:r w:rsidRPr="00276539">
        <w:rPr>
          <w:rFonts w:ascii="Verdana" w:eastAsia="Verdana" w:hAnsi="Verdana" w:cs="Verdana"/>
          <w:sz w:val="20"/>
          <w:szCs w:val="20"/>
        </w:rPr>
        <w:t xml:space="preserve">/ 2) </w:t>
      </w:r>
      <w:r w:rsidRPr="00276539">
        <w:rPr>
          <w:rFonts w:ascii="Verdana" w:eastAsia="Verdana" w:hAnsi="Verdana" w:cs="Verdana"/>
          <w:sz w:val="20"/>
          <w:szCs w:val="20"/>
        </w:rPr>
        <w:tab/>
      </w:r>
      <w:r w:rsidRPr="00276539">
        <w:rPr>
          <w:rFonts w:ascii="Verdana" w:eastAsia="Verdana" w:hAnsi="Verdana" w:cs="Verdana"/>
          <w:i/>
          <w:sz w:val="20"/>
          <w:szCs w:val="20"/>
          <w:u w:val="single"/>
        </w:rPr>
        <w:t>T</w:t>
      </w:r>
      <w:r w:rsidRPr="00276539">
        <w:rPr>
          <w:rFonts w:ascii="Verdana" w:eastAsia="Verdana" w:hAnsi="Verdana" w:cs="Verdana"/>
          <w:sz w:val="20"/>
          <w:szCs w:val="20"/>
          <w:u w:val="single"/>
        </w:rPr>
        <w:t>(</w:t>
      </w:r>
      <w:r w:rsidRPr="00276539">
        <w:rPr>
          <w:rFonts w:ascii="Verdana" w:eastAsia="Verdana" w:hAnsi="Verdana" w:cs="Verdana"/>
          <w:i/>
          <w:sz w:val="20"/>
          <w:szCs w:val="20"/>
          <w:u w:val="single"/>
        </w:rPr>
        <w:t xml:space="preserve">n </w:t>
      </w:r>
      <w:r w:rsidRPr="00276539">
        <w:rPr>
          <w:rFonts w:ascii="Verdana" w:eastAsia="Verdana" w:hAnsi="Verdana" w:cs="Verdana"/>
          <w:sz w:val="20"/>
          <w:szCs w:val="20"/>
          <w:u w:val="single"/>
        </w:rPr>
        <w:t>/ 4</w:t>
      </w:r>
      <w:r w:rsidRPr="00276539">
        <w:rPr>
          <w:rFonts w:ascii="Verdana" w:eastAsia="Verdana" w:hAnsi="Verdana" w:cs="Verdana"/>
          <w:sz w:val="20"/>
          <w:szCs w:val="20"/>
        </w:rPr>
        <w:t xml:space="preserve">) </w:t>
      </w:r>
    </w:p>
    <w:p w14:paraId="69C7F7BA" w14:textId="77777777" w:rsidR="00567CD6" w:rsidRPr="00276539" w:rsidRDefault="00000000">
      <w:pPr>
        <w:ind w:left="463" w:right="1213" w:hanging="463"/>
        <w:rPr>
          <w:rFonts w:ascii="Verdana" w:eastAsia="Verdana" w:hAnsi="Verdana" w:cs="Verdana"/>
          <w:sz w:val="20"/>
          <w:szCs w:val="20"/>
        </w:rPr>
      </w:pPr>
      <w:r w:rsidRPr="00276539">
        <w:rPr>
          <w:rFonts w:ascii="Verdana" w:eastAsia="Verdana" w:hAnsi="Verdana" w:cs="Verdana"/>
          <w:sz w:val="20"/>
          <w:szCs w:val="20"/>
          <w:vertAlign w:val="superscript"/>
        </w:rPr>
        <w:t xml:space="preserve"> </w:t>
      </w:r>
      <w:r w:rsidRPr="00276539">
        <w:rPr>
          <w:rFonts w:ascii="Verdana" w:eastAsia="Verdana" w:hAnsi="Verdana" w:cs="Verdana"/>
          <w:sz w:val="20"/>
          <w:szCs w:val="20"/>
          <w:vertAlign w:val="superscript"/>
        </w:rPr>
        <w:tab/>
        <w:t xml:space="preserve"> </w:t>
      </w:r>
      <w:r w:rsidRPr="00276539">
        <w:rPr>
          <w:rFonts w:ascii="Verdana" w:eastAsia="Verdana" w:hAnsi="Verdana" w:cs="Verdana"/>
          <w:sz w:val="20"/>
          <w:szCs w:val="20"/>
          <w:vertAlign w:val="superscript"/>
        </w:rPr>
        <w:tab/>
      </w:r>
      <w:r w:rsidRPr="00276539">
        <w:rPr>
          <w:rFonts w:ascii="Verdana" w:eastAsia="Verdana" w:hAnsi="Verdana" w:cs="Verdana"/>
          <w:noProof/>
          <w:sz w:val="20"/>
          <w:szCs w:val="20"/>
        </w:rPr>
        <mc:AlternateContent>
          <mc:Choice Requires="wps">
            <w:drawing>
              <wp:inline distT="0" distB="0" distL="0" distR="0" wp14:anchorId="483C949E" wp14:editId="571E411F">
                <wp:extent cx="473710" cy="6350"/>
                <wp:effectExtent l="0" t="0" r="0" b="0"/>
                <wp:docPr id="19" name="Group 19"/>
                <wp:cNvGraphicFramePr/>
                <a:graphic xmlns:a="http://schemas.openxmlformats.org/drawingml/2006/main">
                  <a:graphicData uri="http://schemas.microsoft.com/office/word/2010/wordprocessingGroup">
                    <wpg:wgp>
                      <wpg:cNvGrpSpPr/>
                      <wpg:grpSpPr>
                        <a:xfrm>
                          <a:off x="0" y="0"/>
                          <a:ext cx="473710" cy="6350"/>
                          <a:chOff x="0" y="0"/>
                          <a:chExt cx="473710" cy="6350"/>
                        </a:xfrm>
                      </wpg:grpSpPr>
                      <wps:wsp>
                        <wps:cNvPr id="1638494633" name="Freeform: Shape 1638494633"/>
                        <wps:cNvSpPr/>
                        <wps:spPr>
                          <a:xfrm>
                            <a:off x="0" y="0"/>
                            <a:ext cx="473710" cy="0"/>
                          </a:xfrm>
                          <a:custGeom>
                            <a:avLst/>
                            <a:gdLst/>
                            <a:ahLst/>
                            <a:cxnLst/>
                            <a:rect l="0" t="0" r="0" b="0"/>
                            <a:pathLst>
                              <a:path w="473710">
                                <a:moveTo>
                                  <a:pt x="0" y="0"/>
                                </a:moveTo>
                                <a:lnTo>
                                  <a:pt x="47371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73710" cy="6350"/>
                <wp:effectExtent b="0" l="0" r="0" t="0"/>
                <wp:docPr id="19" name="image72.png"/>
                <a:graphic>
                  <a:graphicData uri="http://schemas.openxmlformats.org/drawingml/2006/picture">
                    <pic:pic>
                      <pic:nvPicPr>
                        <pic:cNvPr id="0" name="image72.png"/>
                        <pic:cNvPicPr preferRelativeResize="0"/>
                      </pic:nvPicPr>
                      <pic:blipFill>
                        <a:blip r:embed="rId126"/>
                        <a:srcRect b="0" l="0" r="0" t="0"/>
                        <a:stretch>
                          <a:fillRect/>
                        </a:stretch>
                      </pic:blipFill>
                      <pic:spPr>
                        <a:xfrm>
                          <a:off x="0" y="0"/>
                          <a:ext cx="473710" cy="6350"/>
                        </a:xfrm>
                        <a:prstGeom prst="rect"/>
                        <a:ln/>
                      </pic:spPr>
                    </pic:pic>
                  </a:graphicData>
                </a:graphic>
              </wp:inline>
            </w:drawing>
          </mc:Fallback>
        </mc:AlternateContent>
      </w:r>
      <w:r w:rsidRPr="00276539">
        <w:rPr>
          <w:rFonts w:ascii="Verdana" w:eastAsia="Verdana" w:hAnsi="Verdana" w:cs="Verdana"/>
          <w:sz w:val="20"/>
          <w:szCs w:val="20"/>
          <w:vertAlign w:val="superscript"/>
        </w:rPr>
        <w:tab/>
        <w:t xml:space="preserve"> </w:t>
      </w:r>
      <w:r w:rsidRPr="00276539">
        <w:rPr>
          <w:rFonts w:ascii="Verdana" w:eastAsia="Verdana" w:hAnsi="Verdana" w:cs="Verdana"/>
          <w:sz w:val="20"/>
          <w:szCs w:val="20"/>
          <w:vertAlign w:val="superscript"/>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sz w:val="20"/>
          <w:szCs w:val="20"/>
        </w:rPr>
        <w:t xml:space="preserve"> </w:t>
      </w:r>
      <w:r w:rsidRPr="00276539">
        <w:rPr>
          <w:rFonts w:ascii="Verdana" w:eastAsia="Verdana" w:hAnsi="Verdana" w:cs="Verdana"/>
          <w:i/>
          <w:sz w:val="20"/>
          <w:szCs w:val="20"/>
        </w:rPr>
        <w:t xml:space="preserve">C </w:t>
      </w:r>
      <w:r w:rsidRPr="00276539">
        <w:rPr>
          <w:rFonts w:ascii="Verdana" w:eastAsia="Verdana" w:hAnsi="Verdana" w:cs="Verdana"/>
          <w:i/>
          <w:sz w:val="20"/>
          <w:szCs w:val="20"/>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t xml:space="preserve">(6) </w:t>
      </w:r>
      <w:r w:rsidRPr="00276539">
        <w:rPr>
          <w:rFonts w:ascii="Verdana" w:eastAsia="Verdana" w:hAnsi="Verdana" w:cs="Verdana"/>
          <w:i/>
          <w:sz w:val="20"/>
          <w:szCs w:val="20"/>
        </w:rPr>
        <w:t xml:space="preserve">n </w:t>
      </w:r>
      <w:r w:rsidRPr="00276539">
        <w:rPr>
          <w:rFonts w:ascii="Verdana" w:eastAsia="Verdana" w:hAnsi="Verdana" w:cs="Verdana"/>
          <w:sz w:val="20"/>
          <w:szCs w:val="20"/>
        </w:rPr>
        <w:t xml:space="preserve">/ 2 </w:t>
      </w:r>
      <w:r w:rsidRPr="00276539">
        <w:rPr>
          <w:rFonts w:ascii="Verdana" w:eastAsia="Verdana" w:hAnsi="Verdana" w:cs="Verdana"/>
          <w:sz w:val="20"/>
          <w:szCs w:val="20"/>
        </w:rPr>
        <w:tab/>
      </w:r>
      <w:r w:rsidRPr="00276539">
        <w:rPr>
          <w:rFonts w:ascii="Verdana" w:eastAsia="Verdana" w:hAnsi="Verdana" w:cs="Verdana"/>
          <w:i/>
          <w:sz w:val="20"/>
          <w:szCs w:val="20"/>
        </w:rPr>
        <w:t xml:space="preserve">n </w:t>
      </w:r>
      <w:r w:rsidRPr="00276539">
        <w:rPr>
          <w:rFonts w:ascii="Verdana" w:eastAsia="Verdana" w:hAnsi="Verdana" w:cs="Verdana"/>
          <w:sz w:val="20"/>
          <w:szCs w:val="20"/>
        </w:rPr>
        <w:t xml:space="preserve">/ 4 </w:t>
      </w:r>
    </w:p>
    <w:p w14:paraId="3777923B" w14:textId="77777777" w:rsidR="00567CD6" w:rsidRPr="00276539" w:rsidRDefault="00000000">
      <w:pPr>
        <w:spacing w:after="135"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131BE59"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Substitute n/4 for ‘n’ in equation (6) </w:t>
      </w:r>
    </w:p>
    <w:p w14:paraId="6C6018CC" w14:textId="77777777" w:rsidR="00567CD6" w:rsidRPr="00276539" w:rsidRDefault="00000000">
      <w:pPr>
        <w:spacing w:after="65"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DA43A5B" w14:textId="77777777" w:rsidR="00567CD6" w:rsidRPr="00276539" w:rsidRDefault="00000000">
      <w:pPr>
        <w:spacing w:after="0" w:line="259" w:lineRule="auto"/>
        <w:ind w:left="2288" w:right="0"/>
        <w:jc w:val="center"/>
        <w:rPr>
          <w:rFonts w:ascii="Verdana" w:eastAsia="Verdana" w:hAnsi="Verdana" w:cs="Verdana"/>
          <w:sz w:val="20"/>
          <w:szCs w:val="20"/>
        </w:rPr>
      </w:pPr>
      <w:r w:rsidRPr="00276539">
        <w:rPr>
          <w:rFonts w:ascii="Verdana" w:eastAsia="Verdana" w:hAnsi="Verdana" w:cs="Verdana"/>
          <w:sz w:val="20"/>
          <w:szCs w:val="20"/>
        </w:rPr>
        <w:t xml:space="preserve"> </w:t>
      </w:r>
    </w:p>
    <w:p w14:paraId="605F77D1" w14:textId="77777777" w:rsidR="00567CD6" w:rsidRPr="00276539" w:rsidRDefault="00000000">
      <w:pPr>
        <w:tabs>
          <w:tab w:val="center" w:pos="721"/>
          <w:tab w:val="center" w:pos="2325"/>
        </w:tabs>
        <w:ind w:left="0" w:right="0"/>
        <w:jc w:val="left"/>
        <w:rPr>
          <w:rFonts w:ascii="Verdana" w:eastAsia="Verdana" w:hAnsi="Verdana" w:cs="Verdana"/>
          <w:sz w:val="20"/>
          <w:szCs w:val="20"/>
        </w:rPr>
      </w:pPr>
      <w:r w:rsidRPr="00276539">
        <w:rPr>
          <w:rFonts w:ascii="Verdana" w:eastAsia="Verdana" w:hAnsi="Verdana" w:cs="Verdana"/>
          <w:sz w:val="20"/>
          <w:szCs w:val="20"/>
        </w:rPr>
        <w:tab/>
      </w:r>
      <w:proofErr w:type="gramStart"/>
      <w:r w:rsidRPr="00276539">
        <w:rPr>
          <w:rFonts w:ascii="Verdana" w:eastAsia="Verdana" w:hAnsi="Verdana" w:cs="Verdana"/>
          <w:i/>
          <w:sz w:val="20"/>
          <w:szCs w:val="20"/>
        </w:rPr>
        <w:t>T</w:t>
      </w:r>
      <w:r w:rsidRPr="00276539">
        <w:rPr>
          <w:rFonts w:ascii="Verdana" w:eastAsia="Verdana" w:hAnsi="Verdana" w:cs="Verdana"/>
          <w:sz w:val="20"/>
          <w:szCs w:val="20"/>
        </w:rPr>
        <w:t>(</w:t>
      </w:r>
      <w:proofErr w:type="gramEnd"/>
      <w:r w:rsidRPr="00276539">
        <w:rPr>
          <w:rFonts w:ascii="Verdana" w:eastAsia="Verdana" w:hAnsi="Verdana" w:cs="Verdana"/>
          <w:i/>
          <w:sz w:val="20"/>
          <w:szCs w:val="20"/>
        </w:rPr>
        <w:t xml:space="preserve">n </w:t>
      </w:r>
      <w:r w:rsidRPr="00276539">
        <w:rPr>
          <w:rFonts w:ascii="Verdana" w:eastAsia="Verdana" w:hAnsi="Verdana" w:cs="Verdana"/>
          <w:sz w:val="20"/>
          <w:szCs w:val="20"/>
        </w:rPr>
        <w:t xml:space="preserve">/ 4) </w:t>
      </w:r>
      <w:r w:rsidRPr="00276539">
        <w:rPr>
          <w:rFonts w:ascii="Verdana" w:eastAsia="Verdana" w:hAnsi="Verdana" w:cs="Verdana"/>
          <w:sz w:val="20"/>
          <w:szCs w:val="20"/>
        </w:rPr>
        <w:tab/>
      </w:r>
      <w:r w:rsidRPr="00276539">
        <w:rPr>
          <w:rFonts w:ascii="Verdana" w:eastAsia="Verdana" w:hAnsi="Verdana" w:cs="Verdana"/>
          <w:i/>
          <w:sz w:val="20"/>
          <w:szCs w:val="20"/>
          <w:u w:val="single"/>
        </w:rPr>
        <w:t>T</w:t>
      </w:r>
      <w:r w:rsidRPr="00276539">
        <w:rPr>
          <w:rFonts w:ascii="Verdana" w:eastAsia="Verdana" w:hAnsi="Verdana" w:cs="Verdana"/>
          <w:sz w:val="20"/>
          <w:szCs w:val="20"/>
          <w:u w:val="single"/>
        </w:rPr>
        <w:t>(</w:t>
      </w:r>
      <w:r w:rsidRPr="00276539">
        <w:rPr>
          <w:rFonts w:ascii="Verdana" w:eastAsia="Verdana" w:hAnsi="Verdana" w:cs="Verdana"/>
          <w:i/>
          <w:sz w:val="20"/>
          <w:szCs w:val="20"/>
          <w:u w:val="single"/>
        </w:rPr>
        <w:t xml:space="preserve">n </w:t>
      </w:r>
      <w:r w:rsidRPr="00276539">
        <w:rPr>
          <w:rFonts w:ascii="Verdana" w:eastAsia="Verdana" w:hAnsi="Verdana" w:cs="Verdana"/>
          <w:sz w:val="20"/>
          <w:szCs w:val="20"/>
          <w:u w:val="single"/>
        </w:rPr>
        <w:t>/ 8</w:t>
      </w:r>
      <w:r w:rsidRPr="00276539">
        <w:rPr>
          <w:rFonts w:ascii="Verdana" w:eastAsia="Verdana" w:hAnsi="Verdana" w:cs="Verdana"/>
          <w:sz w:val="20"/>
          <w:szCs w:val="20"/>
        </w:rPr>
        <w:t xml:space="preserve">) </w:t>
      </w:r>
    </w:p>
    <w:p w14:paraId="4984870F" w14:textId="77777777" w:rsidR="00567CD6" w:rsidRPr="00276539" w:rsidRDefault="00000000">
      <w:pPr>
        <w:spacing w:after="45"/>
        <w:ind w:left="463" w:right="1206" w:hanging="463"/>
        <w:rPr>
          <w:rFonts w:ascii="Verdana" w:eastAsia="Verdana" w:hAnsi="Verdana" w:cs="Verdana"/>
          <w:sz w:val="20"/>
          <w:szCs w:val="20"/>
        </w:rPr>
      </w:pPr>
      <w:r w:rsidRPr="00276539">
        <w:rPr>
          <w:rFonts w:ascii="Verdana" w:eastAsia="Verdana" w:hAnsi="Verdana" w:cs="Verdana"/>
          <w:sz w:val="20"/>
          <w:szCs w:val="20"/>
          <w:vertAlign w:val="superscript"/>
        </w:rPr>
        <w:t xml:space="preserve"> </w:t>
      </w:r>
      <w:r w:rsidRPr="00276539">
        <w:rPr>
          <w:rFonts w:ascii="Verdana" w:eastAsia="Verdana" w:hAnsi="Verdana" w:cs="Verdana"/>
          <w:sz w:val="20"/>
          <w:szCs w:val="20"/>
          <w:vertAlign w:val="superscript"/>
        </w:rPr>
        <w:tab/>
        <w:t xml:space="preserve"> </w:t>
      </w:r>
      <w:r w:rsidRPr="00276539">
        <w:rPr>
          <w:rFonts w:ascii="Verdana" w:eastAsia="Verdana" w:hAnsi="Verdana" w:cs="Verdana"/>
          <w:sz w:val="20"/>
          <w:szCs w:val="20"/>
          <w:vertAlign w:val="superscript"/>
        </w:rPr>
        <w:tab/>
      </w:r>
      <w:r w:rsidRPr="00276539">
        <w:rPr>
          <w:rFonts w:ascii="Verdana" w:eastAsia="Verdana" w:hAnsi="Verdana" w:cs="Verdana"/>
          <w:noProof/>
          <w:sz w:val="20"/>
          <w:szCs w:val="20"/>
        </w:rPr>
        <mc:AlternateContent>
          <mc:Choice Requires="wps">
            <w:drawing>
              <wp:inline distT="0" distB="0" distL="0" distR="0" wp14:anchorId="3EB5264B" wp14:editId="468AD187">
                <wp:extent cx="480060" cy="6350"/>
                <wp:effectExtent l="0" t="0" r="0" b="0"/>
                <wp:docPr id="1" name="Group 1"/>
                <wp:cNvGraphicFramePr/>
                <a:graphic xmlns:a="http://schemas.openxmlformats.org/drawingml/2006/main">
                  <a:graphicData uri="http://schemas.microsoft.com/office/word/2010/wordprocessingGroup">
                    <wpg:wgp>
                      <wpg:cNvGrpSpPr/>
                      <wpg:grpSpPr>
                        <a:xfrm>
                          <a:off x="0" y="0"/>
                          <a:ext cx="480060" cy="6350"/>
                          <a:chOff x="0" y="0"/>
                          <a:chExt cx="480060" cy="6350"/>
                        </a:xfrm>
                      </wpg:grpSpPr>
                      <wps:wsp>
                        <wps:cNvPr id="1604399323" name="Freeform: Shape 1604399323"/>
                        <wps:cNvSpPr/>
                        <wps:spPr>
                          <a:xfrm>
                            <a:off x="0" y="0"/>
                            <a:ext cx="480060" cy="0"/>
                          </a:xfrm>
                          <a:custGeom>
                            <a:avLst/>
                            <a:gdLst/>
                            <a:ahLst/>
                            <a:cxnLst/>
                            <a:rect l="0" t="0" r="0" b="0"/>
                            <a:pathLst>
                              <a:path w="480060">
                                <a:moveTo>
                                  <a:pt x="0" y="0"/>
                                </a:moveTo>
                                <a:lnTo>
                                  <a:pt x="48006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80060" cy="6350"/>
                <wp:effectExtent b="0" l="0" r="0" t="0"/>
                <wp:docPr id="1" name="image15.png"/>
                <a:graphic>
                  <a:graphicData uri="http://schemas.openxmlformats.org/drawingml/2006/picture">
                    <pic:pic>
                      <pic:nvPicPr>
                        <pic:cNvPr id="0" name="image15.png"/>
                        <pic:cNvPicPr preferRelativeResize="0"/>
                      </pic:nvPicPr>
                      <pic:blipFill>
                        <a:blip r:embed="rId127"/>
                        <a:srcRect b="0" l="0" r="0" t="0"/>
                        <a:stretch>
                          <a:fillRect/>
                        </a:stretch>
                      </pic:blipFill>
                      <pic:spPr>
                        <a:xfrm>
                          <a:off x="0" y="0"/>
                          <a:ext cx="480060" cy="6350"/>
                        </a:xfrm>
                        <a:prstGeom prst="rect"/>
                        <a:ln/>
                      </pic:spPr>
                    </pic:pic>
                  </a:graphicData>
                </a:graphic>
              </wp:inline>
            </w:drawing>
          </mc:Fallback>
        </mc:AlternateContent>
      </w:r>
      <w:r w:rsidRPr="00276539">
        <w:rPr>
          <w:rFonts w:ascii="Verdana" w:eastAsia="Verdana" w:hAnsi="Verdana" w:cs="Verdana"/>
          <w:sz w:val="20"/>
          <w:szCs w:val="20"/>
          <w:vertAlign w:val="superscript"/>
        </w:rPr>
        <w:t xml:space="preserve"> </w:t>
      </w:r>
      <w:r w:rsidRPr="00276539">
        <w:rPr>
          <w:rFonts w:ascii="Verdana" w:eastAsia="Verdana" w:hAnsi="Verdana" w:cs="Verdana"/>
          <w:sz w:val="20"/>
          <w:szCs w:val="20"/>
          <w:vertAlign w:val="superscript"/>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sz w:val="20"/>
          <w:szCs w:val="20"/>
        </w:rPr>
        <w:t xml:space="preserve"> </w:t>
      </w:r>
      <w:r w:rsidRPr="00276539">
        <w:rPr>
          <w:rFonts w:ascii="Verdana" w:eastAsia="Verdana" w:hAnsi="Verdana" w:cs="Verdana"/>
          <w:i/>
          <w:sz w:val="20"/>
          <w:szCs w:val="20"/>
        </w:rPr>
        <w:t xml:space="preserve">C </w:t>
      </w:r>
      <w:r w:rsidRPr="00276539">
        <w:rPr>
          <w:rFonts w:ascii="Verdana" w:eastAsia="Verdana" w:hAnsi="Verdana" w:cs="Verdana"/>
          <w:i/>
          <w:sz w:val="20"/>
          <w:szCs w:val="20"/>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t xml:space="preserve">(7) </w:t>
      </w:r>
      <w:r w:rsidRPr="00276539">
        <w:rPr>
          <w:rFonts w:ascii="Verdana" w:eastAsia="Verdana" w:hAnsi="Verdana" w:cs="Verdana"/>
          <w:i/>
          <w:sz w:val="20"/>
          <w:szCs w:val="20"/>
        </w:rPr>
        <w:t xml:space="preserve">n </w:t>
      </w:r>
      <w:r w:rsidRPr="00276539">
        <w:rPr>
          <w:rFonts w:ascii="Verdana" w:eastAsia="Verdana" w:hAnsi="Verdana" w:cs="Verdana"/>
          <w:sz w:val="20"/>
          <w:szCs w:val="20"/>
        </w:rPr>
        <w:t xml:space="preserve">/ 4 </w:t>
      </w:r>
      <w:r w:rsidRPr="00276539">
        <w:rPr>
          <w:rFonts w:ascii="Verdana" w:eastAsia="Verdana" w:hAnsi="Verdana" w:cs="Verdana"/>
          <w:sz w:val="20"/>
          <w:szCs w:val="20"/>
        </w:rPr>
        <w:tab/>
      </w:r>
      <w:r w:rsidRPr="00276539">
        <w:rPr>
          <w:rFonts w:ascii="Verdana" w:eastAsia="Verdana" w:hAnsi="Verdana" w:cs="Verdana"/>
          <w:i/>
          <w:sz w:val="20"/>
          <w:szCs w:val="20"/>
        </w:rPr>
        <w:t xml:space="preserve">n </w:t>
      </w:r>
      <w:r w:rsidRPr="00276539">
        <w:rPr>
          <w:rFonts w:ascii="Verdana" w:eastAsia="Verdana" w:hAnsi="Verdana" w:cs="Verdana"/>
          <w:sz w:val="20"/>
          <w:szCs w:val="20"/>
        </w:rPr>
        <w:t xml:space="preserve">/ 8 </w:t>
      </w:r>
    </w:p>
    <w:p w14:paraId="7C3E2722" w14:textId="77777777" w:rsidR="00567CD6" w:rsidRPr="00276539" w:rsidRDefault="00000000">
      <w:pPr>
        <w:numPr>
          <w:ilvl w:val="0"/>
          <w:numId w:val="41"/>
        </w:numPr>
        <w:spacing w:after="113"/>
        <w:ind w:right="13" w:hanging="360"/>
      </w:pPr>
      <w:r w:rsidRPr="00276539">
        <w:rPr>
          <w:rFonts w:ascii="Verdana" w:eastAsia="Verdana" w:hAnsi="Verdana" w:cs="Verdana"/>
          <w:sz w:val="20"/>
          <w:szCs w:val="20"/>
        </w:rPr>
        <w:t xml:space="preserve">- - - - - - - </w:t>
      </w:r>
    </w:p>
    <w:p w14:paraId="777037A3" w14:textId="77777777" w:rsidR="00567CD6" w:rsidRPr="00276539" w:rsidRDefault="00000000">
      <w:pPr>
        <w:numPr>
          <w:ilvl w:val="0"/>
          <w:numId w:val="41"/>
        </w:numPr>
        <w:spacing w:after="113"/>
        <w:ind w:right="13" w:hanging="360"/>
      </w:pPr>
      <w:r w:rsidRPr="00276539">
        <w:rPr>
          <w:rFonts w:ascii="Verdana" w:eastAsia="Verdana" w:hAnsi="Verdana" w:cs="Verdana"/>
          <w:sz w:val="20"/>
          <w:szCs w:val="20"/>
        </w:rPr>
        <w:t xml:space="preserve">- - - - - - - </w:t>
      </w:r>
    </w:p>
    <w:p w14:paraId="271364D3"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Continuing in this manner, we obtain: </w:t>
      </w:r>
    </w:p>
    <w:p w14:paraId="2E0FA8D4" w14:textId="77777777" w:rsidR="00567CD6" w:rsidRPr="00276539" w:rsidRDefault="00000000">
      <w:pPr>
        <w:spacing w:after="56"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9CC8D02" w14:textId="77777777" w:rsidR="00567CD6" w:rsidRPr="00276539" w:rsidRDefault="00000000">
      <w:pPr>
        <w:spacing w:after="76" w:line="259" w:lineRule="auto"/>
        <w:ind w:left="2285" w:right="0"/>
        <w:jc w:val="center"/>
        <w:rPr>
          <w:rFonts w:ascii="Verdana" w:eastAsia="Verdana" w:hAnsi="Verdana" w:cs="Verdana"/>
          <w:sz w:val="20"/>
          <w:szCs w:val="20"/>
        </w:rPr>
      </w:pPr>
      <w:r w:rsidRPr="00276539">
        <w:rPr>
          <w:rFonts w:ascii="Verdana" w:eastAsia="Verdana" w:hAnsi="Verdana" w:cs="Verdana"/>
          <w:i/>
          <w:sz w:val="20"/>
          <w:szCs w:val="20"/>
        </w:rPr>
        <w:t xml:space="preserve"> </w:t>
      </w:r>
    </w:p>
    <w:p w14:paraId="274A3DDA" w14:textId="77777777" w:rsidR="00567CD6" w:rsidRPr="00276539" w:rsidRDefault="00000000">
      <w:pPr>
        <w:tabs>
          <w:tab w:val="center" w:pos="552"/>
          <w:tab w:val="center" w:pos="1187"/>
          <w:tab w:val="center" w:pos="2095"/>
          <w:tab w:val="center" w:pos="6113"/>
          <w:tab w:val="center" w:pos="7665"/>
        </w:tabs>
        <w:ind w:left="0" w:right="0"/>
        <w:jc w:val="left"/>
        <w:rPr>
          <w:rFonts w:ascii="Verdana" w:eastAsia="Verdana" w:hAnsi="Verdana" w:cs="Verdana"/>
          <w:sz w:val="20"/>
          <w:szCs w:val="20"/>
        </w:rPr>
      </w:pPr>
      <w:r w:rsidRPr="00276539">
        <w:rPr>
          <w:rFonts w:ascii="Verdana" w:eastAsia="Verdana" w:hAnsi="Verdana" w:cs="Verdana"/>
          <w:sz w:val="20"/>
          <w:szCs w:val="20"/>
        </w:rPr>
        <w:tab/>
      </w:r>
      <w:proofErr w:type="gramStart"/>
      <w:r w:rsidRPr="00276539">
        <w:rPr>
          <w:rFonts w:ascii="Verdana" w:eastAsia="Verdana" w:hAnsi="Verdana" w:cs="Verdana"/>
          <w:i/>
          <w:sz w:val="20"/>
          <w:szCs w:val="20"/>
          <w:u w:val="single"/>
          <w:vertAlign w:val="superscript"/>
        </w:rPr>
        <w:t>T</w:t>
      </w:r>
      <w:r w:rsidRPr="00276539">
        <w:rPr>
          <w:rFonts w:ascii="Verdana" w:eastAsia="Verdana" w:hAnsi="Verdana" w:cs="Verdana"/>
          <w:sz w:val="20"/>
          <w:szCs w:val="20"/>
          <w:u w:val="single"/>
          <w:vertAlign w:val="superscript"/>
        </w:rPr>
        <w:t>(</w:t>
      </w:r>
      <w:proofErr w:type="gramEnd"/>
      <w:r w:rsidRPr="00276539">
        <w:rPr>
          <w:rFonts w:ascii="Verdana" w:eastAsia="Verdana" w:hAnsi="Verdana" w:cs="Verdana"/>
          <w:sz w:val="20"/>
          <w:szCs w:val="20"/>
          <w:u w:val="single"/>
          <w:vertAlign w:val="superscript"/>
        </w:rPr>
        <w:t>2)</w:t>
      </w:r>
      <w:r w:rsidRPr="00276539">
        <w:rPr>
          <w:rFonts w:ascii="Verdana" w:eastAsia="Verdana" w:hAnsi="Verdana" w:cs="Verdana"/>
          <w:sz w:val="20"/>
          <w:szCs w:val="20"/>
          <w:vertAlign w:val="superscript"/>
        </w:rPr>
        <w:t xml:space="preserve"> </w:t>
      </w:r>
      <w:r w:rsidRPr="00276539">
        <w:rPr>
          <w:rFonts w:ascii="Verdana" w:eastAsia="Verdana" w:hAnsi="Verdana" w:cs="Verdana"/>
          <w:sz w:val="20"/>
          <w:szCs w:val="20"/>
          <w:vertAlign w:val="superscript"/>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i/>
          <w:sz w:val="20"/>
          <w:szCs w:val="20"/>
          <w:u w:val="single"/>
        </w:rPr>
        <w:t>T</w:t>
      </w:r>
      <w:r w:rsidRPr="00276539">
        <w:rPr>
          <w:rFonts w:ascii="Verdana" w:eastAsia="Verdana" w:hAnsi="Verdana" w:cs="Verdana"/>
          <w:sz w:val="20"/>
          <w:szCs w:val="20"/>
          <w:u w:val="single"/>
        </w:rPr>
        <w:t>(1)</w:t>
      </w:r>
      <w:r w:rsidRPr="00276539">
        <w:rPr>
          <w:rFonts w:ascii="Verdana" w:eastAsia="Verdana" w:hAnsi="Verdana" w:cs="Verdana"/>
          <w:sz w:val="20"/>
          <w:szCs w:val="20"/>
        </w:rPr>
        <w:t xml:space="preserve"> </w:t>
      </w:r>
      <w:r w:rsidRPr="00276539">
        <w:rPr>
          <w:rFonts w:ascii="Verdana" w:eastAsia="Verdana" w:hAnsi="Verdana" w:cs="Verdana"/>
          <w:sz w:val="20"/>
          <w:szCs w:val="20"/>
        </w:rPr>
        <w:t xml:space="preserve"> </w:t>
      </w:r>
      <w:r w:rsidRPr="00276539">
        <w:rPr>
          <w:rFonts w:ascii="Verdana" w:eastAsia="Verdana" w:hAnsi="Verdana" w:cs="Verdana"/>
          <w:i/>
          <w:sz w:val="20"/>
          <w:szCs w:val="20"/>
        </w:rPr>
        <w:t xml:space="preserve">C </w:t>
      </w:r>
      <w:r w:rsidRPr="00276539">
        <w:rPr>
          <w:rFonts w:ascii="Verdana" w:eastAsia="Verdana" w:hAnsi="Verdana" w:cs="Verdana"/>
          <w:i/>
          <w:sz w:val="20"/>
          <w:szCs w:val="20"/>
        </w:rPr>
        <w:tab/>
      </w:r>
      <w:r w:rsidRPr="00276539">
        <w:rPr>
          <w:rFonts w:ascii="Verdana" w:eastAsia="Verdana" w:hAnsi="Verdana" w:cs="Verdana"/>
          <w:sz w:val="20"/>
          <w:szCs w:val="20"/>
        </w:rPr>
        <w:t xml:space="preserve">- </w:t>
      </w:r>
      <w:r w:rsidRPr="00276539">
        <w:rPr>
          <w:rFonts w:ascii="Verdana" w:eastAsia="Verdana" w:hAnsi="Verdana" w:cs="Verdana"/>
          <w:sz w:val="20"/>
          <w:szCs w:val="20"/>
        </w:rPr>
        <w:tab/>
        <w:t xml:space="preserve">(8) </w:t>
      </w:r>
    </w:p>
    <w:p w14:paraId="6633898B" w14:textId="77777777" w:rsidR="00567CD6" w:rsidRPr="00276539" w:rsidRDefault="00000000">
      <w:pPr>
        <w:tabs>
          <w:tab w:val="center" w:pos="558"/>
          <w:tab w:val="center" w:pos="1797"/>
        </w:tabs>
        <w:spacing w:after="242"/>
        <w:ind w:left="0" w:right="0"/>
        <w:jc w:val="left"/>
        <w:rPr>
          <w:rFonts w:ascii="Verdana" w:eastAsia="Verdana" w:hAnsi="Verdana" w:cs="Verdana"/>
          <w:sz w:val="20"/>
          <w:szCs w:val="20"/>
        </w:rPr>
      </w:pPr>
      <w:r w:rsidRPr="00276539">
        <w:rPr>
          <w:rFonts w:ascii="Verdana" w:eastAsia="Verdana" w:hAnsi="Verdana" w:cs="Verdana"/>
          <w:sz w:val="20"/>
          <w:szCs w:val="20"/>
        </w:rPr>
        <w:tab/>
        <w:t xml:space="preserve">2 </w:t>
      </w:r>
      <w:r w:rsidRPr="00276539">
        <w:rPr>
          <w:rFonts w:ascii="Verdana" w:eastAsia="Verdana" w:hAnsi="Verdana" w:cs="Verdana"/>
          <w:sz w:val="20"/>
          <w:szCs w:val="20"/>
        </w:rPr>
        <w:tab/>
        <w:t>1</w:t>
      </w:r>
      <w:r w:rsidRPr="00276539">
        <w:rPr>
          <w:noProof/>
        </w:rPr>
        <w:drawing>
          <wp:anchor distT="0" distB="0" distL="0" distR="0" simplePos="0" relativeHeight="251663360" behindDoc="1" locked="0" layoutInCell="1" hidden="0" allowOverlap="1" wp14:anchorId="5695106B" wp14:editId="2FA3B3AF">
            <wp:simplePos x="0" y="0"/>
            <wp:positionH relativeFrom="column">
              <wp:posOffset>1100023</wp:posOffset>
            </wp:positionH>
            <wp:positionV relativeFrom="paragraph">
              <wp:posOffset>-33470</wp:posOffset>
            </wp:positionV>
            <wp:extent cx="80772" cy="156972"/>
            <wp:effectExtent l="0" t="0" r="0" b="0"/>
            <wp:wrapNone/>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8"/>
                    <a:srcRect/>
                    <a:stretch>
                      <a:fillRect/>
                    </a:stretch>
                  </pic:blipFill>
                  <pic:spPr>
                    <a:xfrm>
                      <a:off x="0" y="0"/>
                      <a:ext cx="80772" cy="156972"/>
                    </a:xfrm>
                    <a:prstGeom prst="rect">
                      <a:avLst/>
                    </a:prstGeom>
                    <a:ln/>
                  </pic:spPr>
                </pic:pic>
              </a:graphicData>
            </a:graphic>
          </wp:anchor>
        </w:drawing>
      </w:r>
    </w:p>
    <w:p w14:paraId="62307FEC"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We add all the equations from 4 to 8 and note that there </w:t>
      </w:r>
      <w:proofErr w:type="gramStart"/>
      <w:r w:rsidRPr="00276539">
        <w:rPr>
          <w:rFonts w:ascii="Verdana" w:eastAsia="Verdana" w:hAnsi="Verdana" w:cs="Verdana"/>
          <w:sz w:val="20"/>
          <w:szCs w:val="20"/>
        </w:rPr>
        <w:t>are</w:t>
      </w:r>
      <w:proofErr w:type="gramEnd"/>
      <w:r w:rsidRPr="00276539">
        <w:rPr>
          <w:rFonts w:ascii="Verdana" w:eastAsia="Verdana" w:hAnsi="Verdana" w:cs="Verdana"/>
          <w:sz w:val="20"/>
          <w:szCs w:val="20"/>
        </w:rPr>
        <w:t xml:space="preserve"> log n of them: </w:t>
      </w:r>
    </w:p>
    <w:p w14:paraId="79A8662F"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bl>
      <w:tblPr>
        <w:tblStyle w:val="a6"/>
        <w:tblW w:w="8010" w:type="dxa"/>
        <w:tblLayout w:type="fixed"/>
        <w:tblLook w:val="0400" w:firstRow="0" w:lastRow="0" w:firstColumn="0" w:lastColumn="0" w:noHBand="0" w:noVBand="1"/>
      </w:tblPr>
      <w:tblGrid>
        <w:gridCol w:w="6063"/>
        <w:gridCol w:w="1441"/>
        <w:gridCol w:w="506"/>
      </w:tblGrid>
      <w:tr w:rsidR="00276539" w:rsidRPr="00276539" w14:paraId="4165C3E2" w14:textId="77777777">
        <w:trPr>
          <w:trHeight w:val="1075"/>
        </w:trPr>
        <w:tc>
          <w:tcPr>
            <w:tcW w:w="6063" w:type="dxa"/>
            <w:tcBorders>
              <w:top w:val="nil"/>
              <w:left w:val="nil"/>
              <w:bottom w:val="nil"/>
              <w:right w:val="nil"/>
            </w:tcBorders>
          </w:tcPr>
          <w:p w14:paraId="4C651707" w14:textId="77777777" w:rsidR="00567CD6" w:rsidRPr="00276539" w:rsidRDefault="00000000">
            <w:pPr>
              <w:spacing w:line="259" w:lineRule="auto"/>
              <w:ind w:left="2057"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D314E6B" w14:textId="77777777" w:rsidR="00567CD6" w:rsidRPr="00276539" w:rsidRDefault="00000000">
            <w:pPr>
              <w:tabs>
                <w:tab w:val="center" w:pos="559"/>
                <w:tab w:val="center" w:pos="1813"/>
                <w:tab w:val="center" w:pos="2831"/>
              </w:tabs>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r w:rsidRPr="00276539">
              <w:rPr>
                <w:rFonts w:ascii="Verdana" w:eastAsia="Verdana" w:hAnsi="Verdana" w:cs="Verdana"/>
                <w:sz w:val="20"/>
                <w:szCs w:val="20"/>
              </w:rPr>
              <w:tab/>
              <w:t xml:space="preserve"> </w:t>
            </w:r>
            <w:r w:rsidRPr="00276539">
              <w:rPr>
                <w:rFonts w:ascii="Verdana" w:eastAsia="Verdana" w:hAnsi="Verdana" w:cs="Verdana"/>
                <w:i/>
                <w:sz w:val="20"/>
                <w:szCs w:val="20"/>
              </w:rPr>
              <w:t>T</w:t>
            </w:r>
            <w:r w:rsidRPr="00276539">
              <w:rPr>
                <w:rFonts w:ascii="Verdana" w:eastAsia="Verdana" w:hAnsi="Verdana" w:cs="Verdana"/>
                <w:sz w:val="20"/>
                <w:szCs w:val="20"/>
              </w:rPr>
              <w:t>(</w:t>
            </w:r>
            <w:proofErr w:type="gramStart"/>
            <w:r w:rsidRPr="00276539">
              <w:rPr>
                <w:rFonts w:ascii="Verdana" w:eastAsia="Verdana" w:hAnsi="Verdana" w:cs="Verdana"/>
                <w:i/>
                <w:sz w:val="20"/>
                <w:szCs w:val="20"/>
              </w:rPr>
              <w:t>n</w:t>
            </w:r>
            <w:r w:rsidRPr="00276539">
              <w:rPr>
                <w:rFonts w:ascii="Verdana" w:eastAsia="Verdana" w:hAnsi="Verdana" w:cs="Verdana"/>
                <w:sz w:val="20"/>
                <w:szCs w:val="20"/>
              </w:rPr>
              <w:t xml:space="preserve">)  </w:t>
            </w:r>
            <w:r w:rsidRPr="00276539">
              <w:rPr>
                <w:rFonts w:ascii="Verdana" w:eastAsia="Verdana" w:hAnsi="Verdana" w:cs="Verdana"/>
                <w:sz w:val="20"/>
                <w:szCs w:val="20"/>
              </w:rPr>
              <w:tab/>
            </w:r>
            <w:proofErr w:type="gramEnd"/>
            <w:r w:rsidRPr="00276539">
              <w:rPr>
                <w:rFonts w:ascii="Verdana" w:eastAsia="Verdana" w:hAnsi="Verdana" w:cs="Verdana"/>
                <w:i/>
                <w:sz w:val="20"/>
                <w:szCs w:val="20"/>
                <w:u w:val="single"/>
              </w:rPr>
              <w:t>T</w:t>
            </w:r>
            <w:r w:rsidRPr="00276539">
              <w:rPr>
                <w:rFonts w:ascii="Verdana" w:eastAsia="Verdana" w:hAnsi="Verdana" w:cs="Verdana"/>
                <w:sz w:val="20"/>
                <w:szCs w:val="20"/>
                <w:u w:val="single"/>
              </w:rPr>
              <w:t>(1)</w:t>
            </w:r>
            <w:r w:rsidRPr="00276539">
              <w:rPr>
                <w:rFonts w:ascii="Verdana" w:eastAsia="Verdana" w:hAnsi="Verdana" w:cs="Verdana"/>
                <w:sz w:val="20"/>
                <w:szCs w:val="20"/>
              </w:rPr>
              <w:t xml:space="preserve"> </w:t>
            </w:r>
            <w:r w:rsidRPr="00276539">
              <w:rPr>
                <w:rFonts w:ascii="Verdana" w:eastAsia="Verdana" w:hAnsi="Verdana" w:cs="Verdana"/>
                <w:sz w:val="20"/>
                <w:szCs w:val="20"/>
              </w:rPr>
              <w:tab/>
              <w:t xml:space="preserve"> </w:t>
            </w:r>
            <w:r w:rsidRPr="00276539">
              <w:rPr>
                <w:rFonts w:ascii="Verdana" w:eastAsia="Verdana" w:hAnsi="Verdana" w:cs="Verdana"/>
                <w:i/>
                <w:sz w:val="20"/>
                <w:szCs w:val="20"/>
              </w:rPr>
              <w:t xml:space="preserve">C </w:t>
            </w:r>
            <w:r w:rsidRPr="00276539">
              <w:rPr>
                <w:rFonts w:ascii="Verdana" w:eastAsia="Verdana" w:hAnsi="Verdana" w:cs="Verdana"/>
                <w:sz w:val="20"/>
                <w:szCs w:val="20"/>
              </w:rPr>
              <w:t xml:space="preserve">log </w:t>
            </w:r>
            <w:r w:rsidRPr="00276539">
              <w:rPr>
                <w:rFonts w:ascii="Verdana" w:eastAsia="Verdana" w:hAnsi="Verdana" w:cs="Verdana"/>
                <w:i/>
                <w:sz w:val="20"/>
                <w:szCs w:val="20"/>
              </w:rPr>
              <w:t xml:space="preserve">n </w:t>
            </w:r>
            <w:r w:rsidRPr="00276539">
              <w:rPr>
                <w:noProof/>
              </w:rPr>
              <mc:AlternateContent>
                <mc:Choice Requires="wps">
                  <w:drawing>
                    <wp:anchor distT="0" distB="0" distL="114300" distR="114300" simplePos="0" relativeHeight="251664384" behindDoc="0" locked="0" layoutInCell="1" hidden="0" allowOverlap="1" wp14:anchorId="3631201C" wp14:editId="15A99C5B">
                      <wp:simplePos x="0" y="0"/>
                      <wp:positionH relativeFrom="column">
                        <wp:posOffset>228929</wp:posOffset>
                      </wp:positionH>
                      <wp:positionV relativeFrom="paragraph">
                        <wp:posOffset>103773</wp:posOffset>
                      </wp:positionV>
                      <wp:extent cx="280035" cy="6274"/>
                      <wp:effectExtent l="0" t="0" r="0" b="0"/>
                      <wp:wrapSquare wrapText="bothSides" distT="0" distB="0" distL="114300" distR="114300"/>
                      <wp:docPr id="13" name="Group 13"/>
                      <wp:cNvGraphicFramePr/>
                      <a:graphic xmlns:a="http://schemas.openxmlformats.org/drawingml/2006/main">
                        <a:graphicData uri="http://schemas.microsoft.com/office/word/2010/wordprocessingGroup">
                          <wpg:wgp>
                            <wpg:cNvGrpSpPr/>
                            <wpg:grpSpPr>
                              <a:xfrm>
                                <a:off x="0" y="0"/>
                                <a:ext cx="280035" cy="6274"/>
                                <a:chOff x="0" y="0"/>
                                <a:chExt cx="280035" cy="6274"/>
                              </a:xfrm>
                            </wpg:grpSpPr>
                            <wps:wsp>
                              <wps:cNvPr id="1465853782" name="Freeform: Shape 1465853782"/>
                              <wps:cNvSpPr/>
                              <wps:spPr>
                                <a:xfrm>
                                  <a:off x="0" y="0"/>
                                  <a:ext cx="280035" cy="0"/>
                                </a:xfrm>
                                <a:custGeom>
                                  <a:avLst/>
                                  <a:gdLst/>
                                  <a:ahLst/>
                                  <a:cxnLst/>
                                  <a:rect l="0" t="0" r="0" b="0"/>
                                  <a:pathLst>
                                    <a:path w="280035">
                                      <a:moveTo>
                                        <a:pt x="0" y="0"/>
                                      </a:moveTo>
                                      <a:lnTo>
                                        <a:pt x="280035" y="0"/>
                                      </a:lnTo>
                                    </a:path>
                                  </a:pathLst>
                                </a:custGeom>
                                <a:ln w="627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228929</wp:posOffset>
                      </wp:positionH>
                      <wp:positionV relativeFrom="paragraph">
                        <wp:posOffset>103773</wp:posOffset>
                      </wp:positionV>
                      <wp:extent cx="280035" cy="6274"/>
                      <wp:effectExtent b="0" l="0" r="0" t="0"/>
                      <wp:wrapSquare wrapText="bothSides" distB="0" distT="0" distL="114300" distR="114300"/>
                      <wp:docPr id="13" name="image43.png"/>
                      <a:graphic>
                        <a:graphicData uri="http://schemas.openxmlformats.org/drawingml/2006/picture">
                          <pic:pic>
                            <pic:nvPicPr>
                              <pic:cNvPr id="0" name="image43.png"/>
                              <pic:cNvPicPr preferRelativeResize="0"/>
                            </pic:nvPicPr>
                            <pic:blipFill>
                              <a:blip r:embed="rId129"/>
                              <a:srcRect b="0" l="0" r="0" t="0"/>
                              <a:stretch>
                                <a:fillRect/>
                              </a:stretch>
                            </pic:blipFill>
                            <pic:spPr>
                              <a:xfrm>
                                <a:off x="0" y="0"/>
                                <a:ext cx="280035" cy="6274"/>
                              </a:xfrm>
                              <a:prstGeom prst="rect"/>
                              <a:ln/>
                            </pic:spPr>
                          </pic:pic>
                        </a:graphicData>
                      </a:graphic>
                    </wp:anchor>
                  </w:drawing>
                </mc:Fallback>
              </mc:AlternateContent>
            </w:r>
          </w:p>
          <w:p w14:paraId="479A47C5" w14:textId="77777777" w:rsidR="00567CD6" w:rsidRPr="00276539" w:rsidRDefault="00000000">
            <w:pPr>
              <w:spacing w:line="216" w:lineRule="auto"/>
              <w:ind w:left="502" w:right="3571" w:firstLine="638"/>
              <w:rPr>
                <w:rFonts w:ascii="Verdana" w:eastAsia="Verdana" w:hAnsi="Verdana" w:cs="Verdana"/>
                <w:sz w:val="20"/>
                <w:szCs w:val="20"/>
              </w:rPr>
            </w:pPr>
            <w:r w:rsidRPr="00276539">
              <w:rPr>
                <w:rFonts w:ascii="Verdana" w:eastAsia="Verdana" w:hAnsi="Verdana" w:cs="Verdana"/>
                <w:sz w:val="20"/>
                <w:szCs w:val="20"/>
              </w:rPr>
              <w:t xml:space="preserve"> </w:t>
            </w:r>
            <w:r w:rsidRPr="00276539">
              <w:rPr>
                <w:rFonts w:ascii="Verdana" w:eastAsia="Verdana" w:hAnsi="Verdana" w:cs="Verdana"/>
                <w:sz w:val="20"/>
                <w:szCs w:val="20"/>
              </w:rPr>
              <w:tab/>
            </w:r>
            <w:r w:rsidRPr="00276539">
              <w:rPr>
                <w:rFonts w:ascii="Verdana" w:eastAsia="Verdana" w:hAnsi="Verdana" w:cs="Verdana"/>
                <w:sz w:val="20"/>
                <w:szCs w:val="20"/>
              </w:rPr>
              <w:t xml:space="preserve"> </w:t>
            </w:r>
            <w:r w:rsidRPr="00276539">
              <w:rPr>
                <w:rFonts w:ascii="Verdana" w:eastAsia="Verdana" w:hAnsi="Verdana" w:cs="Verdana"/>
                <w:i/>
                <w:sz w:val="20"/>
                <w:szCs w:val="20"/>
              </w:rPr>
              <w:t xml:space="preserve">n </w:t>
            </w:r>
            <w:r w:rsidRPr="00276539">
              <w:rPr>
                <w:rFonts w:ascii="Verdana" w:eastAsia="Verdana" w:hAnsi="Verdana" w:cs="Verdana"/>
                <w:i/>
                <w:sz w:val="20"/>
                <w:szCs w:val="20"/>
              </w:rPr>
              <w:tab/>
            </w:r>
            <w:r w:rsidRPr="00276539">
              <w:rPr>
                <w:rFonts w:ascii="Verdana" w:eastAsia="Verdana" w:hAnsi="Verdana" w:cs="Verdana"/>
                <w:sz w:val="20"/>
                <w:szCs w:val="20"/>
              </w:rPr>
              <w:t xml:space="preserve">1 </w:t>
            </w:r>
          </w:p>
          <w:p w14:paraId="04C035CC" w14:textId="77777777" w:rsidR="00567CD6" w:rsidRPr="00276539" w:rsidRDefault="00000000">
            <w:pPr>
              <w:spacing w:after="181"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CDC95CB" w14:textId="77777777" w:rsidR="00567CD6" w:rsidRPr="00276539" w:rsidRDefault="00000000">
            <w:pPr>
              <w:spacing w:line="259" w:lineRule="auto"/>
              <w:ind w:right="0"/>
              <w:jc w:val="left"/>
              <w:rPr>
                <w:rFonts w:ascii="Verdana" w:eastAsia="Verdana" w:hAnsi="Verdana" w:cs="Verdana"/>
                <w:sz w:val="20"/>
                <w:szCs w:val="20"/>
              </w:rPr>
            </w:pPr>
            <w:r w:rsidRPr="00276539">
              <w:rPr>
                <w:rFonts w:ascii="Verdana" w:eastAsia="Verdana" w:hAnsi="Verdana" w:cs="Verdana"/>
                <w:sz w:val="20"/>
                <w:szCs w:val="20"/>
              </w:rPr>
              <w:t xml:space="preserve">Which yields, T (n) = C n log n + n = </w:t>
            </w:r>
            <w:proofErr w:type="gramStart"/>
            <w:r w:rsidRPr="00276539">
              <w:rPr>
                <w:rFonts w:ascii="Verdana" w:eastAsia="Verdana" w:hAnsi="Verdana" w:cs="Verdana"/>
                <w:b/>
                <w:sz w:val="20"/>
                <w:szCs w:val="20"/>
              </w:rPr>
              <w:t>O(</w:t>
            </w:r>
            <w:proofErr w:type="gramEnd"/>
            <w:r w:rsidRPr="00276539">
              <w:rPr>
                <w:rFonts w:ascii="Verdana" w:eastAsia="Verdana" w:hAnsi="Verdana" w:cs="Verdana"/>
                <w:b/>
                <w:sz w:val="20"/>
                <w:szCs w:val="20"/>
              </w:rPr>
              <w:t xml:space="preserve">n  log n) </w:t>
            </w:r>
          </w:p>
        </w:tc>
        <w:tc>
          <w:tcPr>
            <w:tcW w:w="1441" w:type="dxa"/>
            <w:tcBorders>
              <w:top w:val="nil"/>
              <w:left w:val="nil"/>
              <w:bottom w:val="nil"/>
              <w:right w:val="nil"/>
            </w:tcBorders>
            <w:vAlign w:val="bottom"/>
          </w:tcPr>
          <w:p w14:paraId="156B7FEA" w14:textId="77777777" w:rsidR="00567CD6" w:rsidRPr="00276539" w:rsidRDefault="00000000">
            <w:pPr>
              <w:spacing w:after="384"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5816EE73"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506" w:type="dxa"/>
            <w:tcBorders>
              <w:top w:val="nil"/>
              <w:left w:val="nil"/>
              <w:bottom w:val="nil"/>
              <w:right w:val="nil"/>
            </w:tcBorders>
            <w:vAlign w:val="bottom"/>
          </w:tcPr>
          <w:p w14:paraId="02C6A5B2" w14:textId="77777777" w:rsidR="00567CD6" w:rsidRPr="00276539" w:rsidRDefault="00000000">
            <w:pPr>
              <w:spacing w:after="384" w:line="259" w:lineRule="auto"/>
              <w:ind w:left="2" w:right="0"/>
              <w:jc w:val="left"/>
              <w:rPr>
                <w:rFonts w:ascii="Verdana" w:eastAsia="Verdana" w:hAnsi="Verdana" w:cs="Verdana"/>
                <w:sz w:val="20"/>
                <w:szCs w:val="20"/>
              </w:rPr>
            </w:pPr>
            <w:r w:rsidRPr="00276539">
              <w:rPr>
                <w:rFonts w:ascii="Verdana" w:eastAsia="Verdana" w:hAnsi="Verdana" w:cs="Verdana"/>
                <w:sz w:val="20"/>
                <w:szCs w:val="20"/>
              </w:rPr>
              <w:t xml:space="preserve">(9) </w:t>
            </w:r>
          </w:p>
          <w:p w14:paraId="19CF5111" w14:textId="77777777" w:rsidR="00567CD6" w:rsidRPr="00276539" w:rsidRDefault="00000000">
            <w:pPr>
              <w:spacing w:line="259" w:lineRule="auto"/>
              <w:ind w:left="0" w:right="0"/>
              <w:rPr>
                <w:rFonts w:ascii="Verdana" w:eastAsia="Verdana" w:hAnsi="Verdana" w:cs="Verdana"/>
                <w:sz w:val="20"/>
                <w:szCs w:val="20"/>
              </w:rPr>
            </w:pPr>
            <w:r w:rsidRPr="00276539">
              <w:rPr>
                <w:rFonts w:ascii="Verdana" w:eastAsia="Verdana" w:hAnsi="Verdana" w:cs="Verdana"/>
                <w:sz w:val="20"/>
                <w:szCs w:val="20"/>
              </w:rPr>
              <w:t xml:space="preserve">(10) </w:t>
            </w:r>
          </w:p>
        </w:tc>
      </w:tr>
    </w:tbl>
    <w:p w14:paraId="78188340" w14:textId="77777777" w:rsidR="00567CD6" w:rsidRPr="00276539" w:rsidRDefault="00000000">
      <w:pPr>
        <w:spacing w:after="398"/>
        <w:ind w:left="314" w:right="13"/>
        <w:rPr>
          <w:rFonts w:ascii="Verdana" w:eastAsia="Verdana" w:hAnsi="Verdana" w:cs="Verdana"/>
          <w:sz w:val="20"/>
          <w:szCs w:val="20"/>
        </w:rPr>
      </w:pPr>
      <w:r w:rsidRPr="00276539">
        <w:rPr>
          <w:rFonts w:ascii="Verdana" w:eastAsia="Verdana" w:hAnsi="Verdana" w:cs="Verdana"/>
          <w:sz w:val="20"/>
          <w:szCs w:val="20"/>
        </w:rPr>
        <w:t xml:space="preserve">This is exactly the same analysis as merge </w:t>
      </w:r>
      <w:proofErr w:type="gramStart"/>
      <w:r w:rsidRPr="00276539">
        <w:rPr>
          <w:rFonts w:ascii="Verdana" w:eastAsia="Verdana" w:hAnsi="Verdana" w:cs="Verdana"/>
          <w:sz w:val="20"/>
          <w:szCs w:val="20"/>
        </w:rPr>
        <w:t>sort,</w:t>
      </w:r>
      <w:proofErr w:type="gramEnd"/>
      <w:r w:rsidRPr="00276539">
        <w:rPr>
          <w:rFonts w:ascii="Verdana" w:eastAsia="Verdana" w:hAnsi="Verdana" w:cs="Verdana"/>
          <w:sz w:val="20"/>
          <w:szCs w:val="20"/>
        </w:rPr>
        <w:t xml:space="preserve"> hence we get the same answer. </w:t>
      </w:r>
    </w:p>
    <w:p w14:paraId="5F701965" w14:textId="77777777" w:rsidR="00567CD6" w:rsidRPr="00276539" w:rsidRDefault="00000000">
      <w:pPr>
        <w:spacing w:after="0" w:line="259" w:lineRule="auto"/>
        <w:ind w:left="0" w:right="170"/>
        <w:jc w:val="center"/>
        <w:rPr>
          <w:rFonts w:ascii="Verdana" w:eastAsia="Verdana" w:hAnsi="Verdana" w:cs="Verdana"/>
          <w:sz w:val="20"/>
          <w:szCs w:val="20"/>
        </w:rPr>
      </w:pPr>
      <w:r w:rsidRPr="00276539">
        <w:rPr>
          <w:rFonts w:ascii="Verdana" w:eastAsia="Verdana" w:hAnsi="Verdana" w:cs="Verdana"/>
          <w:sz w:val="20"/>
          <w:szCs w:val="20"/>
        </w:rPr>
        <w:t xml:space="preserve">69 </w:t>
      </w:r>
    </w:p>
    <w:p w14:paraId="6A8B2E4D" w14:textId="77777777" w:rsidR="00567CD6" w:rsidRPr="00276539" w:rsidRDefault="00000000">
      <w:pPr>
        <w:pStyle w:val="Heading1"/>
        <w:ind w:left="1750" w:right="450" w:firstLine="540"/>
        <w:rPr>
          <w:color w:val="auto"/>
        </w:rPr>
      </w:pPr>
      <w:r w:rsidRPr="00276539">
        <w:rPr>
          <w:color w:val="auto"/>
        </w:rPr>
        <w:t xml:space="preserve">Average Case Analysis </w:t>
      </w:r>
    </w:p>
    <w:p w14:paraId="787C2E6A"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 </w:t>
      </w:r>
    </w:p>
    <w:p w14:paraId="4F0D8EAB" w14:textId="77777777" w:rsidR="00567CD6" w:rsidRPr="00276539" w:rsidRDefault="00000000">
      <w:pPr>
        <w:ind w:left="314" w:right="254"/>
        <w:rPr>
          <w:rFonts w:ascii="Verdana" w:eastAsia="Verdana" w:hAnsi="Verdana" w:cs="Verdana"/>
          <w:sz w:val="20"/>
          <w:szCs w:val="20"/>
        </w:rPr>
      </w:pPr>
      <w:r w:rsidRPr="00276539">
        <w:rPr>
          <w:rFonts w:ascii="Verdana" w:eastAsia="Verdana" w:hAnsi="Verdana" w:cs="Verdana"/>
          <w:sz w:val="20"/>
          <w:szCs w:val="20"/>
        </w:rPr>
        <w:t xml:space="preserve">The number of comparisons for first call on partition: Assume </w:t>
      </w:r>
      <w:proofErr w:type="spellStart"/>
      <w:r w:rsidRPr="00276539">
        <w:rPr>
          <w:rFonts w:ascii="Verdana" w:eastAsia="Verdana" w:hAnsi="Verdana" w:cs="Verdana"/>
          <w:sz w:val="20"/>
          <w:szCs w:val="20"/>
        </w:rPr>
        <w:t>left_to_right</w:t>
      </w:r>
      <w:proofErr w:type="spellEnd"/>
      <w:r w:rsidRPr="00276539">
        <w:rPr>
          <w:rFonts w:ascii="Verdana" w:eastAsia="Verdana" w:hAnsi="Verdana" w:cs="Verdana"/>
          <w:sz w:val="20"/>
          <w:szCs w:val="20"/>
        </w:rPr>
        <w:t xml:space="preserve"> moves over k smaller element and thus k comparisons. </w:t>
      </w:r>
      <w:proofErr w:type="gramStart"/>
      <w:r w:rsidRPr="00276539">
        <w:rPr>
          <w:rFonts w:ascii="Verdana" w:eastAsia="Verdana" w:hAnsi="Verdana" w:cs="Verdana"/>
          <w:sz w:val="20"/>
          <w:szCs w:val="20"/>
        </w:rPr>
        <w:t>So</w:t>
      </w:r>
      <w:proofErr w:type="gramEnd"/>
      <w:r w:rsidRPr="00276539">
        <w:rPr>
          <w:rFonts w:ascii="Verdana" w:eastAsia="Verdana" w:hAnsi="Verdana" w:cs="Verdana"/>
          <w:sz w:val="20"/>
          <w:szCs w:val="20"/>
        </w:rPr>
        <w:t xml:space="preserve"> when </w:t>
      </w:r>
      <w:proofErr w:type="spellStart"/>
      <w:r w:rsidRPr="00276539">
        <w:rPr>
          <w:rFonts w:ascii="Verdana" w:eastAsia="Verdana" w:hAnsi="Verdana" w:cs="Verdana"/>
          <w:sz w:val="20"/>
          <w:szCs w:val="20"/>
        </w:rPr>
        <w:t>right_to_left</w:t>
      </w:r>
      <w:proofErr w:type="spellEnd"/>
      <w:r w:rsidRPr="00276539">
        <w:rPr>
          <w:rFonts w:ascii="Verdana" w:eastAsia="Verdana" w:hAnsi="Verdana" w:cs="Verdana"/>
          <w:sz w:val="20"/>
          <w:szCs w:val="20"/>
        </w:rPr>
        <w:t xml:space="preserve"> crosses </w:t>
      </w:r>
      <w:proofErr w:type="spellStart"/>
      <w:r w:rsidRPr="00276539">
        <w:rPr>
          <w:rFonts w:ascii="Verdana" w:eastAsia="Verdana" w:hAnsi="Verdana" w:cs="Verdana"/>
          <w:sz w:val="20"/>
          <w:szCs w:val="20"/>
        </w:rPr>
        <w:lastRenderedPageBreak/>
        <w:t>left_to_right</w:t>
      </w:r>
      <w:proofErr w:type="spellEnd"/>
      <w:r w:rsidRPr="00276539">
        <w:rPr>
          <w:rFonts w:ascii="Verdana" w:eastAsia="Verdana" w:hAnsi="Verdana" w:cs="Verdana"/>
          <w:sz w:val="20"/>
          <w:szCs w:val="20"/>
        </w:rPr>
        <w:t xml:space="preserve"> it has made n-k+1 comparisons. So, first call on partition makes n+1 comparisons. The average case complexity of quicksort is </w:t>
      </w:r>
    </w:p>
    <w:p w14:paraId="56272131"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3631444C"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T(n) = comparisons for first call on quicksort </w:t>
      </w:r>
    </w:p>
    <w:p w14:paraId="1B15D5E1"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 </w:t>
      </w:r>
    </w:p>
    <w:p w14:paraId="2FBACA0B" w14:textId="77777777" w:rsidR="00567CD6" w:rsidRPr="00276539" w:rsidRDefault="00000000">
      <w:pPr>
        <w:ind w:left="314" w:right="13" w:firstLine="72"/>
        <w:rPr>
          <w:rFonts w:ascii="Verdana" w:eastAsia="Verdana" w:hAnsi="Verdana" w:cs="Verdana"/>
          <w:sz w:val="20"/>
          <w:szCs w:val="20"/>
        </w:rPr>
      </w:pPr>
      <w:r w:rsidRPr="00276539">
        <w:rPr>
          <w:rFonts w:ascii="Verdana" w:eastAsia="Verdana" w:hAnsi="Verdana" w:cs="Verdana"/>
          <w:sz w:val="20"/>
          <w:szCs w:val="20"/>
        </w:rPr>
        <w:t>{Σ 1&lt;=</w:t>
      </w:r>
      <w:proofErr w:type="spellStart"/>
      <w:proofErr w:type="gramStart"/>
      <w:r w:rsidRPr="00276539">
        <w:rPr>
          <w:rFonts w:ascii="Verdana" w:eastAsia="Verdana" w:hAnsi="Verdana" w:cs="Verdana"/>
          <w:sz w:val="20"/>
          <w:szCs w:val="20"/>
        </w:rPr>
        <w:t>nleft,nright</w:t>
      </w:r>
      <w:proofErr w:type="spellEnd"/>
      <w:proofErr w:type="gramEnd"/>
      <w:r w:rsidRPr="00276539">
        <w:rPr>
          <w:rFonts w:ascii="Verdana" w:eastAsia="Verdana" w:hAnsi="Verdana" w:cs="Verdana"/>
          <w:sz w:val="20"/>
          <w:szCs w:val="20"/>
        </w:rPr>
        <w:t>&lt;=n [T(</w:t>
      </w:r>
      <w:proofErr w:type="spellStart"/>
      <w:r w:rsidRPr="00276539">
        <w:rPr>
          <w:rFonts w:ascii="Verdana" w:eastAsia="Verdana" w:hAnsi="Verdana" w:cs="Verdana"/>
          <w:sz w:val="20"/>
          <w:szCs w:val="20"/>
        </w:rPr>
        <w:t>nleft</w:t>
      </w:r>
      <w:proofErr w:type="spellEnd"/>
      <w:r w:rsidRPr="00276539">
        <w:rPr>
          <w:rFonts w:ascii="Verdana" w:eastAsia="Verdana" w:hAnsi="Verdana" w:cs="Verdana"/>
          <w:sz w:val="20"/>
          <w:szCs w:val="20"/>
        </w:rPr>
        <w:t>) + T(</w:t>
      </w:r>
      <w:proofErr w:type="spellStart"/>
      <w:r w:rsidRPr="00276539">
        <w:rPr>
          <w:rFonts w:ascii="Verdana" w:eastAsia="Verdana" w:hAnsi="Verdana" w:cs="Verdana"/>
          <w:sz w:val="20"/>
          <w:szCs w:val="20"/>
        </w:rPr>
        <w:t>nright</w:t>
      </w:r>
      <w:proofErr w:type="spellEnd"/>
      <w:r w:rsidRPr="00276539">
        <w:rPr>
          <w:rFonts w:ascii="Verdana" w:eastAsia="Verdana" w:hAnsi="Verdana" w:cs="Verdana"/>
          <w:sz w:val="20"/>
          <w:szCs w:val="20"/>
        </w:rPr>
        <w:t xml:space="preserve">)]}n = (n+1) + 2 [T(0) +T(1) + T(2) + ----- + T(n-1)]/n </w:t>
      </w:r>
    </w:p>
    <w:p w14:paraId="2BE5CF68"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2A52803B" w14:textId="77777777" w:rsidR="00567CD6" w:rsidRPr="00276539" w:rsidRDefault="00000000">
      <w:pPr>
        <w:ind w:left="314" w:right="13"/>
        <w:rPr>
          <w:rFonts w:ascii="Verdana" w:eastAsia="Verdana" w:hAnsi="Verdana" w:cs="Verdana"/>
          <w:sz w:val="20"/>
          <w:szCs w:val="20"/>
        </w:rPr>
      </w:pPr>
      <w:proofErr w:type="spellStart"/>
      <w:r w:rsidRPr="00276539">
        <w:rPr>
          <w:rFonts w:ascii="Verdana" w:eastAsia="Verdana" w:hAnsi="Verdana" w:cs="Verdana"/>
          <w:sz w:val="20"/>
          <w:szCs w:val="20"/>
        </w:rPr>
        <w:t>nT</w:t>
      </w:r>
      <w:proofErr w:type="spellEnd"/>
      <w:r w:rsidRPr="00276539">
        <w:rPr>
          <w:rFonts w:ascii="Verdana" w:eastAsia="Verdana" w:hAnsi="Verdana" w:cs="Verdana"/>
          <w:sz w:val="20"/>
          <w:szCs w:val="20"/>
        </w:rPr>
        <w:t>(n) = n(n+1) + 2 [</w:t>
      </w: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0) +T(1) + T(2) + ----- + T(n-2) + T(n-1)] </w:t>
      </w:r>
    </w:p>
    <w:p w14:paraId="3A0E1ACB"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4A26C2E6"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(n-</w:t>
      </w:r>
      <w:proofErr w:type="gramStart"/>
      <w:r w:rsidRPr="00276539">
        <w:rPr>
          <w:rFonts w:ascii="Verdana" w:eastAsia="Verdana" w:hAnsi="Verdana" w:cs="Verdana"/>
          <w:sz w:val="20"/>
          <w:szCs w:val="20"/>
        </w:rPr>
        <w:t>1)T</w:t>
      </w:r>
      <w:proofErr w:type="gramEnd"/>
      <w:r w:rsidRPr="00276539">
        <w:rPr>
          <w:rFonts w:ascii="Verdana" w:eastAsia="Verdana" w:hAnsi="Verdana" w:cs="Verdana"/>
          <w:sz w:val="20"/>
          <w:szCs w:val="20"/>
        </w:rPr>
        <w:t xml:space="preserve">(n-1) = (n-1)n + 2 [T(0) +T(1) + T(2) + ----- + T(n-2)] \ </w:t>
      </w:r>
    </w:p>
    <w:p w14:paraId="4C0FD3A3"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1636E524"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Subtracting both sides: </w:t>
      </w:r>
    </w:p>
    <w:p w14:paraId="53015026"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746C92E0" w14:textId="77777777" w:rsidR="00567CD6" w:rsidRPr="00276539" w:rsidRDefault="00000000">
      <w:pPr>
        <w:spacing w:after="25"/>
        <w:ind w:left="314" w:right="1445"/>
        <w:rPr>
          <w:rFonts w:ascii="Verdana" w:eastAsia="Verdana" w:hAnsi="Verdana" w:cs="Verdana"/>
          <w:sz w:val="20"/>
          <w:szCs w:val="20"/>
        </w:rPr>
      </w:pPr>
      <w:proofErr w:type="spellStart"/>
      <w:r w:rsidRPr="00276539">
        <w:rPr>
          <w:rFonts w:ascii="Verdana" w:eastAsia="Verdana" w:hAnsi="Verdana" w:cs="Verdana"/>
          <w:sz w:val="20"/>
          <w:szCs w:val="20"/>
        </w:rPr>
        <w:t>nT</w:t>
      </w:r>
      <w:proofErr w:type="spellEnd"/>
      <w:r w:rsidRPr="00276539">
        <w:rPr>
          <w:rFonts w:ascii="Verdana" w:eastAsia="Verdana" w:hAnsi="Verdana" w:cs="Verdana"/>
          <w:sz w:val="20"/>
          <w:szCs w:val="20"/>
        </w:rPr>
        <w:t>(n) –(n-</w:t>
      </w:r>
      <w:proofErr w:type="gramStart"/>
      <w:r w:rsidRPr="00276539">
        <w:rPr>
          <w:rFonts w:ascii="Verdana" w:eastAsia="Verdana" w:hAnsi="Verdana" w:cs="Verdana"/>
          <w:sz w:val="20"/>
          <w:szCs w:val="20"/>
        </w:rPr>
        <w:t>1)T</w:t>
      </w:r>
      <w:proofErr w:type="gramEnd"/>
      <w:r w:rsidRPr="00276539">
        <w:rPr>
          <w:rFonts w:ascii="Verdana" w:eastAsia="Verdana" w:hAnsi="Verdana" w:cs="Verdana"/>
          <w:sz w:val="20"/>
          <w:szCs w:val="20"/>
        </w:rPr>
        <w:t xml:space="preserve">(n-1) = [ n(n+1) – (n-1)n] + 2T(n-1) = 2n + 2T(n-1) </w:t>
      </w:r>
      <w:proofErr w:type="spellStart"/>
      <w:r w:rsidRPr="00276539">
        <w:rPr>
          <w:rFonts w:ascii="Verdana" w:eastAsia="Verdana" w:hAnsi="Verdana" w:cs="Verdana"/>
          <w:sz w:val="20"/>
          <w:szCs w:val="20"/>
        </w:rPr>
        <w:t>nT</w:t>
      </w:r>
      <w:proofErr w:type="spellEnd"/>
      <w:r w:rsidRPr="00276539">
        <w:rPr>
          <w:rFonts w:ascii="Verdana" w:eastAsia="Verdana" w:hAnsi="Verdana" w:cs="Verdana"/>
          <w:sz w:val="20"/>
          <w:szCs w:val="20"/>
        </w:rPr>
        <w:t xml:space="preserve">(n) = 2n + (n-1)T(n-1) + 2T(n-1) = 2n + (n+1)T(n-1) </w:t>
      </w:r>
    </w:p>
    <w:p w14:paraId="044B89C0"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T(n) = 2 + (n+</w:t>
      </w:r>
      <w:proofErr w:type="gramStart"/>
      <w:r w:rsidRPr="00276539">
        <w:rPr>
          <w:rFonts w:ascii="Verdana" w:eastAsia="Verdana" w:hAnsi="Verdana" w:cs="Verdana"/>
          <w:sz w:val="20"/>
          <w:szCs w:val="20"/>
        </w:rPr>
        <w:t>1)T</w:t>
      </w:r>
      <w:proofErr w:type="gramEnd"/>
      <w:r w:rsidRPr="00276539">
        <w:rPr>
          <w:rFonts w:ascii="Verdana" w:eastAsia="Verdana" w:hAnsi="Verdana" w:cs="Verdana"/>
          <w:sz w:val="20"/>
          <w:szCs w:val="20"/>
        </w:rPr>
        <w:t xml:space="preserve">(n-1)/n </w:t>
      </w:r>
    </w:p>
    <w:p w14:paraId="60F02D4A" w14:textId="77777777" w:rsidR="00567CD6" w:rsidRPr="00276539" w:rsidRDefault="00000000">
      <w:pPr>
        <w:spacing w:after="33"/>
        <w:ind w:left="314" w:right="13"/>
        <w:rPr>
          <w:rFonts w:ascii="Verdana" w:eastAsia="Verdana" w:hAnsi="Verdana" w:cs="Verdana"/>
          <w:sz w:val="20"/>
          <w:szCs w:val="20"/>
        </w:rPr>
      </w:pPr>
      <w:r w:rsidRPr="00276539">
        <w:rPr>
          <w:rFonts w:ascii="Verdana" w:eastAsia="Verdana" w:hAnsi="Verdana" w:cs="Verdana"/>
          <w:sz w:val="20"/>
          <w:szCs w:val="20"/>
        </w:rPr>
        <w:t xml:space="preserve">The recurrence relation obtained is: </w:t>
      </w:r>
    </w:p>
    <w:p w14:paraId="790665F7" w14:textId="77777777" w:rsidR="00567CD6" w:rsidRPr="00276539" w:rsidRDefault="00000000">
      <w:pPr>
        <w:spacing w:after="57"/>
        <w:ind w:left="314" w:right="13"/>
        <w:rPr>
          <w:rFonts w:ascii="Verdana" w:eastAsia="Verdana" w:hAnsi="Verdana" w:cs="Verdana"/>
          <w:sz w:val="20"/>
          <w:szCs w:val="20"/>
        </w:rPr>
      </w:pPr>
      <w:r w:rsidRPr="00276539">
        <w:rPr>
          <w:rFonts w:ascii="Verdana" w:eastAsia="Verdana" w:hAnsi="Verdana" w:cs="Verdana"/>
          <w:sz w:val="20"/>
          <w:szCs w:val="20"/>
        </w:rPr>
        <w:t xml:space="preserve">T(n)/(n+1) = 2/(n+1) + T(n-1)/n </w:t>
      </w:r>
    </w:p>
    <w:p w14:paraId="0582BF20"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p w14:paraId="03EAF4FD" w14:textId="77777777" w:rsidR="00567CD6" w:rsidRPr="00276539" w:rsidRDefault="00000000">
      <w:pPr>
        <w:spacing w:after="48"/>
        <w:ind w:left="314" w:right="13"/>
        <w:rPr>
          <w:rFonts w:ascii="Verdana" w:eastAsia="Verdana" w:hAnsi="Verdana" w:cs="Verdana"/>
          <w:sz w:val="20"/>
          <w:szCs w:val="20"/>
        </w:rPr>
      </w:pPr>
      <w:r w:rsidRPr="00276539">
        <w:rPr>
          <w:rFonts w:ascii="Verdana" w:eastAsia="Verdana" w:hAnsi="Verdana" w:cs="Verdana"/>
          <w:sz w:val="20"/>
          <w:szCs w:val="20"/>
        </w:rPr>
        <w:t xml:space="preserve">Using the method of </w:t>
      </w:r>
      <w:proofErr w:type="spellStart"/>
      <w:r w:rsidRPr="00276539">
        <w:rPr>
          <w:rFonts w:ascii="Verdana" w:eastAsia="Verdana" w:hAnsi="Verdana" w:cs="Verdana"/>
          <w:sz w:val="20"/>
          <w:szCs w:val="20"/>
        </w:rPr>
        <w:t>subsititution</w:t>
      </w:r>
      <w:proofErr w:type="spellEnd"/>
      <w:r w:rsidRPr="00276539">
        <w:rPr>
          <w:rFonts w:ascii="Verdana" w:eastAsia="Verdana" w:hAnsi="Verdana" w:cs="Verdana"/>
          <w:sz w:val="20"/>
          <w:szCs w:val="20"/>
        </w:rPr>
        <w:t xml:space="preserve">: </w:t>
      </w:r>
    </w:p>
    <w:p w14:paraId="67C53086" w14:textId="77777777"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bl>
      <w:tblPr>
        <w:tblStyle w:val="a7"/>
        <w:tblW w:w="5704" w:type="dxa"/>
        <w:tblInd w:w="300" w:type="dxa"/>
        <w:tblLayout w:type="fixed"/>
        <w:tblLook w:val="0400" w:firstRow="0" w:lastRow="0" w:firstColumn="0" w:lastColumn="0" w:noHBand="0" w:noVBand="1"/>
      </w:tblPr>
      <w:tblGrid>
        <w:gridCol w:w="1356"/>
        <w:gridCol w:w="805"/>
        <w:gridCol w:w="3543"/>
      </w:tblGrid>
      <w:tr w:rsidR="00276539" w:rsidRPr="00276539" w14:paraId="08303B80" w14:textId="77777777">
        <w:trPr>
          <w:trHeight w:val="237"/>
        </w:trPr>
        <w:tc>
          <w:tcPr>
            <w:tcW w:w="1356" w:type="dxa"/>
            <w:tcBorders>
              <w:top w:val="nil"/>
              <w:left w:val="nil"/>
              <w:bottom w:val="nil"/>
              <w:right w:val="nil"/>
            </w:tcBorders>
          </w:tcPr>
          <w:p w14:paraId="12E381BD"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T(n)/(n+1) </w:t>
            </w:r>
          </w:p>
        </w:tc>
        <w:tc>
          <w:tcPr>
            <w:tcW w:w="805" w:type="dxa"/>
            <w:tcBorders>
              <w:top w:val="nil"/>
              <w:left w:val="nil"/>
              <w:bottom w:val="nil"/>
              <w:right w:val="nil"/>
            </w:tcBorders>
          </w:tcPr>
          <w:p w14:paraId="3CF4E935" w14:textId="77777777" w:rsidR="00567CD6" w:rsidRPr="00276539" w:rsidRDefault="00000000">
            <w:pPr>
              <w:spacing w:line="259" w:lineRule="auto"/>
              <w:ind w:left="15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3543" w:type="dxa"/>
            <w:tcBorders>
              <w:top w:val="nil"/>
              <w:left w:val="nil"/>
              <w:bottom w:val="nil"/>
              <w:right w:val="nil"/>
            </w:tcBorders>
          </w:tcPr>
          <w:p w14:paraId="1AA35CEA"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2/(n+1) + T(n-1)/n </w:t>
            </w:r>
          </w:p>
        </w:tc>
      </w:tr>
      <w:tr w:rsidR="00276539" w:rsidRPr="00276539" w14:paraId="6F09732C" w14:textId="77777777">
        <w:trPr>
          <w:trHeight w:val="278"/>
        </w:trPr>
        <w:tc>
          <w:tcPr>
            <w:tcW w:w="1356" w:type="dxa"/>
            <w:tcBorders>
              <w:top w:val="nil"/>
              <w:left w:val="nil"/>
              <w:bottom w:val="nil"/>
              <w:right w:val="nil"/>
            </w:tcBorders>
          </w:tcPr>
          <w:p w14:paraId="3D6763B5"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T(n-1)/n </w:t>
            </w:r>
          </w:p>
        </w:tc>
        <w:tc>
          <w:tcPr>
            <w:tcW w:w="805" w:type="dxa"/>
            <w:tcBorders>
              <w:top w:val="nil"/>
              <w:left w:val="nil"/>
              <w:bottom w:val="nil"/>
              <w:right w:val="nil"/>
            </w:tcBorders>
          </w:tcPr>
          <w:p w14:paraId="4268F829" w14:textId="77777777" w:rsidR="00567CD6" w:rsidRPr="00276539" w:rsidRDefault="00000000">
            <w:pPr>
              <w:spacing w:line="259" w:lineRule="auto"/>
              <w:ind w:left="15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3543" w:type="dxa"/>
            <w:tcBorders>
              <w:top w:val="nil"/>
              <w:left w:val="nil"/>
              <w:bottom w:val="nil"/>
              <w:right w:val="nil"/>
            </w:tcBorders>
          </w:tcPr>
          <w:p w14:paraId="50051BD4"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2/n + T(n-2)/(n-1) </w:t>
            </w:r>
          </w:p>
        </w:tc>
      </w:tr>
      <w:tr w:rsidR="00276539" w:rsidRPr="00276539" w14:paraId="07FC4095" w14:textId="77777777">
        <w:trPr>
          <w:trHeight w:val="278"/>
        </w:trPr>
        <w:tc>
          <w:tcPr>
            <w:tcW w:w="1356" w:type="dxa"/>
            <w:tcBorders>
              <w:top w:val="nil"/>
              <w:left w:val="nil"/>
              <w:bottom w:val="nil"/>
              <w:right w:val="nil"/>
            </w:tcBorders>
          </w:tcPr>
          <w:p w14:paraId="5894530C" w14:textId="77777777" w:rsidR="00567CD6" w:rsidRPr="00276539" w:rsidRDefault="00000000">
            <w:pPr>
              <w:spacing w:line="259" w:lineRule="auto"/>
              <w:ind w:left="0" w:right="0"/>
              <w:rPr>
                <w:rFonts w:ascii="Verdana" w:eastAsia="Verdana" w:hAnsi="Verdana" w:cs="Verdana"/>
                <w:sz w:val="20"/>
                <w:szCs w:val="20"/>
              </w:rPr>
            </w:pPr>
            <w:r w:rsidRPr="00276539">
              <w:rPr>
                <w:rFonts w:ascii="Verdana" w:eastAsia="Verdana" w:hAnsi="Verdana" w:cs="Verdana"/>
                <w:sz w:val="20"/>
                <w:szCs w:val="20"/>
              </w:rPr>
              <w:t xml:space="preserve">T(n-2)/(n-1) </w:t>
            </w:r>
          </w:p>
        </w:tc>
        <w:tc>
          <w:tcPr>
            <w:tcW w:w="805" w:type="dxa"/>
            <w:tcBorders>
              <w:top w:val="nil"/>
              <w:left w:val="nil"/>
              <w:bottom w:val="nil"/>
              <w:right w:val="nil"/>
            </w:tcBorders>
          </w:tcPr>
          <w:p w14:paraId="4D42DB22" w14:textId="77777777" w:rsidR="00567CD6" w:rsidRPr="00276539" w:rsidRDefault="00000000">
            <w:pPr>
              <w:spacing w:line="259" w:lineRule="auto"/>
              <w:ind w:left="15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3543" w:type="dxa"/>
            <w:tcBorders>
              <w:top w:val="nil"/>
              <w:left w:val="nil"/>
              <w:bottom w:val="nil"/>
              <w:right w:val="nil"/>
            </w:tcBorders>
          </w:tcPr>
          <w:p w14:paraId="18DD9726"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2/(n-1) + T(n-3)/(n-2) </w:t>
            </w:r>
          </w:p>
        </w:tc>
      </w:tr>
      <w:tr w:rsidR="00276539" w:rsidRPr="00276539" w14:paraId="2AA7FEE7" w14:textId="77777777">
        <w:trPr>
          <w:trHeight w:val="253"/>
        </w:trPr>
        <w:tc>
          <w:tcPr>
            <w:tcW w:w="1356" w:type="dxa"/>
            <w:tcBorders>
              <w:top w:val="nil"/>
              <w:left w:val="nil"/>
              <w:bottom w:val="nil"/>
              <w:right w:val="nil"/>
            </w:tcBorders>
          </w:tcPr>
          <w:p w14:paraId="73465B4F" w14:textId="77777777" w:rsidR="00567CD6" w:rsidRPr="00276539" w:rsidRDefault="00000000">
            <w:pPr>
              <w:spacing w:line="259" w:lineRule="auto"/>
              <w:ind w:left="0" w:right="0"/>
              <w:rPr>
                <w:rFonts w:ascii="Verdana" w:eastAsia="Verdana" w:hAnsi="Verdana" w:cs="Verdana"/>
                <w:sz w:val="20"/>
                <w:szCs w:val="20"/>
              </w:rPr>
            </w:pPr>
            <w:r w:rsidRPr="00276539">
              <w:rPr>
                <w:rFonts w:ascii="Verdana" w:eastAsia="Verdana" w:hAnsi="Verdana" w:cs="Verdana"/>
                <w:sz w:val="20"/>
                <w:szCs w:val="20"/>
              </w:rPr>
              <w:t xml:space="preserve">T(n-3)/(n-2) </w:t>
            </w:r>
          </w:p>
        </w:tc>
        <w:tc>
          <w:tcPr>
            <w:tcW w:w="805" w:type="dxa"/>
            <w:tcBorders>
              <w:top w:val="nil"/>
              <w:left w:val="nil"/>
              <w:bottom w:val="nil"/>
              <w:right w:val="nil"/>
            </w:tcBorders>
          </w:tcPr>
          <w:p w14:paraId="6D29D4F7" w14:textId="77777777" w:rsidR="00567CD6" w:rsidRPr="00276539" w:rsidRDefault="00000000">
            <w:pPr>
              <w:spacing w:line="259" w:lineRule="auto"/>
              <w:ind w:left="152"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3543" w:type="dxa"/>
            <w:tcBorders>
              <w:top w:val="nil"/>
              <w:left w:val="nil"/>
              <w:bottom w:val="nil"/>
              <w:right w:val="nil"/>
            </w:tcBorders>
          </w:tcPr>
          <w:p w14:paraId="78DBFDE4"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2/(n-2) + T(n-4)/(n-3) </w:t>
            </w:r>
          </w:p>
        </w:tc>
      </w:tr>
      <w:tr w:rsidR="00276539" w:rsidRPr="00276539" w14:paraId="0EBAF361" w14:textId="77777777">
        <w:trPr>
          <w:trHeight w:val="281"/>
        </w:trPr>
        <w:tc>
          <w:tcPr>
            <w:tcW w:w="1356" w:type="dxa"/>
            <w:tcBorders>
              <w:top w:val="nil"/>
              <w:left w:val="nil"/>
              <w:bottom w:val="nil"/>
              <w:right w:val="nil"/>
            </w:tcBorders>
          </w:tcPr>
          <w:p w14:paraId="09EAAD20"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805" w:type="dxa"/>
            <w:tcBorders>
              <w:top w:val="nil"/>
              <w:left w:val="nil"/>
              <w:bottom w:val="nil"/>
              <w:right w:val="nil"/>
            </w:tcBorders>
          </w:tcPr>
          <w:p w14:paraId="0B0069DD"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3543" w:type="dxa"/>
            <w:tcBorders>
              <w:top w:val="nil"/>
              <w:left w:val="nil"/>
              <w:bottom w:val="nil"/>
              <w:right w:val="nil"/>
            </w:tcBorders>
          </w:tcPr>
          <w:p w14:paraId="29E9F078"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7628A763" w14:textId="77777777">
        <w:trPr>
          <w:trHeight w:val="306"/>
        </w:trPr>
        <w:tc>
          <w:tcPr>
            <w:tcW w:w="1356" w:type="dxa"/>
            <w:tcBorders>
              <w:top w:val="nil"/>
              <w:left w:val="nil"/>
              <w:bottom w:val="nil"/>
              <w:right w:val="nil"/>
            </w:tcBorders>
          </w:tcPr>
          <w:p w14:paraId="3517842A"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805" w:type="dxa"/>
            <w:tcBorders>
              <w:top w:val="nil"/>
              <w:left w:val="nil"/>
              <w:bottom w:val="nil"/>
              <w:right w:val="nil"/>
            </w:tcBorders>
          </w:tcPr>
          <w:p w14:paraId="62361460"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3543" w:type="dxa"/>
            <w:tcBorders>
              <w:top w:val="nil"/>
              <w:left w:val="nil"/>
              <w:bottom w:val="nil"/>
              <w:right w:val="nil"/>
            </w:tcBorders>
          </w:tcPr>
          <w:p w14:paraId="4FB88DE7" w14:textId="77777777" w:rsidR="00567CD6" w:rsidRPr="00276539" w:rsidRDefault="00000000">
            <w:pPr>
              <w:spacing w:line="259"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 </w:t>
            </w:r>
          </w:p>
        </w:tc>
      </w:tr>
      <w:tr w:rsidR="00276539" w:rsidRPr="00276539" w14:paraId="51A7EBD9" w14:textId="77777777">
        <w:trPr>
          <w:trHeight w:val="271"/>
        </w:trPr>
        <w:tc>
          <w:tcPr>
            <w:tcW w:w="1356" w:type="dxa"/>
            <w:tcBorders>
              <w:top w:val="nil"/>
              <w:left w:val="nil"/>
              <w:bottom w:val="nil"/>
              <w:right w:val="nil"/>
            </w:tcBorders>
          </w:tcPr>
          <w:p w14:paraId="10AA8451" w14:textId="77777777" w:rsidR="00567CD6" w:rsidRPr="00276539" w:rsidRDefault="00000000">
            <w:pPr>
              <w:spacing w:line="259" w:lineRule="auto"/>
              <w:ind w:left="0" w:right="0"/>
              <w:jc w:val="left"/>
              <w:rPr>
                <w:rFonts w:ascii="Verdana" w:eastAsia="Verdana" w:hAnsi="Verdana" w:cs="Verdana"/>
                <w:sz w:val="20"/>
                <w:szCs w:val="20"/>
              </w:rPr>
            </w:pP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3)/4 </w:t>
            </w:r>
          </w:p>
        </w:tc>
        <w:tc>
          <w:tcPr>
            <w:tcW w:w="805" w:type="dxa"/>
            <w:tcBorders>
              <w:top w:val="nil"/>
              <w:left w:val="nil"/>
              <w:bottom w:val="nil"/>
              <w:right w:val="nil"/>
            </w:tcBorders>
          </w:tcPr>
          <w:p w14:paraId="78A2DAEF" w14:textId="77777777" w:rsidR="00567CD6" w:rsidRPr="00276539" w:rsidRDefault="00000000">
            <w:pPr>
              <w:spacing w:line="259" w:lineRule="auto"/>
              <w:ind w:left="84"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3543" w:type="dxa"/>
            <w:tcBorders>
              <w:top w:val="nil"/>
              <w:left w:val="nil"/>
              <w:bottom w:val="nil"/>
              <w:right w:val="nil"/>
            </w:tcBorders>
          </w:tcPr>
          <w:p w14:paraId="1AB5F5EB" w14:textId="77777777" w:rsidR="00567CD6" w:rsidRPr="00276539" w:rsidRDefault="00000000">
            <w:pPr>
              <w:spacing w:line="259" w:lineRule="auto"/>
              <w:ind w:left="67" w:right="0"/>
              <w:jc w:val="left"/>
              <w:rPr>
                <w:rFonts w:ascii="Verdana" w:eastAsia="Verdana" w:hAnsi="Verdana" w:cs="Verdana"/>
                <w:sz w:val="20"/>
                <w:szCs w:val="20"/>
              </w:rPr>
            </w:pPr>
            <w:r w:rsidRPr="00276539">
              <w:rPr>
                <w:rFonts w:ascii="Verdana" w:eastAsia="Verdana" w:hAnsi="Verdana" w:cs="Verdana"/>
                <w:sz w:val="20"/>
                <w:szCs w:val="20"/>
              </w:rPr>
              <w:t xml:space="preserve">2/4 + </w:t>
            </w: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2)/3 </w:t>
            </w:r>
          </w:p>
        </w:tc>
      </w:tr>
      <w:tr w:rsidR="00276539" w:rsidRPr="00276539" w14:paraId="19F029DC" w14:textId="77777777">
        <w:trPr>
          <w:trHeight w:val="229"/>
        </w:trPr>
        <w:tc>
          <w:tcPr>
            <w:tcW w:w="1356" w:type="dxa"/>
            <w:tcBorders>
              <w:top w:val="nil"/>
              <w:left w:val="nil"/>
              <w:bottom w:val="nil"/>
              <w:right w:val="nil"/>
            </w:tcBorders>
          </w:tcPr>
          <w:p w14:paraId="320FB581" w14:textId="77777777" w:rsidR="00567CD6" w:rsidRPr="00276539" w:rsidRDefault="00000000">
            <w:pPr>
              <w:spacing w:line="259" w:lineRule="auto"/>
              <w:ind w:left="0" w:right="0"/>
              <w:jc w:val="left"/>
              <w:rPr>
                <w:rFonts w:ascii="Verdana" w:eastAsia="Verdana" w:hAnsi="Verdana" w:cs="Verdana"/>
                <w:sz w:val="20"/>
                <w:szCs w:val="20"/>
              </w:rPr>
            </w:pP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2)/3 </w:t>
            </w:r>
          </w:p>
        </w:tc>
        <w:tc>
          <w:tcPr>
            <w:tcW w:w="805" w:type="dxa"/>
            <w:tcBorders>
              <w:top w:val="nil"/>
              <w:left w:val="nil"/>
              <w:bottom w:val="nil"/>
              <w:right w:val="nil"/>
            </w:tcBorders>
          </w:tcPr>
          <w:p w14:paraId="1FB2EF41" w14:textId="77777777" w:rsidR="00567CD6" w:rsidRPr="00276539" w:rsidRDefault="00000000">
            <w:pPr>
              <w:spacing w:line="259" w:lineRule="auto"/>
              <w:ind w:left="84" w:right="0"/>
              <w:jc w:val="left"/>
              <w:rPr>
                <w:rFonts w:ascii="Verdana" w:eastAsia="Verdana" w:hAnsi="Verdana" w:cs="Verdana"/>
                <w:sz w:val="20"/>
                <w:szCs w:val="20"/>
              </w:rPr>
            </w:pPr>
            <w:r w:rsidRPr="00276539">
              <w:rPr>
                <w:rFonts w:ascii="Verdana" w:eastAsia="Verdana" w:hAnsi="Verdana" w:cs="Verdana"/>
                <w:sz w:val="20"/>
                <w:szCs w:val="20"/>
              </w:rPr>
              <w:t xml:space="preserve">= </w:t>
            </w:r>
          </w:p>
        </w:tc>
        <w:tc>
          <w:tcPr>
            <w:tcW w:w="3543" w:type="dxa"/>
            <w:tcBorders>
              <w:top w:val="nil"/>
              <w:left w:val="nil"/>
              <w:bottom w:val="nil"/>
              <w:right w:val="nil"/>
            </w:tcBorders>
          </w:tcPr>
          <w:p w14:paraId="2E915ED7" w14:textId="77777777" w:rsidR="00567CD6" w:rsidRPr="00276539" w:rsidRDefault="00000000">
            <w:pPr>
              <w:spacing w:line="259" w:lineRule="auto"/>
              <w:ind w:left="67" w:right="0"/>
              <w:rPr>
                <w:rFonts w:ascii="Verdana" w:eastAsia="Verdana" w:hAnsi="Verdana" w:cs="Verdana"/>
                <w:sz w:val="20"/>
                <w:szCs w:val="20"/>
              </w:rPr>
            </w:pPr>
            <w:r w:rsidRPr="00276539">
              <w:rPr>
                <w:rFonts w:ascii="Verdana" w:eastAsia="Verdana" w:hAnsi="Verdana" w:cs="Verdana"/>
                <w:sz w:val="20"/>
                <w:szCs w:val="20"/>
              </w:rPr>
              <w:t xml:space="preserve">2/3 + </w:t>
            </w: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1)/2 T(1)/2 = 2/2 + T(0) </w:t>
            </w:r>
          </w:p>
        </w:tc>
      </w:tr>
    </w:tbl>
    <w:p w14:paraId="2D82A8E7" w14:textId="77777777" w:rsidR="00567CD6" w:rsidRPr="00276539" w:rsidRDefault="00000000">
      <w:pPr>
        <w:spacing w:after="31"/>
        <w:ind w:left="314" w:right="13"/>
        <w:rPr>
          <w:rFonts w:ascii="Verdana" w:eastAsia="Verdana" w:hAnsi="Verdana" w:cs="Verdana"/>
          <w:sz w:val="20"/>
          <w:szCs w:val="20"/>
        </w:rPr>
      </w:pPr>
      <w:r w:rsidRPr="00276539">
        <w:rPr>
          <w:rFonts w:ascii="Verdana" w:eastAsia="Verdana" w:hAnsi="Verdana" w:cs="Verdana"/>
          <w:sz w:val="20"/>
          <w:szCs w:val="20"/>
        </w:rPr>
        <w:t xml:space="preserve">Adding both sides: </w:t>
      </w:r>
    </w:p>
    <w:p w14:paraId="08966071" w14:textId="77777777" w:rsidR="00567CD6" w:rsidRPr="00276539" w:rsidRDefault="00000000">
      <w:pPr>
        <w:ind w:left="314" w:right="13"/>
        <w:rPr>
          <w:rFonts w:ascii="Verdana" w:eastAsia="Verdana" w:hAnsi="Verdana" w:cs="Verdana"/>
          <w:sz w:val="20"/>
          <w:szCs w:val="20"/>
        </w:rPr>
      </w:pPr>
      <w:r w:rsidRPr="00276539">
        <w:rPr>
          <w:rFonts w:ascii="Verdana" w:eastAsia="Verdana" w:hAnsi="Verdana" w:cs="Verdana"/>
          <w:sz w:val="20"/>
          <w:szCs w:val="20"/>
        </w:rPr>
        <w:t xml:space="preserve">T(n)/(n+1) + [T(n-1)/n + T(n-2)/(n-1) + ------------- + </w:t>
      </w: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2)/3 + T(1)/2] </w:t>
      </w:r>
    </w:p>
    <w:p w14:paraId="0BFE7D36" w14:textId="77777777" w:rsidR="00567CD6" w:rsidRPr="00276539" w:rsidRDefault="00000000">
      <w:pPr>
        <w:spacing w:after="31"/>
        <w:ind w:left="314" w:right="13"/>
        <w:rPr>
          <w:rFonts w:ascii="Verdana" w:eastAsia="Verdana" w:hAnsi="Verdana" w:cs="Verdana"/>
          <w:sz w:val="20"/>
          <w:szCs w:val="20"/>
        </w:rPr>
      </w:pPr>
      <w:r w:rsidRPr="00276539">
        <w:rPr>
          <w:rFonts w:ascii="Verdana" w:eastAsia="Verdana" w:hAnsi="Verdana" w:cs="Verdana"/>
          <w:sz w:val="20"/>
          <w:szCs w:val="20"/>
        </w:rPr>
        <w:t xml:space="preserve">= [T(n-1)/n + T(n-2)/(n-1) + ------------- + </w:t>
      </w:r>
      <w:proofErr w:type="gramStart"/>
      <w:r w:rsidRPr="00276539">
        <w:rPr>
          <w:rFonts w:ascii="Verdana" w:eastAsia="Verdana" w:hAnsi="Verdana" w:cs="Verdana"/>
          <w:sz w:val="20"/>
          <w:szCs w:val="20"/>
        </w:rPr>
        <w:t>T(</w:t>
      </w:r>
      <w:proofErr w:type="gramEnd"/>
      <w:r w:rsidRPr="00276539">
        <w:rPr>
          <w:rFonts w:ascii="Verdana" w:eastAsia="Verdana" w:hAnsi="Verdana" w:cs="Verdana"/>
          <w:sz w:val="20"/>
          <w:szCs w:val="20"/>
        </w:rPr>
        <w:t xml:space="preserve">2)/3 + T(1)/2] + T(0) + </w:t>
      </w:r>
    </w:p>
    <w:p w14:paraId="3D162FE6" w14:textId="77777777" w:rsidR="00567CD6" w:rsidRPr="00276539" w:rsidRDefault="00000000">
      <w:pPr>
        <w:spacing w:after="28"/>
        <w:ind w:left="314" w:right="2622" w:firstLine="72"/>
        <w:rPr>
          <w:rFonts w:ascii="Verdana" w:eastAsia="Verdana" w:hAnsi="Verdana" w:cs="Verdana"/>
          <w:sz w:val="20"/>
          <w:szCs w:val="20"/>
        </w:rPr>
      </w:pPr>
      <w:r w:rsidRPr="00276539">
        <w:rPr>
          <w:rFonts w:ascii="Verdana" w:eastAsia="Verdana" w:hAnsi="Verdana" w:cs="Verdana"/>
          <w:sz w:val="20"/>
          <w:szCs w:val="20"/>
        </w:rPr>
        <w:t xml:space="preserve">[2/(n+1) + 2/n + 2/(n-1) + ---------- +2/4 + 2/3] Cancelling the common terms: </w:t>
      </w:r>
    </w:p>
    <w:p w14:paraId="173855A3" w14:textId="77777777" w:rsidR="00567CD6" w:rsidRPr="00276539" w:rsidRDefault="00000000">
      <w:pPr>
        <w:spacing w:after="368"/>
        <w:ind w:left="314" w:right="13"/>
        <w:rPr>
          <w:rFonts w:ascii="Verdana" w:eastAsia="Verdana" w:hAnsi="Verdana" w:cs="Verdana"/>
          <w:sz w:val="20"/>
          <w:szCs w:val="20"/>
        </w:rPr>
      </w:pPr>
      <w:r w:rsidRPr="00276539">
        <w:rPr>
          <w:rFonts w:ascii="Verdana" w:eastAsia="Verdana" w:hAnsi="Verdana" w:cs="Verdana"/>
          <w:sz w:val="20"/>
          <w:szCs w:val="20"/>
        </w:rPr>
        <w:t xml:space="preserve">T(n)/(n+1) = 2[1/2 +1/3 +1/4+--------------+1/n+1/(n+1)] </w:t>
      </w:r>
    </w:p>
    <w:p w14:paraId="673A01D7" w14:textId="77777777" w:rsidR="00567CD6" w:rsidRPr="00276539" w:rsidRDefault="00000000">
      <w:pPr>
        <w:ind w:left="1039" w:right="13"/>
        <w:rPr>
          <w:rFonts w:ascii="Verdana" w:eastAsia="Verdana" w:hAnsi="Verdana" w:cs="Verdana"/>
          <w:sz w:val="20"/>
          <w:szCs w:val="20"/>
        </w:rPr>
      </w:pPr>
      <w:r w:rsidRPr="00276539">
        <w:rPr>
          <w:rFonts w:ascii="Verdana" w:eastAsia="Verdana" w:hAnsi="Verdana" w:cs="Verdana"/>
          <w:sz w:val="20"/>
          <w:szCs w:val="20"/>
        </w:rPr>
        <w:t xml:space="preserve">T(n) = (n+1)2[ </w:t>
      </w:r>
      <w:r w:rsidRPr="00276539">
        <w:rPr>
          <w:rFonts w:ascii="Verdana" w:eastAsia="Verdana" w:hAnsi="Verdana" w:cs="Verdana"/>
          <w:sz w:val="20"/>
          <w:szCs w:val="20"/>
        </w:rPr>
        <w:t></w:t>
      </w:r>
      <w:r w:rsidRPr="00276539">
        <w:rPr>
          <w:rFonts w:ascii="Verdana" w:eastAsia="Verdana" w:hAnsi="Verdana" w:cs="Verdana"/>
          <w:sz w:val="20"/>
          <w:szCs w:val="20"/>
          <w:vertAlign w:val="subscript"/>
        </w:rPr>
        <w:t>2</w:t>
      </w:r>
      <w:r w:rsidRPr="00276539">
        <w:rPr>
          <w:rFonts w:ascii="Verdana" w:eastAsia="Verdana" w:hAnsi="Verdana" w:cs="Verdana"/>
          <w:sz w:val="20"/>
          <w:szCs w:val="20"/>
          <w:vertAlign w:val="subscript"/>
        </w:rPr>
        <w:t></w:t>
      </w:r>
      <w:r w:rsidRPr="00276539">
        <w:rPr>
          <w:rFonts w:ascii="Verdana" w:eastAsia="Verdana" w:hAnsi="Verdana" w:cs="Verdana"/>
          <w:i/>
          <w:sz w:val="20"/>
          <w:szCs w:val="20"/>
        </w:rPr>
        <w:t xml:space="preserve">k </w:t>
      </w:r>
      <w:r w:rsidRPr="00276539">
        <w:rPr>
          <w:rFonts w:ascii="Verdana" w:eastAsia="Verdana" w:hAnsi="Verdana" w:cs="Verdana"/>
          <w:sz w:val="20"/>
          <w:szCs w:val="20"/>
          <w:vertAlign w:val="subscript"/>
        </w:rPr>
        <w:t></w:t>
      </w:r>
      <w:r w:rsidRPr="00276539">
        <w:rPr>
          <w:rFonts w:ascii="Verdana" w:eastAsia="Verdana" w:hAnsi="Verdana" w:cs="Verdana"/>
          <w:i/>
          <w:sz w:val="20"/>
          <w:szCs w:val="20"/>
        </w:rPr>
        <w:t xml:space="preserve">n </w:t>
      </w:r>
      <w:r w:rsidRPr="00276539">
        <w:rPr>
          <w:rFonts w:ascii="Verdana" w:eastAsia="Verdana" w:hAnsi="Verdana" w:cs="Verdana"/>
          <w:sz w:val="20"/>
          <w:szCs w:val="20"/>
          <w:vertAlign w:val="subscript"/>
        </w:rPr>
        <w:t></w:t>
      </w:r>
      <w:r w:rsidRPr="00276539">
        <w:rPr>
          <w:rFonts w:ascii="Verdana" w:eastAsia="Verdana" w:hAnsi="Verdana" w:cs="Verdana"/>
          <w:sz w:val="20"/>
          <w:szCs w:val="20"/>
        </w:rPr>
        <w:t>1</w:t>
      </w:r>
      <w:r w:rsidRPr="00276539">
        <w:rPr>
          <w:rFonts w:ascii="Verdana" w:eastAsia="Verdana" w:hAnsi="Verdana" w:cs="Verdana"/>
          <w:sz w:val="20"/>
          <w:szCs w:val="20"/>
          <w:vertAlign w:val="subscript"/>
        </w:rPr>
        <w:t xml:space="preserve"> </w:t>
      </w:r>
      <w:r w:rsidRPr="00276539">
        <w:rPr>
          <w:rFonts w:ascii="Verdana" w:eastAsia="Verdana" w:hAnsi="Verdana" w:cs="Verdana"/>
          <w:sz w:val="20"/>
          <w:szCs w:val="20"/>
        </w:rPr>
        <w:t xml:space="preserve">1/ </w:t>
      </w:r>
      <w:r w:rsidRPr="00276539">
        <w:rPr>
          <w:rFonts w:ascii="Verdana" w:eastAsia="Verdana" w:hAnsi="Verdana" w:cs="Verdana"/>
          <w:i/>
          <w:sz w:val="20"/>
          <w:szCs w:val="20"/>
          <w:vertAlign w:val="superscript"/>
        </w:rPr>
        <w:t>k</w:t>
      </w:r>
      <w:r w:rsidRPr="00276539">
        <w:rPr>
          <w:rFonts w:ascii="Verdana" w:eastAsia="Verdana" w:hAnsi="Verdana" w:cs="Verdana"/>
          <w:i/>
          <w:sz w:val="20"/>
          <w:szCs w:val="20"/>
        </w:rPr>
        <w:t xml:space="preserve"> </w:t>
      </w:r>
    </w:p>
    <w:p w14:paraId="376574B7" w14:textId="77777777" w:rsidR="00567CD6" w:rsidRPr="00276539" w:rsidRDefault="00000000">
      <w:pPr>
        <w:tabs>
          <w:tab w:val="center" w:pos="2001"/>
          <w:tab w:val="center" w:pos="3042"/>
          <w:tab w:val="center" w:pos="3339"/>
        </w:tabs>
        <w:spacing w:after="50"/>
        <w:ind w:left="0" w:right="0"/>
        <w:jc w:val="left"/>
        <w:rPr>
          <w:rFonts w:ascii="Verdana" w:eastAsia="Verdana" w:hAnsi="Verdana" w:cs="Verdana"/>
          <w:sz w:val="20"/>
          <w:szCs w:val="20"/>
        </w:rPr>
      </w:pPr>
      <w:r w:rsidRPr="00276539">
        <w:rPr>
          <w:rFonts w:ascii="Verdana" w:eastAsia="Verdana" w:hAnsi="Verdana" w:cs="Verdana"/>
          <w:sz w:val="20"/>
          <w:szCs w:val="20"/>
        </w:rPr>
        <w:tab/>
        <w:t xml:space="preserve">=2(n+1) [ </w:t>
      </w:r>
      <w:r w:rsidRPr="00276539">
        <w:rPr>
          <w:rFonts w:ascii="Verdana" w:eastAsia="Verdana" w:hAnsi="Verdana" w:cs="Verdana"/>
          <w:sz w:val="20"/>
          <w:szCs w:val="20"/>
        </w:rPr>
        <w:tab/>
      </w:r>
      <w:r w:rsidRPr="00276539">
        <w:rPr>
          <w:rFonts w:ascii="Verdana" w:eastAsia="Verdana" w:hAnsi="Verdana" w:cs="Verdana"/>
          <w:noProof/>
          <w:sz w:val="20"/>
          <w:szCs w:val="20"/>
        </w:rPr>
        <mc:AlternateContent>
          <mc:Choice Requires="wps">
            <w:drawing>
              <wp:inline distT="0" distB="0" distL="0" distR="0" wp14:anchorId="26DFFBCB" wp14:editId="79CB5F14">
                <wp:extent cx="55245" cy="7620"/>
                <wp:effectExtent l="0" t="0" r="0" b="0"/>
                <wp:docPr id="2" name="Group 2"/>
                <wp:cNvGraphicFramePr/>
                <a:graphic xmlns:a="http://schemas.openxmlformats.org/drawingml/2006/main">
                  <a:graphicData uri="http://schemas.microsoft.com/office/word/2010/wordprocessingGroup">
                    <wpg:wgp>
                      <wpg:cNvGrpSpPr/>
                      <wpg:grpSpPr>
                        <a:xfrm>
                          <a:off x="0" y="0"/>
                          <a:ext cx="55245" cy="7620"/>
                          <a:chOff x="0" y="0"/>
                          <a:chExt cx="55245" cy="7620"/>
                        </a:xfrm>
                      </wpg:grpSpPr>
                      <wps:wsp>
                        <wps:cNvPr id="403039238" name="Freeform: Shape 403039238"/>
                        <wps:cNvSpPr/>
                        <wps:spPr>
                          <a:xfrm>
                            <a:off x="0" y="0"/>
                            <a:ext cx="55245" cy="0"/>
                          </a:xfrm>
                          <a:custGeom>
                            <a:avLst/>
                            <a:gdLst/>
                            <a:ahLst/>
                            <a:cxnLst/>
                            <a:rect l="0" t="0" r="0" b="0"/>
                            <a:pathLst>
                              <a:path w="55245">
                                <a:moveTo>
                                  <a:pt x="0" y="0"/>
                                </a:moveTo>
                                <a:lnTo>
                                  <a:pt x="55245" y="0"/>
                                </a:lnTo>
                              </a:path>
                            </a:pathLst>
                          </a:custGeom>
                          <a:ln w="7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5245" cy="7620"/>
                <wp:effectExtent b="0" l="0" r="0" t="0"/>
                <wp:docPr id="2" name="image16.png"/>
                <a:graphic>
                  <a:graphicData uri="http://schemas.openxmlformats.org/drawingml/2006/picture">
                    <pic:pic>
                      <pic:nvPicPr>
                        <pic:cNvPr id="0" name="image16.png"/>
                        <pic:cNvPicPr preferRelativeResize="0"/>
                      </pic:nvPicPr>
                      <pic:blipFill>
                        <a:blip r:embed="rId130"/>
                        <a:srcRect b="0" l="0" r="0" t="0"/>
                        <a:stretch>
                          <a:fillRect/>
                        </a:stretch>
                      </pic:blipFill>
                      <pic:spPr>
                        <a:xfrm>
                          <a:off x="0" y="0"/>
                          <a:ext cx="55245" cy="7620"/>
                        </a:xfrm>
                        <a:prstGeom prst="rect"/>
                        <a:ln/>
                      </pic:spPr>
                    </pic:pic>
                  </a:graphicData>
                </a:graphic>
              </wp:inline>
            </w:drawing>
          </mc:Fallback>
        </mc:AlternateContent>
      </w:r>
      <w:r w:rsidRPr="00276539">
        <w:rPr>
          <w:rFonts w:ascii="Verdana" w:eastAsia="Verdana" w:hAnsi="Verdana" w:cs="Verdana"/>
          <w:sz w:val="20"/>
          <w:szCs w:val="20"/>
        </w:rPr>
        <w:tab/>
        <w:t xml:space="preserve">] </w:t>
      </w:r>
    </w:p>
    <w:p w14:paraId="4A3B61A1" w14:textId="77777777" w:rsidR="00567CD6" w:rsidRPr="00276539" w:rsidRDefault="00000000">
      <w:pPr>
        <w:ind w:left="1512" w:right="13"/>
        <w:rPr>
          <w:rFonts w:ascii="Verdana" w:eastAsia="Verdana" w:hAnsi="Verdana" w:cs="Verdana"/>
          <w:sz w:val="20"/>
          <w:szCs w:val="20"/>
        </w:rPr>
      </w:pPr>
      <w:r w:rsidRPr="00276539">
        <w:rPr>
          <w:rFonts w:ascii="Verdana" w:eastAsia="Verdana" w:hAnsi="Verdana" w:cs="Verdana"/>
          <w:sz w:val="20"/>
          <w:szCs w:val="20"/>
        </w:rPr>
        <w:t>=2(n+</w:t>
      </w:r>
      <w:proofErr w:type="gramStart"/>
      <w:r w:rsidRPr="00276539">
        <w:rPr>
          <w:rFonts w:ascii="Verdana" w:eastAsia="Verdana" w:hAnsi="Verdana" w:cs="Verdana"/>
          <w:sz w:val="20"/>
          <w:szCs w:val="20"/>
        </w:rPr>
        <w:t>1)[</w:t>
      </w:r>
      <w:proofErr w:type="gramEnd"/>
      <w:r w:rsidRPr="00276539">
        <w:rPr>
          <w:rFonts w:ascii="Verdana" w:eastAsia="Verdana" w:hAnsi="Verdana" w:cs="Verdana"/>
          <w:sz w:val="20"/>
          <w:szCs w:val="20"/>
        </w:rPr>
        <w:t xml:space="preserve">log (n+1) – log 2] </w:t>
      </w:r>
    </w:p>
    <w:p w14:paraId="631D2C76" w14:textId="77777777" w:rsidR="00567CD6" w:rsidRPr="00276539" w:rsidRDefault="00000000">
      <w:pPr>
        <w:ind w:left="1495" w:right="13"/>
        <w:rPr>
          <w:rFonts w:ascii="Verdana" w:eastAsia="Verdana" w:hAnsi="Verdana" w:cs="Verdana"/>
          <w:sz w:val="20"/>
          <w:szCs w:val="20"/>
        </w:rPr>
      </w:pPr>
      <w:r w:rsidRPr="00276539">
        <w:rPr>
          <w:rFonts w:ascii="Verdana" w:eastAsia="Verdana" w:hAnsi="Verdana" w:cs="Verdana"/>
          <w:sz w:val="20"/>
          <w:szCs w:val="20"/>
        </w:rPr>
        <w:t xml:space="preserve">=2n log (n+1) + log (n+1)-2n log 2 –log 2 </w:t>
      </w:r>
    </w:p>
    <w:p w14:paraId="713F95F0" w14:textId="77777777" w:rsidR="00567CD6" w:rsidRPr="00276539" w:rsidRDefault="00000000">
      <w:pPr>
        <w:pStyle w:val="Heading1"/>
        <w:ind w:left="1097" w:right="450" w:firstLine="539"/>
        <w:rPr>
          <w:color w:val="auto"/>
        </w:rPr>
      </w:pPr>
      <w:r w:rsidRPr="00276539">
        <w:rPr>
          <w:color w:val="auto"/>
        </w:rPr>
        <w:lastRenderedPageBreak/>
        <w:t xml:space="preserve">T(n)= </w:t>
      </w:r>
      <w:proofErr w:type="gramStart"/>
      <w:r w:rsidRPr="00276539">
        <w:rPr>
          <w:color w:val="auto"/>
        </w:rPr>
        <w:t>O(</w:t>
      </w:r>
      <w:proofErr w:type="gramEnd"/>
      <w:r w:rsidRPr="00276539">
        <w:rPr>
          <w:color w:val="auto"/>
        </w:rPr>
        <w:t xml:space="preserve">n log n) </w:t>
      </w:r>
    </w:p>
    <w:p w14:paraId="2F6807AF" w14:textId="433F44D3" w:rsidR="00567CD6" w:rsidRPr="00276539" w:rsidRDefault="00000000">
      <w:pPr>
        <w:spacing w:after="0" w:line="259" w:lineRule="auto"/>
        <w:ind w:left="0" w:right="0"/>
        <w:jc w:val="left"/>
        <w:rPr>
          <w:rFonts w:ascii="Verdana" w:eastAsia="Verdana" w:hAnsi="Verdana" w:cs="Verdana"/>
          <w:sz w:val="20"/>
          <w:szCs w:val="20"/>
        </w:rPr>
      </w:pPr>
      <w:r w:rsidRPr="00276539">
        <w:rPr>
          <w:rFonts w:ascii="Verdana" w:eastAsia="Verdana" w:hAnsi="Verdana" w:cs="Verdana"/>
          <w:b/>
          <w:sz w:val="20"/>
          <w:szCs w:val="20"/>
        </w:rPr>
        <w:lastRenderedPageBreak/>
        <w:t xml:space="preserve"> </w:t>
      </w:r>
      <w:r w:rsidR="00A402A8">
        <w:rPr>
          <w:noProof/>
        </w:rPr>
        <w:drawing>
          <wp:inline distT="0" distB="0" distL="0" distR="0" wp14:anchorId="49750A2F" wp14:editId="39234C00">
            <wp:extent cx="4973955" cy="7600950"/>
            <wp:effectExtent l="0" t="0" r="0" b="0"/>
            <wp:docPr id="638600739" name="Picture 80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0739" name="Picture 805" descr="A paper with writing on it&#10;&#10;Description automatically generated"/>
                    <pic:cNvPicPr>
                      <a:picLocks noChangeAspect="1" noChangeArrowheads="1"/>
                    </pic:cNvPicPr>
                  </pic:nvPicPr>
                  <pic:blipFill rotWithShape="1">
                    <a:blip r:embed="rId131">
                      <a:extLst>
                        <a:ext uri="{28A0092B-C50C-407E-A947-70E740481C1C}">
                          <a14:useLocalDpi xmlns:a14="http://schemas.microsoft.com/office/drawing/2010/main" val="0"/>
                        </a:ext>
                      </a:extLst>
                    </a:blip>
                    <a:srcRect t="14045"/>
                    <a:stretch/>
                  </pic:blipFill>
                  <pic:spPr bwMode="auto">
                    <a:xfrm>
                      <a:off x="0" y="0"/>
                      <a:ext cx="4973955" cy="7600950"/>
                    </a:xfrm>
                    <a:prstGeom prst="rect">
                      <a:avLst/>
                    </a:prstGeom>
                    <a:noFill/>
                    <a:ln>
                      <a:noFill/>
                    </a:ln>
                    <a:extLst>
                      <a:ext uri="{53640926-AAD7-44D8-BBD7-CCE9431645EC}">
                        <a14:shadowObscured xmlns:a14="http://schemas.microsoft.com/office/drawing/2010/main"/>
                      </a:ext>
                    </a:extLst>
                  </pic:spPr>
                </pic:pic>
              </a:graphicData>
            </a:graphic>
          </wp:inline>
        </w:drawing>
      </w:r>
      <w:r w:rsidR="0083512B">
        <w:rPr>
          <w:noProof/>
        </w:rPr>
        <w:lastRenderedPageBreak/>
        <w:drawing>
          <wp:inline distT="0" distB="0" distL="0" distR="0" wp14:anchorId="3064B601" wp14:editId="3911F53E">
            <wp:extent cx="4114800" cy="4248756"/>
            <wp:effectExtent l="0" t="0" r="0" b="0"/>
            <wp:docPr id="231788700" name="Picture 80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88700" name="Picture 806" descr="A piece of paper with writing on it&#10;&#10;Description automatically generated"/>
                    <pic:cNvPicPr>
                      <a:picLocks noChangeAspect="1" noChangeArrowheads="1"/>
                    </pic:cNvPicPr>
                  </pic:nvPicPr>
                  <pic:blipFill rotWithShape="1">
                    <a:blip r:embed="rId132">
                      <a:extLst>
                        <a:ext uri="{28A0092B-C50C-407E-A947-70E740481C1C}">
                          <a14:useLocalDpi xmlns:a14="http://schemas.microsoft.com/office/drawing/2010/main" val="0"/>
                        </a:ext>
                      </a:extLst>
                    </a:blip>
                    <a:srcRect t="21543" b="20379"/>
                    <a:stretch/>
                  </pic:blipFill>
                  <pic:spPr bwMode="auto">
                    <a:xfrm>
                      <a:off x="0" y="0"/>
                      <a:ext cx="4125200" cy="4259495"/>
                    </a:xfrm>
                    <a:prstGeom prst="rect">
                      <a:avLst/>
                    </a:prstGeom>
                    <a:noFill/>
                    <a:ln>
                      <a:noFill/>
                    </a:ln>
                    <a:extLst>
                      <a:ext uri="{53640926-AAD7-44D8-BBD7-CCE9431645EC}">
                        <a14:shadowObscured xmlns:a14="http://schemas.microsoft.com/office/drawing/2010/main"/>
                      </a:ext>
                    </a:extLst>
                  </pic:spPr>
                </pic:pic>
              </a:graphicData>
            </a:graphic>
          </wp:inline>
        </w:drawing>
      </w:r>
    </w:p>
    <w:p w14:paraId="44FB82D7" w14:textId="2616CA81" w:rsidR="00567CD6" w:rsidRPr="00276539" w:rsidRDefault="00F9328A">
      <w:pPr>
        <w:spacing w:after="143" w:line="259" w:lineRule="auto"/>
        <w:ind w:left="0" w:right="0"/>
        <w:jc w:val="left"/>
        <w:rPr>
          <w:rFonts w:ascii="Verdana" w:eastAsia="Verdana" w:hAnsi="Verdana" w:cs="Verdana"/>
          <w:sz w:val="20"/>
          <w:szCs w:val="20"/>
        </w:rPr>
      </w:pPr>
      <w:r w:rsidRPr="00030FF8">
        <w:rPr>
          <w:rFonts w:ascii="Calibri" w:hAnsi="Calibri" w:cs="Calibri"/>
          <w:sz w:val="24"/>
          <w:szCs w:val="24"/>
        </w:rPr>
        <w:drawing>
          <wp:inline distT="0" distB="0" distL="0" distR="0" wp14:anchorId="53636D7C" wp14:editId="286C17D9">
            <wp:extent cx="4686706" cy="4541914"/>
            <wp:effectExtent l="0" t="0" r="0" b="0"/>
            <wp:docPr id="815503301" name="Picture 1" descr="A screenshot of a black and white m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03301" name="Picture 1" descr="A screenshot of a black and white math&#10;&#10;Description automatically generated"/>
                    <pic:cNvPicPr/>
                  </pic:nvPicPr>
                  <pic:blipFill>
                    <a:blip r:embed="rId133"/>
                    <a:stretch>
                      <a:fillRect/>
                    </a:stretch>
                  </pic:blipFill>
                  <pic:spPr>
                    <a:xfrm>
                      <a:off x="0" y="0"/>
                      <a:ext cx="4686706" cy="4541914"/>
                    </a:xfrm>
                    <a:prstGeom prst="rect">
                      <a:avLst/>
                    </a:prstGeom>
                  </pic:spPr>
                </pic:pic>
              </a:graphicData>
            </a:graphic>
          </wp:inline>
        </w:drawing>
      </w:r>
    </w:p>
    <w:p w14:paraId="6A357F7C" w14:textId="77777777" w:rsidR="0069765E" w:rsidRDefault="0069765E">
      <w:pPr>
        <w:pStyle w:val="Heading1"/>
        <w:shd w:val="clear" w:color="auto" w:fill="FFFFFF"/>
        <w:spacing w:after="150"/>
        <w:rPr>
          <w:color w:val="auto"/>
        </w:rPr>
      </w:pPr>
    </w:p>
    <w:p w14:paraId="49D01CA7" w14:textId="77777777" w:rsidR="0069765E" w:rsidRDefault="0069765E">
      <w:pPr>
        <w:pStyle w:val="Heading1"/>
        <w:shd w:val="clear" w:color="auto" w:fill="FFFFFF"/>
        <w:spacing w:after="150"/>
        <w:rPr>
          <w:color w:val="auto"/>
        </w:rPr>
      </w:pPr>
    </w:p>
    <w:p w14:paraId="034C282C" w14:textId="77777777" w:rsidR="0069765E" w:rsidRDefault="0069765E">
      <w:pPr>
        <w:pStyle w:val="Heading1"/>
        <w:shd w:val="clear" w:color="auto" w:fill="FFFFFF"/>
        <w:spacing w:after="150"/>
        <w:rPr>
          <w:color w:val="auto"/>
        </w:rPr>
      </w:pPr>
    </w:p>
    <w:p w14:paraId="7FD749C5" w14:textId="0BB03E21" w:rsidR="00567CD6" w:rsidRPr="00276539" w:rsidRDefault="00000000">
      <w:pPr>
        <w:pStyle w:val="Heading1"/>
        <w:shd w:val="clear" w:color="auto" w:fill="FFFFFF"/>
        <w:spacing w:after="150"/>
        <w:rPr>
          <w:color w:val="auto"/>
        </w:rPr>
      </w:pPr>
      <w:r w:rsidRPr="00276539">
        <w:rPr>
          <w:color w:val="auto"/>
        </w:rPr>
        <w:t>Depth First Search</w:t>
      </w:r>
    </w:p>
    <w:p w14:paraId="0135F857"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Depth First Search is a very useful way of graph traversal in many computer science applications. It uses a stack to traverse the graph.</w:t>
      </w:r>
    </w:p>
    <w:p w14:paraId="0E84D921"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Working Mechanism of Depth First Search</w:t>
      </w:r>
    </w:p>
    <w:p w14:paraId="198A9152" w14:textId="77777777" w:rsidR="00567CD6" w:rsidRPr="009053A6" w:rsidRDefault="00000000">
      <w:pPr>
        <w:numPr>
          <w:ilvl w:val="0"/>
          <w:numId w:val="63"/>
        </w:numPr>
        <w:shd w:val="clear" w:color="auto" w:fill="FFFFFF"/>
        <w:spacing w:after="0" w:line="240" w:lineRule="auto"/>
        <w:ind w:left="1170" w:right="0"/>
        <w:jc w:val="left"/>
      </w:pPr>
      <w:r w:rsidRPr="00276539">
        <w:rPr>
          <w:rFonts w:ascii="Verdana" w:eastAsia="Verdana" w:hAnsi="Verdana" w:cs="Verdana"/>
          <w:sz w:val="20"/>
          <w:szCs w:val="20"/>
        </w:rPr>
        <w:t>In graph traversal tree, root of the tree would be the node from where we started traversal process. It is closely related to pre-order traversal of tree. It explores the branch as deep as possible before backtracking and exploring another branch.</w:t>
      </w:r>
    </w:p>
    <w:p w14:paraId="19A83D7D" w14:textId="38239291" w:rsidR="009053A6" w:rsidRDefault="009053A6" w:rsidP="009053A6">
      <w:pPr>
        <w:shd w:val="clear" w:color="auto" w:fill="FFFFFF"/>
        <w:spacing w:after="0" w:line="240" w:lineRule="auto"/>
        <w:ind w:left="810" w:right="0"/>
        <w:jc w:val="left"/>
      </w:pPr>
      <w:r w:rsidRPr="009053A6">
        <w:drawing>
          <wp:inline distT="0" distB="0" distL="0" distR="0" wp14:anchorId="47BA9599" wp14:editId="577494EC">
            <wp:extent cx="3886200" cy="2643373"/>
            <wp:effectExtent l="0" t="0" r="0" b="5080"/>
            <wp:docPr id="619531135" name="Picture 1" descr="A screenshot of a black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31135" name="Picture 1" descr="A screenshot of a black and white computer screen&#10;&#10;Description automatically generated"/>
                    <pic:cNvPicPr/>
                  </pic:nvPicPr>
                  <pic:blipFill>
                    <a:blip r:embed="rId134"/>
                    <a:stretch>
                      <a:fillRect/>
                    </a:stretch>
                  </pic:blipFill>
                  <pic:spPr>
                    <a:xfrm>
                      <a:off x="0" y="0"/>
                      <a:ext cx="3890986" cy="2646629"/>
                    </a:xfrm>
                    <a:prstGeom prst="rect">
                      <a:avLst/>
                    </a:prstGeom>
                  </pic:spPr>
                </pic:pic>
              </a:graphicData>
            </a:graphic>
          </wp:inline>
        </w:drawing>
      </w:r>
    </w:p>
    <w:p w14:paraId="2332B78E" w14:textId="0AB128B2" w:rsidR="009053A6" w:rsidRDefault="009053A6" w:rsidP="009053A6">
      <w:pPr>
        <w:shd w:val="clear" w:color="auto" w:fill="FFFFFF"/>
        <w:spacing w:after="0" w:line="240" w:lineRule="auto"/>
        <w:ind w:left="810" w:right="0"/>
        <w:jc w:val="left"/>
      </w:pPr>
      <w:r w:rsidRPr="009053A6">
        <w:drawing>
          <wp:inline distT="0" distB="0" distL="0" distR="0" wp14:anchorId="4972F361" wp14:editId="356E7302">
            <wp:extent cx="4391783" cy="3695700"/>
            <wp:effectExtent l="0" t="0" r="8890" b="0"/>
            <wp:docPr id="1499761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61499" name="Picture 1" descr="A screenshot of a computer program&#10;&#10;Description automatically generated"/>
                    <pic:cNvPicPr/>
                  </pic:nvPicPr>
                  <pic:blipFill>
                    <a:blip r:embed="rId135"/>
                    <a:stretch>
                      <a:fillRect/>
                    </a:stretch>
                  </pic:blipFill>
                  <pic:spPr>
                    <a:xfrm>
                      <a:off x="0" y="0"/>
                      <a:ext cx="4399440" cy="3702144"/>
                    </a:xfrm>
                    <a:prstGeom prst="rect">
                      <a:avLst/>
                    </a:prstGeom>
                  </pic:spPr>
                </pic:pic>
              </a:graphicData>
            </a:graphic>
          </wp:inline>
        </w:drawing>
      </w:r>
    </w:p>
    <w:p w14:paraId="39EC84D0" w14:textId="0B39DD2B" w:rsidR="00AC4CC4" w:rsidRDefault="00AC4CC4" w:rsidP="009053A6">
      <w:pPr>
        <w:shd w:val="clear" w:color="auto" w:fill="FFFFFF"/>
        <w:spacing w:after="0" w:line="240" w:lineRule="auto"/>
        <w:ind w:left="810" w:right="0"/>
        <w:jc w:val="left"/>
      </w:pPr>
      <w:r w:rsidRPr="00AC4CC4">
        <w:lastRenderedPageBreak/>
        <w:drawing>
          <wp:inline distT="0" distB="0" distL="0" distR="0" wp14:anchorId="45E66448" wp14:editId="2C04D759">
            <wp:extent cx="3314700" cy="2575560"/>
            <wp:effectExtent l="0" t="0" r="0" b="0"/>
            <wp:docPr id="1617351400"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1400" name="Picture 1" descr="A close up of a paper&#10;&#10;Description automatically generated"/>
                    <pic:cNvPicPr/>
                  </pic:nvPicPr>
                  <pic:blipFill rotWithShape="1">
                    <a:blip r:embed="rId136"/>
                    <a:srcRect b="47515"/>
                    <a:stretch/>
                  </pic:blipFill>
                  <pic:spPr bwMode="auto">
                    <a:xfrm>
                      <a:off x="0" y="0"/>
                      <a:ext cx="3314987" cy="2575783"/>
                    </a:xfrm>
                    <a:prstGeom prst="rect">
                      <a:avLst/>
                    </a:prstGeom>
                    <a:ln>
                      <a:noFill/>
                    </a:ln>
                    <a:extLst>
                      <a:ext uri="{53640926-AAD7-44D8-BBD7-CCE9431645EC}">
                        <a14:shadowObscured xmlns:a14="http://schemas.microsoft.com/office/drawing/2010/main"/>
                      </a:ext>
                    </a:extLst>
                  </pic:spPr>
                </pic:pic>
              </a:graphicData>
            </a:graphic>
          </wp:inline>
        </w:drawing>
      </w:r>
    </w:p>
    <w:p w14:paraId="5E5095EB" w14:textId="3CF59AC4" w:rsidR="00244FB3" w:rsidRDefault="00244FB3" w:rsidP="009053A6">
      <w:pPr>
        <w:shd w:val="clear" w:color="auto" w:fill="FFFFFF"/>
        <w:spacing w:after="0" w:line="240" w:lineRule="auto"/>
        <w:ind w:left="810" w:right="0"/>
        <w:jc w:val="left"/>
      </w:pPr>
      <w:r w:rsidRPr="00244FB3">
        <w:drawing>
          <wp:inline distT="0" distB="0" distL="0" distR="0" wp14:anchorId="353F33BC" wp14:editId="02073522">
            <wp:extent cx="3314700" cy="1623060"/>
            <wp:effectExtent l="0" t="0" r="0" b="0"/>
            <wp:docPr id="1644020708"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0708" name="Picture 1" descr="A close up of a paper&#10;&#10;Description automatically generated"/>
                    <pic:cNvPicPr/>
                  </pic:nvPicPr>
                  <pic:blipFill rotWithShape="1">
                    <a:blip r:embed="rId136"/>
                    <a:srcRect t="66926"/>
                    <a:stretch/>
                  </pic:blipFill>
                  <pic:spPr bwMode="auto">
                    <a:xfrm>
                      <a:off x="0" y="0"/>
                      <a:ext cx="3314987" cy="1623201"/>
                    </a:xfrm>
                    <a:prstGeom prst="rect">
                      <a:avLst/>
                    </a:prstGeom>
                    <a:ln>
                      <a:noFill/>
                    </a:ln>
                    <a:extLst>
                      <a:ext uri="{53640926-AAD7-44D8-BBD7-CCE9431645EC}">
                        <a14:shadowObscured xmlns:a14="http://schemas.microsoft.com/office/drawing/2010/main"/>
                      </a:ext>
                    </a:extLst>
                  </pic:spPr>
                </pic:pic>
              </a:graphicData>
            </a:graphic>
          </wp:inline>
        </w:drawing>
      </w:r>
    </w:p>
    <w:p w14:paraId="77B59E02" w14:textId="77777777" w:rsidR="007F529E" w:rsidRDefault="007F529E" w:rsidP="009053A6">
      <w:pPr>
        <w:shd w:val="clear" w:color="auto" w:fill="FFFFFF"/>
        <w:spacing w:after="0" w:line="240" w:lineRule="auto"/>
        <w:ind w:left="810" w:right="0"/>
        <w:jc w:val="left"/>
      </w:pPr>
    </w:p>
    <w:p w14:paraId="5AE8A486" w14:textId="5F8C9381" w:rsidR="007F529E" w:rsidRDefault="007F529E" w:rsidP="009053A6">
      <w:pPr>
        <w:shd w:val="clear" w:color="auto" w:fill="FFFFFF"/>
        <w:spacing w:after="0" w:line="240" w:lineRule="auto"/>
        <w:ind w:left="810" w:right="0"/>
        <w:jc w:val="left"/>
      </w:pPr>
      <w:r w:rsidRPr="007F529E">
        <w:drawing>
          <wp:inline distT="0" distB="0" distL="0" distR="0" wp14:anchorId="2F039F5F" wp14:editId="682D754C">
            <wp:extent cx="5137964" cy="4381500"/>
            <wp:effectExtent l="0" t="0" r="5715" b="0"/>
            <wp:docPr id="114996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60771" name="Picture 1" descr="A screenshot of a computer&#10;&#10;Description automatically generated"/>
                    <pic:cNvPicPr/>
                  </pic:nvPicPr>
                  <pic:blipFill>
                    <a:blip r:embed="rId137"/>
                    <a:stretch>
                      <a:fillRect/>
                    </a:stretch>
                  </pic:blipFill>
                  <pic:spPr>
                    <a:xfrm>
                      <a:off x="0" y="0"/>
                      <a:ext cx="5150602" cy="4392278"/>
                    </a:xfrm>
                    <a:prstGeom prst="rect">
                      <a:avLst/>
                    </a:prstGeom>
                  </pic:spPr>
                </pic:pic>
              </a:graphicData>
            </a:graphic>
          </wp:inline>
        </w:drawing>
      </w:r>
    </w:p>
    <w:p w14:paraId="5F90E48B" w14:textId="25F53877" w:rsidR="00CF3609" w:rsidRDefault="00CF3609" w:rsidP="009053A6">
      <w:pPr>
        <w:shd w:val="clear" w:color="auto" w:fill="FFFFFF"/>
        <w:spacing w:after="0" w:line="240" w:lineRule="auto"/>
        <w:ind w:left="810" w:right="0"/>
        <w:jc w:val="left"/>
      </w:pPr>
      <w:r w:rsidRPr="00CF3609">
        <w:lastRenderedPageBreak/>
        <w:drawing>
          <wp:inline distT="0" distB="0" distL="0" distR="0" wp14:anchorId="4B83FE3A" wp14:editId="60F9E0E6">
            <wp:extent cx="5159187" cy="1348857"/>
            <wp:effectExtent l="0" t="0" r="3810" b="3810"/>
            <wp:docPr id="2046898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8577" name="Picture 1" descr="A black screen with white text&#10;&#10;Description automatically generated"/>
                    <pic:cNvPicPr/>
                  </pic:nvPicPr>
                  <pic:blipFill>
                    <a:blip r:embed="rId138"/>
                    <a:stretch>
                      <a:fillRect/>
                    </a:stretch>
                  </pic:blipFill>
                  <pic:spPr>
                    <a:xfrm>
                      <a:off x="0" y="0"/>
                      <a:ext cx="5159187" cy="1348857"/>
                    </a:xfrm>
                    <a:prstGeom prst="rect">
                      <a:avLst/>
                    </a:prstGeom>
                  </pic:spPr>
                </pic:pic>
              </a:graphicData>
            </a:graphic>
          </wp:inline>
        </w:drawing>
      </w:r>
    </w:p>
    <w:p w14:paraId="0864AC75" w14:textId="77777777" w:rsidR="003442A5" w:rsidRPr="00276539" w:rsidRDefault="003442A5" w:rsidP="009053A6">
      <w:pPr>
        <w:shd w:val="clear" w:color="auto" w:fill="FFFFFF"/>
        <w:spacing w:after="0" w:line="240" w:lineRule="auto"/>
        <w:ind w:left="810" w:right="0"/>
        <w:jc w:val="left"/>
      </w:pPr>
    </w:p>
    <w:p w14:paraId="47581FBD"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Applications of DFS</w:t>
      </w:r>
    </w:p>
    <w:p w14:paraId="1AC67E30" w14:textId="77777777" w:rsidR="00567CD6" w:rsidRPr="00276539" w:rsidRDefault="00000000">
      <w:pPr>
        <w:numPr>
          <w:ilvl w:val="0"/>
          <w:numId w:val="20"/>
        </w:numPr>
        <w:shd w:val="clear" w:color="auto" w:fill="FFFFFF"/>
        <w:spacing w:after="0" w:line="240" w:lineRule="auto"/>
        <w:ind w:left="1170" w:right="0"/>
        <w:jc w:val="left"/>
      </w:pPr>
      <w:r w:rsidRPr="00276539">
        <w:rPr>
          <w:rFonts w:ascii="Verdana" w:eastAsia="Verdana" w:hAnsi="Verdana" w:cs="Verdana"/>
          <w:sz w:val="20"/>
          <w:szCs w:val="20"/>
        </w:rPr>
        <w:t>Finding connected components of graph.</w:t>
      </w:r>
    </w:p>
    <w:p w14:paraId="4BE3B9D3" w14:textId="77777777" w:rsidR="00567CD6" w:rsidRPr="00276539" w:rsidRDefault="00000000">
      <w:pPr>
        <w:numPr>
          <w:ilvl w:val="0"/>
          <w:numId w:val="3"/>
        </w:numPr>
        <w:shd w:val="clear" w:color="auto" w:fill="FFFFFF"/>
        <w:spacing w:after="0" w:line="240" w:lineRule="auto"/>
        <w:ind w:left="1170" w:right="0"/>
        <w:jc w:val="left"/>
      </w:pPr>
      <w:r w:rsidRPr="00276539">
        <w:rPr>
          <w:rFonts w:ascii="Verdana" w:eastAsia="Verdana" w:hAnsi="Verdana" w:cs="Verdana"/>
          <w:sz w:val="20"/>
          <w:szCs w:val="20"/>
        </w:rPr>
        <w:t>Topological sorting.</w:t>
      </w:r>
    </w:p>
    <w:p w14:paraId="7A5CAAF1" w14:textId="77777777" w:rsidR="00567CD6" w:rsidRPr="00276539" w:rsidRDefault="00000000">
      <w:pPr>
        <w:numPr>
          <w:ilvl w:val="0"/>
          <w:numId w:val="5"/>
        </w:numPr>
        <w:shd w:val="clear" w:color="auto" w:fill="FFFFFF"/>
        <w:spacing w:after="0" w:line="240" w:lineRule="auto"/>
        <w:ind w:left="1170" w:right="0"/>
        <w:jc w:val="left"/>
      </w:pPr>
      <w:r w:rsidRPr="00276539">
        <w:rPr>
          <w:rFonts w:ascii="Verdana" w:eastAsia="Verdana" w:hAnsi="Verdana" w:cs="Verdana"/>
          <w:sz w:val="20"/>
          <w:szCs w:val="20"/>
        </w:rPr>
        <w:t>Finding strongly connected component.</w:t>
      </w:r>
    </w:p>
    <w:p w14:paraId="5016D0D7" w14:textId="77777777" w:rsidR="00567CD6" w:rsidRPr="00276539" w:rsidRDefault="00000000">
      <w:pPr>
        <w:numPr>
          <w:ilvl w:val="0"/>
          <w:numId w:val="7"/>
        </w:numPr>
        <w:shd w:val="clear" w:color="auto" w:fill="FFFFFF"/>
        <w:spacing w:after="0" w:line="240" w:lineRule="auto"/>
        <w:ind w:left="1170" w:right="0"/>
        <w:jc w:val="left"/>
      </w:pPr>
      <w:r w:rsidRPr="00276539">
        <w:rPr>
          <w:rFonts w:ascii="Verdana" w:eastAsia="Verdana" w:hAnsi="Verdana" w:cs="Verdana"/>
          <w:sz w:val="20"/>
          <w:szCs w:val="20"/>
        </w:rPr>
        <w:t>Check the cycle in undirected graph.</w:t>
      </w:r>
    </w:p>
    <w:p w14:paraId="1656BA86" w14:textId="77777777" w:rsidR="00567CD6" w:rsidRPr="00276539" w:rsidRDefault="00000000">
      <w:pPr>
        <w:numPr>
          <w:ilvl w:val="0"/>
          <w:numId w:val="9"/>
        </w:numPr>
        <w:shd w:val="clear" w:color="auto" w:fill="FFFFFF"/>
        <w:spacing w:after="0" w:line="240" w:lineRule="auto"/>
        <w:ind w:left="1170" w:right="0"/>
        <w:jc w:val="left"/>
      </w:pPr>
      <w:r w:rsidRPr="00276539">
        <w:rPr>
          <w:rFonts w:ascii="Verdana" w:eastAsia="Verdana" w:hAnsi="Verdana" w:cs="Verdana"/>
          <w:sz w:val="20"/>
          <w:szCs w:val="20"/>
        </w:rPr>
        <w:t>Game playing.</w:t>
      </w:r>
    </w:p>
    <w:p w14:paraId="183E682B" w14:textId="77777777" w:rsidR="00567CD6" w:rsidRPr="00276539" w:rsidRDefault="00000000">
      <w:pPr>
        <w:numPr>
          <w:ilvl w:val="0"/>
          <w:numId w:val="11"/>
        </w:numPr>
        <w:shd w:val="clear" w:color="auto" w:fill="FFFFFF"/>
        <w:spacing w:after="0" w:line="240" w:lineRule="auto"/>
        <w:ind w:left="1170" w:right="0"/>
        <w:jc w:val="left"/>
      </w:pPr>
      <w:r w:rsidRPr="00276539">
        <w:rPr>
          <w:rFonts w:ascii="Verdana" w:eastAsia="Verdana" w:hAnsi="Verdana" w:cs="Verdana"/>
          <w:sz w:val="20"/>
          <w:szCs w:val="20"/>
        </w:rPr>
        <w:t xml:space="preserve">Checking </w:t>
      </w:r>
      <w:proofErr w:type="spellStart"/>
      <w:r w:rsidRPr="00276539">
        <w:rPr>
          <w:rFonts w:ascii="Verdana" w:eastAsia="Verdana" w:hAnsi="Verdana" w:cs="Verdana"/>
          <w:sz w:val="20"/>
          <w:szCs w:val="20"/>
        </w:rPr>
        <w:t>biconnectivity</w:t>
      </w:r>
      <w:proofErr w:type="spellEnd"/>
      <w:r w:rsidRPr="00276539">
        <w:rPr>
          <w:rFonts w:ascii="Verdana" w:eastAsia="Verdana" w:hAnsi="Verdana" w:cs="Verdana"/>
          <w:sz w:val="20"/>
          <w:szCs w:val="20"/>
        </w:rPr>
        <w:t xml:space="preserve"> of graph.</w:t>
      </w:r>
    </w:p>
    <w:p w14:paraId="2D2F0A05" w14:textId="77777777" w:rsidR="00567CD6" w:rsidRPr="005F3C34" w:rsidRDefault="00000000">
      <w:pPr>
        <w:numPr>
          <w:ilvl w:val="0"/>
          <w:numId w:val="12"/>
        </w:numPr>
        <w:shd w:val="clear" w:color="auto" w:fill="FFFFFF"/>
        <w:spacing w:after="0" w:line="240" w:lineRule="auto"/>
        <w:ind w:left="1170" w:right="0"/>
        <w:jc w:val="left"/>
      </w:pPr>
      <w:r w:rsidRPr="00276539">
        <w:rPr>
          <w:rFonts w:ascii="Verdana" w:eastAsia="Verdana" w:hAnsi="Verdana" w:cs="Verdana"/>
          <w:sz w:val="20"/>
          <w:szCs w:val="20"/>
        </w:rPr>
        <w:t>Finding articulation point.</w:t>
      </w:r>
    </w:p>
    <w:p w14:paraId="09AB4B9C" w14:textId="1AAFBBD1" w:rsidR="005F3C34" w:rsidRDefault="005F3C34" w:rsidP="005F3C34">
      <w:pPr>
        <w:shd w:val="clear" w:color="auto" w:fill="FFFFFF"/>
        <w:spacing w:after="0" w:line="240" w:lineRule="auto"/>
        <w:ind w:left="810" w:right="0"/>
        <w:jc w:val="left"/>
      </w:pPr>
      <w:r w:rsidRPr="005F3C34">
        <w:drawing>
          <wp:inline distT="0" distB="0" distL="0" distR="0" wp14:anchorId="62C4FF57" wp14:editId="67B15AEA">
            <wp:extent cx="1988992" cy="1775614"/>
            <wp:effectExtent l="0" t="0" r="0" b="0"/>
            <wp:docPr id="39379864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8643" name="Picture 1" descr="A black background with white text&#10;&#10;Description automatically generated"/>
                    <pic:cNvPicPr/>
                  </pic:nvPicPr>
                  <pic:blipFill>
                    <a:blip r:embed="rId139"/>
                    <a:stretch>
                      <a:fillRect/>
                    </a:stretch>
                  </pic:blipFill>
                  <pic:spPr>
                    <a:xfrm>
                      <a:off x="0" y="0"/>
                      <a:ext cx="1988992" cy="1775614"/>
                    </a:xfrm>
                    <a:prstGeom prst="rect">
                      <a:avLst/>
                    </a:prstGeom>
                  </pic:spPr>
                </pic:pic>
              </a:graphicData>
            </a:graphic>
          </wp:inline>
        </w:drawing>
      </w:r>
    </w:p>
    <w:p w14:paraId="5ECB953C" w14:textId="77777777" w:rsidR="00276C4E" w:rsidRDefault="00276C4E" w:rsidP="005F3C34">
      <w:pPr>
        <w:shd w:val="clear" w:color="auto" w:fill="FFFFFF"/>
        <w:spacing w:after="0" w:line="240" w:lineRule="auto"/>
        <w:ind w:left="810" w:right="0"/>
        <w:jc w:val="left"/>
      </w:pPr>
    </w:p>
    <w:p w14:paraId="18135D27" w14:textId="77777777" w:rsidR="00276C4E" w:rsidRDefault="00276C4E" w:rsidP="005F3C34">
      <w:pPr>
        <w:shd w:val="clear" w:color="auto" w:fill="FFFFFF"/>
        <w:spacing w:after="0" w:line="240" w:lineRule="auto"/>
        <w:ind w:left="810" w:right="0"/>
        <w:jc w:val="left"/>
      </w:pPr>
    </w:p>
    <w:p w14:paraId="4AE4C722" w14:textId="77777777" w:rsidR="00276C4E" w:rsidRDefault="00276C4E" w:rsidP="005F3C34">
      <w:pPr>
        <w:shd w:val="clear" w:color="auto" w:fill="FFFFFF"/>
        <w:spacing w:after="0" w:line="240" w:lineRule="auto"/>
        <w:ind w:left="810" w:right="0"/>
        <w:jc w:val="left"/>
      </w:pPr>
    </w:p>
    <w:p w14:paraId="4A29DA4A" w14:textId="77777777" w:rsidR="00276C4E" w:rsidRPr="00276539" w:rsidRDefault="00276C4E" w:rsidP="005F3C34">
      <w:pPr>
        <w:shd w:val="clear" w:color="auto" w:fill="FFFFFF"/>
        <w:spacing w:after="0" w:line="240" w:lineRule="auto"/>
        <w:ind w:left="810" w:right="0"/>
        <w:jc w:val="left"/>
      </w:pPr>
    </w:p>
    <w:p w14:paraId="00A037D7"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Example</w:t>
      </w:r>
    </w:p>
    <w:p w14:paraId="1D8AD44D"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Example: Create a DFS forest for the following graph</w:t>
      </w:r>
    </w:p>
    <w:p w14:paraId="71FF535B" w14:textId="77777777" w:rsidR="00567CD6" w:rsidRPr="00276539" w:rsidRDefault="00000000">
      <w:pPr>
        <w:rPr>
          <w:rFonts w:ascii="Verdana" w:eastAsia="Verdana" w:hAnsi="Verdana" w:cs="Verdana"/>
          <w:sz w:val="20"/>
          <w:szCs w:val="20"/>
        </w:rPr>
      </w:pPr>
      <w:r w:rsidRPr="00276539">
        <w:rPr>
          <w:rFonts w:ascii="Verdana" w:eastAsia="Verdana" w:hAnsi="Verdana" w:cs="Verdana"/>
          <w:noProof/>
          <w:sz w:val="20"/>
          <w:szCs w:val="20"/>
        </w:rPr>
        <w:drawing>
          <wp:inline distT="0" distB="0" distL="0" distR="0" wp14:anchorId="34F619AB" wp14:editId="604389B7">
            <wp:extent cx="3663741" cy="2655529"/>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0"/>
                    <a:srcRect/>
                    <a:stretch>
                      <a:fillRect/>
                    </a:stretch>
                  </pic:blipFill>
                  <pic:spPr>
                    <a:xfrm>
                      <a:off x="0" y="0"/>
                      <a:ext cx="3663741" cy="2655529"/>
                    </a:xfrm>
                    <a:prstGeom prst="rect">
                      <a:avLst/>
                    </a:prstGeom>
                    <a:ln/>
                  </pic:spPr>
                </pic:pic>
              </a:graphicData>
            </a:graphic>
          </wp:inline>
        </w:drawing>
      </w:r>
    </w:p>
    <w:p w14:paraId="6B2DB70A" w14:textId="77777777" w:rsidR="00567CD6" w:rsidRPr="00276539" w:rsidRDefault="00000000">
      <w:pPr>
        <w:ind w:left="0"/>
        <w:rPr>
          <w:rFonts w:ascii="Verdana" w:eastAsia="Verdana" w:hAnsi="Verdana" w:cs="Verdana"/>
          <w:sz w:val="20"/>
          <w:szCs w:val="20"/>
        </w:rPr>
      </w:pPr>
      <w:r w:rsidRPr="00276539">
        <w:rPr>
          <w:rFonts w:ascii="Verdana" w:eastAsia="Verdana" w:hAnsi="Verdana" w:cs="Verdana"/>
          <w:b/>
          <w:sz w:val="20"/>
          <w:szCs w:val="20"/>
          <w:highlight w:val="white"/>
        </w:rPr>
        <w:t>Solution:</w:t>
      </w:r>
    </w:p>
    <w:p w14:paraId="53D3EF4C" w14:textId="77777777" w:rsidR="00567CD6" w:rsidRPr="00276539" w:rsidRDefault="00000000">
      <w:pPr>
        <w:ind w:left="0"/>
        <w:rPr>
          <w:rFonts w:ascii="Verdana" w:eastAsia="Verdana" w:hAnsi="Verdana" w:cs="Verdana"/>
          <w:sz w:val="20"/>
          <w:szCs w:val="20"/>
        </w:rPr>
      </w:pPr>
      <w:r w:rsidRPr="00276539">
        <w:rPr>
          <w:rFonts w:ascii="Verdana" w:eastAsia="Verdana" w:hAnsi="Verdana" w:cs="Verdana"/>
          <w:noProof/>
          <w:sz w:val="20"/>
          <w:szCs w:val="20"/>
        </w:rPr>
        <w:lastRenderedPageBreak/>
        <w:drawing>
          <wp:inline distT="0" distB="0" distL="0" distR="0" wp14:anchorId="1A070E18" wp14:editId="1BB475AE">
            <wp:extent cx="5954395" cy="7836535"/>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1"/>
                    <a:srcRect/>
                    <a:stretch>
                      <a:fillRect/>
                    </a:stretch>
                  </pic:blipFill>
                  <pic:spPr>
                    <a:xfrm>
                      <a:off x="0" y="0"/>
                      <a:ext cx="5954395" cy="7836535"/>
                    </a:xfrm>
                    <a:prstGeom prst="rect">
                      <a:avLst/>
                    </a:prstGeom>
                    <a:ln/>
                  </pic:spPr>
                </pic:pic>
              </a:graphicData>
            </a:graphic>
          </wp:inline>
        </w:drawing>
      </w:r>
    </w:p>
    <w:p w14:paraId="04900969" w14:textId="77777777" w:rsidR="00567CD6" w:rsidRPr="00276539" w:rsidRDefault="00567CD6">
      <w:pPr>
        <w:ind w:left="0"/>
        <w:rPr>
          <w:rFonts w:ascii="Verdana" w:eastAsia="Verdana" w:hAnsi="Verdana" w:cs="Verdana"/>
          <w:sz w:val="20"/>
          <w:szCs w:val="20"/>
        </w:rPr>
      </w:pPr>
    </w:p>
    <w:p w14:paraId="24C5A99C" w14:textId="77777777" w:rsidR="00567CD6" w:rsidRPr="00276539" w:rsidRDefault="00000000">
      <w:pPr>
        <w:ind w:left="0"/>
        <w:rPr>
          <w:rFonts w:ascii="Verdana" w:eastAsia="Verdana" w:hAnsi="Verdana" w:cs="Verdana"/>
          <w:b/>
          <w:sz w:val="20"/>
          <w:szCs w:val="20"/>
        </w:rPr>
      </w:pPr>
      <w:r w:rsidRPr="00276539">
        <w:rPr>
          <w:rFonts w:ascii="Verdana" w:eastAsia="Verdana" w:hAnsi="Verdana" w:cs="Verdana"/>
          <w:noProof/>
          <w:sz w:val="20"/>
          <w:szCs w:val="20"/>
        </w:rPr>
        <w:lastRenderedPageBreak/>
        <w:drawing>
          <wp:inline distT="0" distB="0" distL="0" distR="0" wp14:anchorId="75134835" wp14:editId="7FC61BB3">
            <wp:extent cx="5954395" cy="7836535"/>
            <wp:effectExtent l="0" t="0" r="0" b="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2"/>
                    <a:srcRect/>
                    <a:stretch>
                      <a:fillRect/>
                    </a:stretch>
                  </pic:blipFill>
                  <pic:spPr>
                    <a:xfrm>
                      <a:off x="0" y="0"/>
                      <a:ext cx="5954395" cy="7836535"/>
                    </a:xfrm>
                    <a:prstGeom prst="rect">
                      <a:avLst/>
                    </a:prstGeom>
                    <a:ln/>
                  </pic:spPr>
                </pic:pic>
              </a:graphicData>
            </a:graphic>
          </wp:inline>
        </w:drawing>
      </w:r>
    </w:p>
    <w:p w14:paraId="4E087C72" w14:textId="77777777" w:rsidR="00567CD6" w:rsidRPr="00276539" w:rsidRDefault="00567CD6">
      <w:pPr>
        <w:ind w:left="0"/>
        <w:rPr>
          <w:rFonts w:ascii="Verdana" w:eastAsia="Verdana" w:hAnsi="Verdana" w:cs="Verdana"/>
          <w:b/>
          <w:sz w:val="20"/>
          <w:szCs w:val="20"/>
        </w:rPr>
      </w:pPr>
    </w:p>
    <w:p w14:paraId="369AF2C9" w14:textId="77777777" w:rsidR="00567CD6" w:rsidRPr="00276539" w:rsidRDefault="00000000">
      <w:pPr>
        <w:numPr>
          <w:ilvl w:val="0"/>
          <w:numId w:val="13"/>
        </w:numPr>
        <w:shd w:val="clear" w:color="auto" w:fill="FFFFFF"/>
        <w:spacing w:after="0" w:line="240" w:lineRule="auto"/>
        <w:ind w:left="1170" w:right="0"/>
        <w:jc w:val="left"/>
      </w:pPr>
      <w:proofErr w:type="spellStart"/>
      <w:proofErr w:type="gramStart"/>
      <w:r w:rsidRPr="00276539">
        <w:rPr>
          <w:rFonts w:ascii="Verdana" w:eastAsia="Verdana" w:hAnsi="Verdana" w:cs="Verdana"/>
          <w:sz w:val="20"/>
          <w:szCs w:val="20"/>
        </w:rPr>
        <w:t>Initially,none</w:t>
      </w:r>
      <w:proofErr w:type="spellEnd"/>
      <w:proofErr w:type="gramEnd"/>
      <w:r w:rsidRPr="00276539">
        <w:rPr>
          <w:rFonts w:ascii="Verdana" w:eastAsia="Verdana" w:hAnsi="Verdana" w:cs="Verdana"/>
          <w:sz w:val="20"/>
          <w:szCs w:val="20"/>
        </w:rPr>
        <w:t xml:space="preserve"> of the vertex is visited, so they are white. On discovering vertex first time, it is converted to </w:t>
      </w:r>
      <w:proofErr w:type="spellStart"/>
      <w:r w:rsidRPr="00276539">
        <w:rPr>
          <w:rFonts w:ascii="Verdana" w:eastAsia="Verdana" w:hAnsi="Verdana" w:cs="Verdana"/>
          <w:sz w:val="20"/>
          <w:szCs w:val="20"/>
        </w:rPr>
        <w:t>gray</w:t>
      </w:r>
      <w:proofErr w:type="spellEnd"/>
      <w:r w:rsidRPr="00276539">
        <w:rPr>
          <w:rFonts w:ascii="Verdana" w:eastAsia="Verdana" w:hAnsi="Verdana" w:cs="Verdana"/>
          <w:sz w:val="20"/>
          <w:szCs w:val="20"/>
        </w:rPr>
        <w:t>. When no more unvisited child exists for vertex, it is considered finished and converted to black.</w:t>
      </w:r>
    </w:p>
    <w:p w14:paraId="7160ECE5" w14:textId="77777777" w:rsidR="00567CD6" w:rsidRPr="00276539" w:rsidRDefault="00000000">
      <w:pPr>
        <w:numPr>
          <w:ilvl w:val="0"/>
          <w:numId w:val="29"/>
        </w:numPr>
        <w:shd w:val="clear" w:color="auto" w:fill="FFFFFF"/>
        <w:spacing w:after="0" w:line="240" w:lineRule="auto"/>
        <w:ind w:left="1170" w:right="0"/>
        <w:jc w:val="left"/>
      </w:pPr>
      <w:r w:rsidRPr="00276539">
        <w:rPr>
          <w:rFonts w:ascii="Verdana" w:eastAsia="Verdana" w:hAnsi="Verdana" w:cs="Verdana"/>
          <w:sz w:val="20"/>
          <w:szCs w:val="20"/>
        </w:rPr>
        <w:t>Discovery time and finish time is written beside each vertex separated by</w:t>
      </w:r>
      <w:r w:rsidRPr="00276539">
        <w:rPr>
          <w:rFonts w:ascii="Verdana" w:eastAsia="Verdana" w:hAnsi="Verdana" w:cs="Verdana"/>
          <w:sz w:val="20"/>
          <w:szCs w:val="20"/>
        </w:rPr>
        <w:br/>
        <w:t>slash (/).</w:t>
      </w:r>
    </w:p>
    <w:p w14:paraId="2E6D1244" w14:textId="77777777" w:rsidR="00567CD6" w:rsidRPr="00276539" w:rsidRDefault="00000000">
      <w:pPr>
        <w:numPr>
          <w:ilvl w:val="0"/>
          <w:numId w:val="29"/>
        </w:numPr>
        <w:shd w:val="clear" w:color="auto" w:fill="FFFFFF"/>
        <w:spacing w:after="0" w:line="240" w:lineRule="auto"/>
        <w:ind w:right="0"/>
        <w:jc w:val="left"/>
      </w:pPr>
      <w:r w:rsidRPr="00276539">
        <w:rPr>
          <w:rFonts w:ascii="Verdana" w:eastAsia="Verdana" w:hAnsi="Verdana" w:cs="Verdana"/>
          <w:sz w:val="20"/>
          <w:szCs w:val="20"/>
        </w:rPr>
        <w:lastRenderedPageBreak/>
        <w:t>DFS Forest of above graph is shown below. Dotted edge indicates back edges. We get three DFS tree.</w:t>
      </w:r>
    </w:p>
    <w:p w14:paraId="296284F5" w14:textId="77777777" w:rsidR="00567CD6" w:rsidRPr="00276539" w:rsidRDefault="00000000">
      <w:pPr>
        <w:ind w:left="0"/>
        <w:rPr>
          <w:rFonts w:ascii="Verdana" w:eastAsia="Verdana" w:hAnsi="Verdana" w:cs="Verdana"/>
          <w:b/>
          <w:sz w:val="20"/>
          <w:szCs w:val="20"/>
        </w:rPr>
      </w:pPr>
      <w:r w:rsidRPr="00276539">
        <w:rPr>
          <w:rFonts w:ascii="Verdana" w:eastAsia="Verdana" w:hAnsi="Verdana" w:cs="Verdana"/>
          <w:noProof/>
          <w:sz w:val="20"/>
          <w:szCs w:val="20"/>
        </w:rPr>
        <w:drawing>
          <wp:inline distT="0" distB="0" distL="0" distR="0" wp14:anchorId="6E21AB5E" wp14:editId="1CB83368">
            <wp:extent cx="5954395" cy="4726305"/>
            <wp:effectExtent l="0" t="0" r="0" b="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3"/>
                    <a:srcRect/>
                    <a:stretch>
                      <a:fillRect/>
                    </a:stretch>
                  </pic:blipFill>
                  <pic:spPr>
                    <a:xfrm>
                      <a:off x="0" y="0"/>
                      <a:ext cx="5954395" cy="4726305"/>
                    </a:xfrm>
                    <a:prstGeom prst="rect">
                      <a:avLst/>
                    </a:prstGeom>
                    <a:ln/>
                  </pic:spPr>
                </pic:pic>
              </a:graphicData>
            </a:graphic>
          </wp:inline>
        </w:drawing>
      </w:r>
    </w:p>
    <w:p w14:paraId="43938511"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t>Classification of DFS edges</w:t>
      </w:r>
    </w:p>
    <w:p w14:paraId="0D64C3C2"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Edges of DFS forest are classified in one for the four </w:t>
      </w:r>
      <w:proofErr w:type="gramStart"/>
      <w:r w:rsidRPr="00276539">
        <w:rPr>
          <w:rFonts w:ascii="Verdana" w:eastAsia="Verdana" w:hAnsi="Verdana" w:cs="Verdana"/>
          <w:sz w:val="20"/>
          <w:szCs w:val="20"/>
        </w:rPr>
        <w:t>categories :</w:t>
      </w:r>
      <w:proofErr w:type="gramEnd"/>
    </w:p>
    <w:p w14:paraId="6DB69023"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Tree </w:t>
      </w:r>
      <w:proofErr w:type="gramStart"/>
      <w:r w:rsidRPr="00276539">
        <w:rPr>
          <w:rFonts w:ascii="Verdana" w:eastAsia="Verdana" w:hAnsi="Verdana" w:cs="Verdana"/>
          <w:b/>
          <w:sz w:val="20"/>
          <w:szCs w:val="20"/>
        </w:rPr>
        <w:t>edges :</w:t>
      </w:r>
      <w:proofErr w:type="gramEnd"/>
      <w:r w:rsidRPr="00276539">
        <w:rPr>
          <w:rFonts w:ascii="Verdana" w:eastAsia="Verdana" w:hAnsi="Verdana" w:cs="Verdana"/>
          <w:b/>
          <w:sz w:val="20"/>
          <w:szCs w:val="20"/>
        </w:rPr>
        <w:t> </w:t>
      </w:r>
      <w:r w:rsidRPr="00276539">
        <w:rPr>
          <w:rFonts w:ascii="Verdana" w:eastAsia="Verdana" w:hAnsi="Verdana" w:cs="Verdana"/>
          <w:sz w:val="20"/>
          <w:szCs w:val="20"/>
        </w:rPr>
        <w:t>In the depth-first forest, edge (u, v) is considered tree edge if v was first discovered by exploring edge (u, u).</w:t>
      </w:r>
    </w:p>
    <w:p w14:paraId="0FC4846E"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Back </w:t>
      </w:r>
      <w:proofErr w:type="gramStart"/>
      <w:r w:rsidRPr="00276539">
        <w:rPr>
          <w:rFonts w:ascii="Verdana" w:eastAsia="Verdana" w:hAnsi="Verdana" w:cs="Verdana"/>
          <w:b/>
          <w:sz w:val="20"/>
          <w:szCs w:val="20"/>
        </w:rPr>
        <w:t>edge :</w:t>
      </w:r>
      <w:proofErr w:type="gramEnd"/>
      <w:r w:rsidRPr="00276539">
        <w:rPr>
          <w:rFonts w:ascii="Verdana" w:eastAsia="Verdana" w:hAnsi="Verdana" w:cs="Verdana"/>
          <w:b/>
          <w:sz w:val="20"/>
          <w:szCs w:val="20"/>
        </w:rPr>
        <w:t> </w:t>
      </w:r>
      <w:r w:rsidRPr="00276539">
        <w:rPr>
          <w:rFonts w:ascii="Verdana" w:eastAsia="Verdana" w:hAnsi="Verdana" w:cs="Verdana"/>
          <w:sz w:val="20"/>
          <w:szCs w:val="20"/>
        </w:rPr>
        <w:t>In the depth-first tree, edge (u, v) is called back edge if edge (u, v) connects a vertex u to an ancestor v. Self-loop is considered as back edge.</w:t>
      </w:r>
    </w:p>
    <w:p w14:paraId="0119313A"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Forward </w:t>
      </w:r>
      <w:proofErr w:type="gramStart"/>
      <w:r w:rsidRPr="00276539">
        <w:rPr>
          <w:rFonts w:ascii="Verdana" w:eastAsia="Verdana" w:hAnsi="Verdana" w:cs="Verdana"/>
          <w:b/>
          <w:sz w:val="20"/>
          <w:szCs w:val="20"/>
        </w:rPr>
        <w:t>edge :</w:t>
      </w:r>
      <w:proofErr w:type="gramEnd"/>
      <w:r w:rsidRPr="00276539">
        <w:rPr>
          <w:rFonts w:ascii="Verdana" w:eastAsia="Verdana" w:hAnsi="Verdana" w:cs="Verdana"/>
          <w:sz w:val="20"/>
          <w:szCs w:val="20"/>
        </w:rPr>
        <w:t> Forward edge (u, v) is the non-tree edge that connects vertex v to its descendent in the depth-first tree.</w:t>
      </w:r>
    </w:p>
    <w:p w14:paraId="3E823990" w14:textId="77777777" w:rsidR="00567CD6" w:rsidRPr="00276539" w:rsidRDefault="00000000">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r w:rsidRPr="00276539">
        <w:rPr>
          <w:rFonts w:ascii="Verdana" w:eastAsia="Verdana" w:hAnsi="Verdana" w:cs="Verdana"/>
          <w:b/>
          <w:sz w:val="20"/>
          <w:szCs w:val="20"/>
        </w:rPr>
        <w:t xml:space="preserve">Cross </w:t>
      </w:r>
      <w:proofErr w:type="gramStart"/>
      <w:r w:rsidRPr="00276539">
        <w:rPr>
          <w:rFonts w:ascii="Verdana" w:eastAsia="Verdana" w:hAnsi="Verdana" w:cs="Verdana"/>
          <w:b/>
          <w:sz w:val="20"/>
          <w:szCs w:val="20"/>
        </w:rPr>
        <w:t>edge :</w:t>
      </w:r>
      <w:proofErr w:type="gramEnd"/>
      <w:r w:rsidRPr="00276539">
        <w:rPr>
          <w:rFonts w:ascii="Verdana" w:eastAsia="Verdana" w:hAnsi="Verdana" w:cs="Verdana"/>
          <w:sz w:val="20"/>
          <w:szCs w:val="20"/>
        </w:rPr>
        <w:t> Remaining all edges is classified as cross edges.</w:t>
      </w:r>
    </w:p>
    <w:p w14:paraId="24E72BB2" w14:textId="77777777" w:rsidR="00567CD6" w:rsidRPr="00276539" w:rsidRDefault="00000000">
      <w:pPr>
        <w:pStyle w:val="Heading1"/>
        <w:shd w:val="clear" w:color="auto" w:fill="FFFFFF"/>
        <w:spacing w:after="150"/>
        <w:rPr>
          <w:b w:val="0"/>
          <w:color w:val="auto"/>
        </w:rPr>
      </w:pPr>
      <w:r w:rsidRPr="00276539">
        <w:rPr>
          <w:b w:val="0"/>
          <w:color w:val="auto"/>
        </w:rPr>
        <w:t>Breadth First Search</w:t>
      </w:r>
    </w:p>
    <w:p w14:paraId="53841D8F" w14:textId="77777777" w:rsidR="00567CD6" w:rsidRPr="00276539" w:rsidRDefault="00000000">
      <w:pP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Breadth first search is as widely used as Depth-first search in problem-solving.</w:t>
      </w:r>
    </w:p>
    <w:p w14:paraId="0E6EE53F" w14:textId="77777777" w:rsidR="00567CD6" w:rsidRPr="00D31565" w:rsidRDefault="00000000">
      <w:pPr>
        <w:numPr>
          <w:ilvl w:val="0"/>
          <w:numId w:val="30"/>
        </w:numPr>
        <w:shd w:val="clear" w:color="auto" w:fill="FFFFFF"/>
        <w:spacing w:after="0" w:line="240" w:lineRule="auto"/>
        <w:ind w:left="1170" w:right="0"/>
        <w:jc w:val="left"/>
        <w:rPr>
          <w:highlight w:val="yellow"/>
        </w:rPr>
      </w:pPr>
      <w:r w:rsidRPr="00276539">
        <w:rPr>
          <w:rFonts w:ascii="Verdana" w:eastAsia="Verdana" w:hAnsi="Verdana" w:cs="Verdana"/>
          <w:sz w:val="20"/>
          <w:szCs w:val="20"/>
        </w:rPr>
        <w:t>Concept of </w:t>
      </w:r>
      <w:r w:rsidRPr="00276539">
        <w:rPr>
          <w:rFonts w:ascii="Verdana" w:eastAsia="Verdana" w:hAnsi="Verdana" w:cs="Verdana"/>
          <w:b/>
          <w:sz w:val="20"/>
          <w:szCs w:val="20"/>
        </w:rPr>
        <w:t>Breadth First Search (BFS)</w:t>
      </w:r>
      <w:r w:rsidRPr="00276539">
        <w:rPr>
          <w:rFonts w:ascii="Verdana" w:eastAsia="Verdana" w:hAnsi="Verdana" w:cs="Verdana"/>
          <w:sz w:val="20"/>
          <w:szCs w:val="20"/>
        </w:rPr>
        <w:t xml:space="preserve"> algorithm is used in many applications. </w:t>
      </w:r>
      <w:r w:rsidRPr="00D31565">
        <w:rPr>
          <w:rFonts w:ascii="Verdana" w:eastAsia="Verdana" w:hAnsi="Verdana" w:cs="Verdana"/>
          <w:sz w:val="20"/>
          <w:szCs w:val="20"/>
          <w:highlight w:val="yellow"/>
        </w:rPr>
        <w:t xml:space="preserve">Prim’s algorithm to find minimum spanning tree and </w:t>
      </w:r>
      <w:proofErr w:type="spellStart"/>
      <w:r w:rsidRPr="00D31565">
        <w:rPr>
          <w:rFonts w:ascii="Verdana" w:eastAsia="Verdana" w:hAnsi="Verdana" w:cs="Verdana"/>
          <w:sz w:val="20"/>
          <w:szCs w:val="20"/>
          <w:highlight w:val="yellow"/>
        </w:rPr>
        <w:t>Dijakstra’s</w:t>
      </w:r>
      <w:proofErr w:type="spellEnd"/>
      <w:r w:rsidRPr="00D31565">
        <w:rPr>
          <w:rFonts w:ascii="Verdana" w:eastAsia="Verdana" w:hAnsi="Verdana" w:cs="Verdana"/>
          <w:sz w:val="20"/>
          <w:szCs w:val="20"/>
          <w:highlight w:val="yellow"/>
        </w:rPr>
        <w:t xml:space="preserve"> single source shortest path algorithm uses the concept of BFS.</w:t>
      </w:r>
    </w:p>
    <w:p w14:paraId="4F5D63C0" w14:textId="5B32C9F6" w:rsidR="00567CD6" w:rsidRPr="00276539" w:rsidRDefault="00000000">
      <w:pPr>
        <w:numPr>
          <w:ilvl w:val="0"/>
          <w:numId w:val="31"/>
        </w:numPr>
        <w:shd w:val="clear" w:color="auto" w:fill="FFFFFF"/>
        <w:spacing w:after="0" w:line="240" w:lineRule="auto"/>
        <w:ind w:left="1170" w:right="0"/>
        <w:jc w:val="left"/>
      </w:pPr>
      <w:r w:rsidRPr="00276539">
        <w:rPr>
          <w:rFonts w:ascii="Verdana" w:eastAsia="Verdana" w:hAnsi="Verdana" w:cs="Verdana"/>
          <w:sz w:val="20"/>
          <w:szCs w:val="20"/>
        </w:rPr>
        <w:t xml:space="preserve">For graph G = (V, E), BFS starts form some source vertex s and explores it’s all </w:t>
      </w:r>
      <w:r w:rsidR="00D31565" w:rsidRPr="00276539">
        <w:rPr>
          <w:rFonts w:ascii="Verdana" w:eastAsia="Verdana" w:hAnsi="Verdana" w:cs="Verdana"/>
          <w:sz w:val="20"/>
          <w:szCs w:val="20"/>
        </w:rPr>
        <w:t>neighbours</w:t>
      </w:r>
      <w:r w:rsidRPr="00276539">
        <w:rPr>
          <w:rFonts w:ascii="Verdana" w:eastAsia="Verdana" w:hAnsi="Verdana" w:cs="Verdana"/>
          <w:sz w:val="20"/>
          <w:szCs w:val="20"/>
        </w:rPr>
        <w:t xml:space="preserve"> reachable from s. Any path in breadth first tree from vertex u to v corresponds to shortest path in graph G.</w:t>
      </w:r>
    </w:p>
    <w:p w14:paraId="4CC889A0" w14:textId="05A9FE10" w:rsidR="00567CD6" w:rsidRPr="00276539" w:rsidRDefault="00567CD6">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p>
    <w:p w14:paraId="4454A6E7" w14:textId="77777777" w:rsidR="00567CD6" w:rsidRPr="00276539" w:rsidRDefault="00567CD6">
      <w:pPr>
        <w:pBdr>
          <w:top w:val="nil"/>
          <w:left w:val="nil"/>
          <w:bottom w:val="nil"/>
          <w:right w:val="nil"/>
          <w:between w:val="nil"/>
        </w:pBdr>
        <w:shd w:val="clear" w:color="auto" w:fill="FFFFFF"/>
        <w:spacing w:after="0" w:line="240" w:lineRule="auto"/>
        <w:ind w:left="0" w:right="0"/>
        <w:jc w:val="left"/>
        <w:rPr>
          <w:rFonts w:ascii="Verdana" w:eastAsia="Verdana" w:hAnsi="Verdana" w:cs="Verdana"/>
          <w:sz w:val="20"/>
          <w:szCs w:val="20"/>
        </w:rPr>
      </w:pPr>
    </w:p>
    <w:p w14:paraId="7E93B558" w14:textId="77777777" w:rsidR="00567CD6" w:rsidRPr="00276539" w:rsidRDefault="00000000">
      <w:pPr>
        <w:numPr>
          <w:ilvl w:val="0"/>
          <w:numId w:val="21"/>
        </w:numPr>
        <w:shd w:val="clear" w:color="auto" w:fill="FFFFFF"/>
        <w:spacing w:after="0" w:line="240" w:lineRule="auto"/>
        <w:ind w:left="1170" w:right="0"/>
        <w:jc w:val="left"/>
      </w:pPr>
      <w:r w:rsidRPr="00276539">
        <w:rPr>
          <w:rFonts w:ascii="Verdana" w:eastAsia="Verdana" w:hAnsi="Verdana" w:cs="Verdana"/>
          <w:sz w:val="20"/>
          <w:szCs w:val="20"/>
        </w:rPr>
        <w:lastRenderedPageBreak/>
        <w:t>This approach discovers all the vertices at distance k from the root of tree before exploring any vertex at distance k + 1.</w:t>
      </w:r>
    </w:p>
    <w:p w14:paraId="03A0F17A" w14:textId="77777777" w:rsidR="00567CD6" w:rsidRPr="00276539" w:rsidRDefault="00000000">
      <w:pPr>
        <w:numPr>
          <w:ilvl w:val="0"/>
          <w:numId w:val="22"/>
        </w:numPr>
        <w:shd w:val="clear" w:color="auto" w:fill="FFFFFF"/>
        <w:spacing w:after="0" w:line="240" w:lineRule="auto"/>
        <w:ind w:left="1170" w:right="0"/>
        <w:jc w:val="left"/>
      </w:pPr>
      <w:r w:rsidRPr="00276539">
        <w:rPr>
          <w:rFonts w:ascii="Verdana" w:eastAsia="Verdana" w:hAnsi="Verdana" w:cs="Verdana"/>
          <w:sz w:val="20"/>
          <w:szCs w:val="20"/>
        </w:rPr>
        <w:t>Figure (A) shows the order of breadth first traversal. </w:t>
      </w:r>
    </w:p>
    <w:p w14:paraId="062FEBDC" w14:textId="627C0AE7" w:rsidR="00567CD6" w:rsidRPr="00276539" w:rsidRDefault="00000000" w:rsidP="00D31565">
      <w:pPr>
        <w:numPr>
          <w:ilvl w:val="0"/>
          <w:numId w:val="22"/>
        </w:numPr>
        <w:shd w:val="clear" w:color="auto" w:fill="FFFFFF"/>
        <w:spacing w:after="0" w:line="240" w:lineRule="auto"/>
        <w:ind w:right="0"/>
        <w:jc w:val="left"/>
      </w:pPr>
      <w:r w:rsidRPr="00276539">
        <w:rPr>
          <w:rFonts w:ascii="Verdana" w:eastAsia="Verdana" w:hAnsi="Verdana" w:cs="Verdana"/>
          <w:sz w:val="20"/>
          <w:szCs w:val="20"/>
        </w:rPr>
        <w:t xml:space="preserve">Figure (B) </w:t>
      </w:r>
      <w:r w:rsidR="00D31565" w:rsidRPr="00276539">
        <w:rPr>
          <w:rFonts w:ascii="Verdana" w:eastAsia="Verdana" w:hAnsi="Verdana" w:cs="Verdana"/>
          <w:sz w:val="20"/>
          <w:szCs w:val="20"/>
        </w:rPr>
        <w:t>and</w:t>
      </w:r>
      <w:r w:rsidRPr="00276539">
        <w:rPr>
          <w:rFonts w:ascii="Verdana" w:eastAsia="Verdana" w:hAnsi="Verdana" w:cs="Verdana"/>
          <w:sz w:val="20"/>
          <w:szCs w:val="20"/>
        </w:rPr>
        <w:t xml:space="preserve"> Figure (C) shows the traversing order of DFS and BFS respectively</w:t>
      </w:r>
      <w:r w:rsidR="00D31565" w:rsidRPr="00276539">
        <w:rPr>
          <w:rFonts w:ascii="Verdana" w:eastAsia="Verdana" w:hAnsi="Verdana" w:cs="Verdana"/>
          <w:noProof/>
          <w:sz w:val="20"/>
          <w:szCs w:val="20"/>
        </w:rPr>
        <w:drawing>
          <wp:inline distT="0" distB="0" distL="0" distR="0" wp14:anchorId="7F949A04" wp14:editId="2B612A4E">
            <wp:extent cx="2133600" cy="2057400"/>
            <wp:effectExtent l="0" t="0" r="0" b="0"/>
            <wp:docPr id="27" name="image2.png" descr="A diagram of a tre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png" descr="A diagram of a tree&#10;&#10;Description automatically generated"/>
                    <pic:cNvPicPr preferRelativeResize="0"/>
                  </pic:nvPicPr>
                  <pic:blipFill>
                    <a:blip r:embed="rId144"/>
                    <a:srcRect/>
                    <a:stretch>
                      <a:fillRect/>
                    </a:stretch>
                  </pic:blipFill>
                  <pic:spPr>
                    <a:xfrm>
                      <a:off x="0" y="0"/>
                      <a:ext cx="2147067" cy="2070386"/>
                    </a:xfrm>
                    <a:prstGeom prst="rect">
                      <a:avLst/>
                    </a:prstGeom>
                    <a:ln/>
                  </pic:spPr>
                </pic:pic>
              </a:graphicData>
            </a:graphic>
          </wp:inline>
        </w:drawing>
      </w:r>
      <w:r w:rsidR="00E623A4" w:rsidRPr="00276539">
        <w:rPr>
          <w:rFonts w:ascii="Verdana" w:eastAsia="Verdana" w:hAnsi="Verdana" w:cs="Verdana"/>
          <w:noProof/>
          <w:sz w:val="20"/>
          <w:szCs w:val="20"/>
        </w:rPr>
        <w:drawing>
          <wp:inline distT="0" distB="0" distL="0" distR="0" wp14:anchorId="4BBB20F3" wp14:editId="3F83B934">
            <wp:extent cx="2292927" cy="1988127"/>
            <wp:effectExtent l="0" t="0" r="0" b="0"/>
            <wp:docPr id="28" name="image4.png" descr="A diagram of a triangle&#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4.png" descr="A diagram of a triangle&#10;&#10;Description automatically generated"/>
                    <pic:cNvPicPr preferRelativeResize="0"/>
                  </pic:nvPicPr>
                  <pic:blipFill>
                    <a:blip r:embed="rId145"/>
                    <a:srcRect/>
                    <a:stretch>
                      <a:fillRect/>
                    </a:stretch>
                  </pic:blipFill>
                  <pic:spPr>
                    <a:xfrm>
                      <a:off x="0" y="0"/>
                      <a:ext cx="2306246" cy="1999675"/>
                    </a:xfrm>
                    <a:prstGeom prst="rect">
                      <a:avLst/>
                    </a:prstGeom>
                    <a:ln/>
                  </pic:spPr>
                </pic:pic>
              </a:graphicData>
            </a:graphic>
          </wp:inline>
        </w:drawing>
      </w:r>
    </w:p>
    <w:p w14:paraId="7777FC28" w14:textId="28E9A0BF" w:rsidR="00567CD6" w:rsidRPr="00276539" w:rsidRDefault="00567CD6">
      <w:pPr>
        <w:shd w:val="clear" w:color="auto" w:fill="FFFFFF"/>
        <w:spacing w:after="0" w:line="240" w:lineRule="auto"/>
        <w:ind w:right="0"/>
        <w:jc w:val="left"/>
        <w:rPr>
          <w:rFonts w:ascii="Verdana" w:eastAsia="Verdana" w:hAnsi="Verdana" w:cs="Verdana"/>
          <w:sz w:val="20"/>
          <w:szCs w:val="20"/>
        </w:rPr>
      </w:pPr>
    </w:p>
    <w:p w14:paraId="5111954C" w14:textId="2A1AC8E6" w:rsidR="00567CD6" w:rsidRPr="00276539" w:rsidRDefault="00567CD6">
      <w:pPr>
        <w:shd w:val="clear" w:color="auto" w:fill="FFFFFF"/>
        <w:spacing w:after="0" w:line="240" w:lineRule="auto"/>
        <w:ind w:right="0"/>
        <w:jc w:val="left"/>
        <w:rPr>
          <w:rFonts w:ascii="Verdana" w:eastAsia="Verdana" w:hAnsi="Verdana" w:cs="Verdana"/>
          <w:sz w:val="20"/>
          <w:szCs w:val="20"/>
        </w:rPr>
      </w:pPr>
    </w:p>
    <w:p w14:paraId="2A996DBC" w14:textId="3DD1CC03" w:rsidR="00567CD6" w:rsidRPr="00276539" w:rsidRDefault="00567CD6">
      <w:pPr>
        <w:shd w:val="clear" w:color="auto" w:fill="FFFFFF"/>
        <w:spacing w:after="0" w:line="240" w:lineRule="auto"/>
        <w:ind w:right="0"/>
        <w:jc w:val="left"/>
        <w:rPr>
          <w:rFonts w:ascii="Verdana" w:eastAsia="Verdana" w:hAnsi="Verdana" w:cs="Verdana"/>
          <w:sz w:val="20"/>
          <w:szCs w:val="20"/>
        </w:rPr>
      </w:pPr>
    </w:p>
    <w:p w14:paraId="5B139911" w14:textId="77777777" w:rsidR="00567CD6" w:rsidRPr="00276539" w:rsidRDefault="00567CD6">
      <w:pPr>
        <w:shd w:val="clear" w:color="auto" w:fill="FFFFFF"/>
        <w:spacing w:after="0" w:line="240" w:lineRule="auto"/>
        <w:ind w:right="0"/>
        <w:jc w:val="left"/>
        <w:rPr>
          <w:rFonts w:ascii="Verdana" w:eastAsia="Verdana" w:hAnsi="Verdana" w:cs="Verdana"/>
          <w:sz w:val="20"/>
          <w:szCs w:val="20"/>
        </w:rPr>
      </w:pPr>
    </w:p>
    <w:p w14:paraId="19E3FDDD" w14:textId="77777777" w:rsidR="00567CD6" w:rsidRPr="00276539" w:rsidRDefault="00000000">
      <w:pPr>
        <w:numPr>
          <w:ilvl w:val="0"/>
          <w:numId w:val="23"/>
        </w:numPr>
        <w:shd w:val="clear" w:color="auto" w:fill="FFFFFF"/>
        <w:spacing w:after="0" w:line="240" w:lineRule="auto"/>
        <w:ind w:left="1170" w:right="0"/>
        <w:jc w:val="left"/>
      </w:pPr>
      <w:r w:rsidRPr="00276539">
        <w:rPr>
          <w:rFonts w:ascii="Verdana" w:eastAsia="Verdana" w:hAnsi="Verdana" w:cs="Verdana"/>
          <w:sz w:val="20"/>
          <w:szCs w:val="20"/>
        </w:rPr>
        <w:t xml:space="preserve">DFS traversal of above graph: h – d –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f – e – b – k – f – g – c – a</w:t>
      </w:r>
    </w:p>
    <w:p w14:paraId="5A8ED536" w14:textId="77777777" w:rsidR="00567CD6" w:rsidRPr="00276539" w:rsidRDefault="00000000">
      <w:pPr>
        <w:numPr>
          <w:ilvl w:val="0"/>
          <w:numId w:val="24"/>
        </w:numPr>
        <w:shd w:val="clear" w:color="auto" w:fill="FFFFFF"/>
        <w:spacing w:after="0" w:line="240" w:lineRule="auto"/>
        <w:ind w:left="1170" w:right="0"/>
        <w:jc w:val="left"/>
      </w:pPr>
      <w:r w:rsidRPr="00276539">
        <w:rPr>
          <w:rFonts w:ascii="Verdana" w:eastAsia="Verdana" w:hAnsi="Verdana" w:cs="Verdana"/>
          <w:sz w:val="20"/>
          <w:szCs w:val="20"/>
        </w:rPr>
        <w:t xml:space="preserve">BFS traversal of above graph: a – b – c – d – e – f – g – h – </w:t>
      </w:r>
      <w:proofErr w:type="spellStart"/>
      <w:r w:rsidRPr="00276539">
        <w:rPr>
          <w:rFonts w:ascii="Verdana" w:eastAsia="Verdana" w:hAnsi="Verdana" w:cs="Verdana"/>
          <w:sz w:val="20"/>
          <w:szCs w:val="20"/>
        </w:rPr>
        <w:t>i</w:t>
      </w:r>
      <w:proofErr w:type="spellEnd"/>
      <w:r w:rsidRPr="00276539">
        <w:rPr>
          <w:rFonts w:ascii="Verdana" w:eastAsia="Verdana" w:hAnsi="Verdana" w:cs="Verdana"/>
          <w:sz w:val="20"/>
          <w:szCs w:val="20"/>
        </w:rPr>
        <w:t xml:space="preserve"> – j – k</w:t>
      </w:r>
    </w:p>
    <w:p w14:paraId="34964EDC" w14:textId="77777777" w:rsidR="00567CD6" w:rsidRPr="00276539" w:rsidRDefault="00000000">
      <w:pPr>
        <w:numPr>
          <w:ilvl w:val="0"/>
          <w:numId w:val="25"/>
        </w:numPr>
        <w:shd w:val="clear" w:color="auto" w:fill="FFFFFF"/>
        <w:spacing w:after="0" w:line="240" w:lineRule="auto"/>
        <w:ind w:left="1170" w:right="0"/>
        <w:jc w:val="left"/>
      </w:pPr>
      <w:r w:rsidRPr="00276539">
        <w:rPr>
          <w:rFonts w:ascii="Verdana" w:eastAsia="Verdana" w:hAnsi="Verdana" w:cs="Verdana"/>
          <w:sz w:val="20"/>
          <w:szCs w:val="20"/>
        </w:rPr>
        <w:t xml:space="preserve">Breadth first search traversal explores all </w:t>
      </w:r>
      <w:proofErr w:type="spellStart"/>
      <w:r w:rsidRPr="00276539">
        <w:rPr>
          <w:rFonts w:ascii="Verdana" w:eastAsia="Verdana" w:hAnsi="Verdana" w:cs="Verdana"/>
          <w:sz w:val="20"/>
          <w:szCs w:val="20"/>
        </w:rPr>
        <w:t>neighbors</w:t>
      </w:r>
      <w:proofErr w:type="spellEnd"/>
      <w:r w:rsidRPr="00276539">
        <w:rPr>
          <w:rFonts w:ascii="Verdana" w:eastAsia="Verdana" w:hAnsi="Verdana" w:cs="Verdana"/>
          <w:sz w:val="20"/>
          <w:szCs w:val="20"/>
        </w:rPr>
        <w:t xml:space="preserve"> of current node before going to next level of </w:t>
      </w:r>
      <w:proofErr w:type="spellStart"/>
      <w:r w:rsidRPr="00276539">
        <w:rPr>
          <w:rFonts w:ascii="Verdana" w:eastAsia="Verdana" w:hAnsi="Verdana" w:cs="Verdana"/>
          <w:sz w:val="20"/>
          <w:szCs w:val="20"/>
        </w:rPr>
        <w:t>neighbors</w:t>
      </w:r>
      <w:proofErr w:type="spellEnd"/>
      <w:r w:rsidRPr="00276539">
        <w:rPr>
          <w:rFonts w:ascii="Verdana" w:eastAsia="Verdana" w:hAnsi="Verdana" w:cs="Verdana"/>
          <w:sz w:val="20"/>
          <w:szCs w:val="20"/>
        </w:rPr>
        <w:t>.</w:t>
      </w:r>
    </w:p>
    <w:p w14:paraId="055C2A63" w14:textId="77777777" w:rsidR="00567CD6"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lastRenderedPageBreak/>
        <w:t>Algorithm for Breadth First Search</w:t>
      </w:r>
    </w:p>
    <w:p w14:paraId="65B50CBC" w14:textId="55834965" w:rsidR="004C7888" w:rsidRDefault="009B57FD" w:rsidP="004C7888">
      <w:pPr>
        <w:rPr>
          <w:rFonts w:eastAsia="Verdana"/>
        </w:rPr>
      </w:pPr>
      <w:r w:rsidRPr="009B57FD">
        <w:rPr>
          <w:rFonts w:eastAsia="Verdana"/>
        </w:rPr>
        <w:drawing>
          <wp:inline distT="0" distB="0" distL="0" distR="0" wp14:anchorId="28A392C4" wp14:editId="5491CB82">
            <wp:extent cx="3543607" cy="4694327"/>
            <wp:effectExtent l="0" t="0" r="0" b="0"/>
            <wp:docPr id="5723507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778" name="Picture 1" descr="A black screen with white text&#10;&#10;Description automatically generated"/>
                    <pic:cNvPicPr/>
                  </pic:nvPicPr>
                  <pic:blipFill>
                    <a:blip r:embed="rId146"/>
                    <a:stretch>
                      <a:fillRect/>
                    </a:stretch>
                  </pic:blipFill>
                  <pic:spPr>
                    <a:xfrm>
                      <a:off x="0" y="0"/>
                      <a:ext cx="3543607" cy="4694327"/>
                    </a:xfrm>
                    <a:prstGeom prst="rect">
                      <a:avLst/>
                    </a:prstGeom>
                  </pic:spPr>
                </pic:pic>
              </a:graphicData>
            </a:graphic>
          </wp:inline>
        </w:drawing>
      </w:r>
    </w:p>
    <w:p w14:paraId="40704599" w14:textId="338BBC1D" w:rsidR="009B57FD" w:rsidRPr="004C7888" w:rsidRDefault="009B57FD" w:rsidP="004C7888">
      <w:pPr>
        <w:rPr>
          <w:rFonts w:eastAsia="Verdana"/>
        </w:rPr>
      </w:pPr>
      <w:r w:rsidRPr="009B57FD">
        <w:rPr>
          <w:rFonts w:eastAsia="Verdana"/>
        </w:rPr>
        <w:drawing>
          <wp:inline distT="0" distB="0" distL="0" distR="0" wp14:anchorId="12BC7995" wp14:editId="1D784CF9">
            <wp:extent cx="3757624" cy="3782291"/>
            <wp:effectExtent l="0" t="0" r="0" b="8890"/>
            <wp:docPr id="152136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6300" name=""/>
                    <pic:cNvPicPr/>
                  </pic:nvPicPr>
                  <pic:blipFill>
                    <a:blip r:embed="rId147"/>
                    <a:stretch>
                      <a:fillRect/>
                    </a:stretch>
                  </pic:blipFill>
                  <pic:spPr>
                    <a:xfrm>
                      <a:off x="0" y="0"/>
                      <a:ext cx="3764918" cy="3789633"/>
                    </a:xfrm>
                    <a:prstGeom prst="rect">
                      <a:avLst/>
                    </a:prstGeom>
                  </pic:spPr>
                </pic:pic>
              </a:graphicData>
            </a:graphic>
          </wp:inline>
        </w:drawing>
      </w:r>
    </w:p>
    <w:p w14:paraId="3B9EDF4D" w14:textId="77777777" w:rsidR="00567CD6"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lastRenderedPageBreak/>
        <w:t>Complexity Analysis of Breadth First Search</w:t>
      </w:r>
    </w:p>
    <w:p w14:paraId="45E3921B" w14:textId="164B9558" w:rsidR="00022FB0" w:rsidRDefault="00022FB0" w:rsidP="00022FB0">
      <w:pPr>
        <w:rPr>
          <w:rFonts w:eastAsia="Verdana"/>
        </w:rPr>
      </w:pPr>
      <w:r w:rsidRPr="00022FB0">
        <w:rPr>
          <w:rFonts w:eastAsia="Verdana"/>
        </w:rPr>
        <w:drawing>
          <wp:inline distT="0" distB="0" distL="0" distR="0" wp14:anchorId="6CAD1F91" wp14:editId="5FE727DC">
            <wp:extent cx="5320146" cy="3752672"/>
            <wp:effectExtent l="0" t="0" r="0" b="635"/>
            <wp:docPr id="15225698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982" name="Picture 1" descr="A black and white screen with white text&#10;&#10;Description automatically generated"/>
                    <pic:cNvPicPr/>
                  </pic:nvPicPr>
                  <pic:blipFill>
                    <a:blip r:embed="rId148"/>
                    <a:stretch>
                      <a:fillRect/>
                    </a:stretch>
                  </pic:blipFill>
                  <pic:spPr>
                    <a:xfrm>
                      <a:off x="0" y="0"/>
                      <a:ext cx="5329030" cy="3758939"/>
                    </a:xfrm>
                    <a:prstGeom prst="rect">
                      <a:avLst/>
                    </a:prstGeom>
                  </pic:spPr>
                </pic:pic>
              </a:graphicData>
            </a:graphic>
          </wp:inline>
        </w:drawing>
      </w:r>
    </w:p>
    <w:p w14:paraId="4D0F5958" w14:textId="101D4AAF" w:rsidR="00022FB0" w:rsidRPr="00022FB0" w:rsidRDefault="00022FB0" w:rsidP="00022FB0">
      <w:pPr>
        <w:rPr>
          <w:rFonts w:eastAsia="Verdana"/>
        </w:rPr>
      </w:pPr>
      <w:r w:rsidRPr="00022FB0">
        <w:rPr>
          <w:rFonts w:eastAsia="Verdana"/>
        </w:rPr>
        <w:drawing>
          <wp:inline distT="0" distB="0" distL="0" distR="0" wp14:anchorId="4EC6C250" wp14:editId="436D0998">
            <wp:extent cx="5444837" cy="4767188"/>
            <wp:effectExtent l="0" t="0" r="3810" b="0"/>
            <wp:docPr id="15001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900" name="Picture 1" descr="A screenshot of a computer program&#10;&#10;Description automatically generated"/>
                    <pic:cNvPicPr/>
                  </pic:nvPicPr>
                  <pic:blipFill>
                    <a:blip r:embed="rId149"/>
                    <a:stretch>
                      <a:fillRect/>
                    </a:stretch>
                  </pic:blipFill>
                  <pic:spPr>
                    <a:xfrm>
                      <a:off x="0" y="0"/>
                      <a:ext cx="5446024" cy="4768227"/>
                    </a:xfrm>
                    <a:prstGeom prst="rect">
                      <a:avLst/>
                    </a:prstGeom>
                  </pic:spPr>
                </pic:pic>
              </a:graphicData>
            </a:graphic>
          </wp:inline>
        </w:drawing>
      </w:r>
    </w:p>
    <w:p w14:paraId="2FC47DCE" w14:textId="77777777" w:rsidR="00567CD6" w:rsidRPr="00276539" w:rsidRDefault="00000000">
      <w:pPr>
        <w:pStyle w:val="Heading2"/>
        <w:pBdr>
          <w:left w:val="single" w:sz="24" w:space="9" w:color="DD4444"/>
          <w:bottom w:val="dashed" w:sz="6" w:space="0" w:color="CCCCCC"/>
        </w:pBdr>
        <w:shd w:val="clear" w:color="auto" w:fill="FFFFFF"/>
        <w:spacing w:before="0" w:after="210"/>
        <w:rPr>
          <w:rFonts w:ascii="Verdana" w:eastAsia="Verdana" w:hAnsi="Verdana" w:cs="Verdana"/>
          <w:color w:val="auto"/>
          <w:sz w:val="20"/>
          <w:szCs w:val="20"/>
        </w:rPr>
      </w:pPr>
      <w:r w:rsidRPr="00276539">
        <w:rPr>
          <w:rFonts w:ascii="Verdana" w:eastAsia="Verdana" w:hAnsi="Verdana" w:cs="Verdana"/>
          <w:color w:val="auto"/>
          <w:sz w:val="20"/>
          <w:szCs w:val="20"/>
        </w:rPr>
        <w:lastRenderedPageBreak/>
        <w:t>Example</w:t>
      </w:r>
    </w:p>
    <w:p w14:paraId="201B11DE" w14:textId="77777777" w:rsidR="00567CD6" w:rsidRPr="00276539" w:rsidRDefault="00000000">
      <w:pPr>
        <w:pBdr>
          <w:top w:val="nil"/>
          <w:left w:val="nil"/>
          <w:bottom w:val="nil"/>
          <w:right w:val="nil"/>
          <w:between w:val="nil"/>
        </w:pBdr>
        <w:shd w:val="clear" w:color="auto" w:fill="FFFFFF"/>
        <w:spacing w:after="240" w:line="240" w:lineRule="auto"/>
        <w:ind w:left="0" w:right="0"/>
        <w:jc w:val="left"/>
        <w:rPr>
          <w:rFonts w:ascii="Verdana" w:eastAsia="Verdana" w:hAnsi="Verdana" w:cs="Verdana"/>
          <w:sz w:val="20"/>
          <w:szCs w:val="20"/>
        </w:rPr>
      </w:pPr>
      <w:r w:rsidRPr="00276539">
        <w:rPr>
          <w:rFonts w:ascii="Verdana" w:eastAsia="Verdana" w:hAnsi="Verdana" w:cs="Verdana"/>
          <w:sz w:val="20"/>
          <w:szCs w:val="20"/>
        </w:rPr>
        <w:t xml:space="preserve">DFS used stack whereas BFS uses a queue for traversing the graph. Figure 1 simulates the function of BFS. Following </w:t>
      </w:r>
      <w:proofErr w:type="spellStart"/>
      <w:r w:rsidRPr="00276539">
        <w:rPr>
          <w:rFonts w:ascii="Verdana" w:eastAsia="Verdana" w:hAnsi="Verdana" w:cs="Verdana"/>
          <w:sz w:val="20"/>
          <w:szCs w:val="20"/>
        </w:rPr>
        <w:t>color</w:t>
      </w:r>
      <w:proofErr w:type="spellEnd"/>
      <w:r w:rsidRPr="00276539">
        <w:rPr>
          <w:rFonts w:ascii="Verdana" w:eastAsia="Verdana" w:hAnsi="Verdana" w:cs="Verdana"/>
          <w:sz w:val="20"/>
          <w:szCs w:val="20"/>
        </w:rPr>
        <w:t xml:space="preserve"> conventions are used for </w:t>
      </w:r>
      <w:proofErr w:type="gramStart"/>
      <w:r w:rsidRPr="00276539">
        <w:rPr>
          <w:rFonts w:ascii="Verdana" w:eastAsia="Verdana" w:hAnsi="Verdana" w:cs="Verdana"/>
          <w:sz w:val="20"/>
          <w:szCs w:val="20"/>
        </w:rPr>
        <w:t>simplicity :</w:t>
      </w:r>
      <w:proofErr w:type="gramEnd"/>
    </w:p>
    <w:p w14:paraId="498936CF" w14:textId="77777777" w:rsidR="00567CD6" w:rsidRPr="00276539" w:rsidRDefault="00000000">
      <w:pPr>
        <w:numPr>
          <w:ilvl w:val="0"/>
          <w:numId w:val="28"/>
        </w:numPr>
        <w:shd w:val="clear" w:color="auto" w:fill="FFFFFF"/>
        <w:spacing w:after="0" w:line="240" w:lineRule="auto"/>
        <w:ind w:left="1170" w:right="0"/>
        <w:jc w:val="left"/>
      </w:pPr>
      <w:proofErr w:type="gramStart"/>
      <w:r w:rsidRPr="00276539">
        <w:rPr>
          <w:rFonts w:ascii="Verdana" w:eastAsia="Verdana" w:hAnsi="Verdana" w:cs="Verdana"/>
          <w:b/>
          <w:sz w:val="20"/>
          <w:szCs w:val="20"/>
        </w:rPr>
        <w:t>White :</w:t>
      </w:r>
      <w:proofErr w:type="gramEnd"/>
      <w:r w:rsidRPr="00276539">
        <w:rPr>
          <w:rFonts w:ascii="Verdana" w:eastAsia="Verdana" w:hAnsi="Verdana" w:cs="Verdana"/>
          <w:b/>
          <w:sz w:val="20"/>
          <w:szCs w:val="20"/>
        </w:rPr>
        <w:t> </w:t>
      </w:r>
      <w:r w:rsidRPr="00276539">
        <w:rPr>
          <w:rFonts w:ascii="Verdana" w:eastAsia="Verdana" w:hAnsi="Verdana" w:cs="Verdana"/>
          <w:sz w:val="20"/>
          <w:szCs w:val="20"/>
        </w:rPr>
        <w:t>Undiscovered state. Initially all nodes are in undiscovered state and hence white.</w:t>
      </w:r>
    </w:p>
    <w:p w14:paraId="30086FC7" w14:textId="77777777" w:rsidR="00567CD6" w:rsidRPr="00276539" w:rsidRDefault="00000000">
      <w:pPr>
        <w:numPr>
          <w:ilvl w:val="0"/>
          <w:numId w:val="46"/>
        </w:numPr>
        <w:shd w:val="clear" w:color="auto" w:fill="FFFFFF"/>
        <w:spacing w:after="0" w:line="240" w:lineRule="auto"/>
        <w:ind w:left="1170" w:right="0"/>
        <w:jc w:val="left"/>
      </w:pPr>
      <w:proofErr w:type="gramStart"/>
      <w:r w:rsidRPr="00276539">
        <w:rPr>
          <w:rFonts w:ascii="Verdana" w:eastAsia="Verdana" w:hAnsi="Verdana" w:cs="Verdana"/>
          <w:b/>
          <w:sz w:val="20"/>
          <w:szCs w:val="20"/>
        </w:rPr>
        <w:t>Gray :</w:t>
      </w:r>
      <w:proofErr w:type="gramEnd"/>
      <w:r w:rsidRPr="00276539">
        <w:rPr>
          <w:rFonts w:ascii="Verdana" w:eastAsia="Verdana" w:hAnsi="Verdana" w:cs="Verdana"/>
          <w:b/>
          <w:sz w:val="20"/>
          <w:szCs w:val="20"/>
        </w:rPr>
        <w:t> </w:t>
      </w:r>
      <w:r w:rsidRPr="00276539">
        <w:rPr>
          <w:rFonts w:ascii="Verdana" w:eastAsia="Verdana" w:hAnsi="Verdana" w:cs="Verdana"/>
          <w:sz w:val="20"/>
          <w:szCs w:val="20"/>
        </w:rPr>
        <w:t xml:space="preserve">Discovered but not fully explored. When algorithm encounters node first time, it is inserted in queue and converted white to </w:t>
      </w:r>
      <w:proofErr w:type="spellStart"/>
      <w:r w:rsidRPr="00276539">
        <w:rPr>
          <w:rFonts w:ascii="Verdana" w:eastAsia="Verdana" w:hAnsi="Verdana" w:cs="Verdana"/>
          <w:sz w:val="20"/>
          <w:szCs w:val="20"/>
        </w:rPr>
        <w:t>gray</w:t>
      </w:r>
      <w:proofErr w:type="spellEnd"/>
      <w:r w:rsidRPr="00276539">
        <w:rPr>
          <w:rFonts w:ascii="Verdana" w:eastAsia="Verdana" w:hAnsi="Verdana" w:cs="Verdana"/>
          <w:sz w:val="20"/>
          <w:szCs w:val="20"/>
        </w:rPr>
        <w:t>.</w:t>
      </w:r>
    </w:p>
    <w:p w14:paraId="4EB4F132" w14:textId="77777777" w:rsidR="00567CD6" w:rsidRPr="00276539" w:rsidRDefault="00000000">
      <w:pPr>
        <w:numPr>
          <w:ilvl w:val="0"/>
          <w:numId w:val="47"/>
        </w:numPr>
        <w:shd w:val="clear" w:color="auto" w:fill="FFFFFF"/>
        <w:spacing w:after="0" w:line="240" w:lineRule="auto"/>
        <w:ind w:left="1170" w:right="0"/>
        <w:jc w:val="left"/>
      </w:pPr>
      <w:proofErr w:type="gramStart"/>
      <w:r w:rsidRPr="00276539">
        <w:rPr>
          <w:rFonts w:ascii="Verdana" w:eastAsia="Verdana" w:hAnsi="Verdana" w:cs="Verdana"/>
          <w:b/>
          <w:sz w:val="20"/>
          <w:szCs w:val="20"/>
        </w:rPr>
        <w:t>Black :</w:t>
      </w:r>
      <w:proofErr w:type="gramEnd"/>
      <w:r w:rsidRPr="00276539">
        <w:rPr>
          <w:rFonts w:ascii="Verdana" w:eastAsia="Verdana" w:hAnsi="Verdana" w:cs="Verdana"/>
          <w:sz w:val="20"/>
          <w:szCs w:val="20"/>
        </w:rPr>
        <w:t xml:space="preserve"> Fully explored / visited. When node v is removed from queue and all its neighbours are inserted in queue, node v is called fully explored / visited and converted </w:t>
      </w:r>
      <w:proofErr w:type="spellStart"/>
      <w:r w:rsidRPr="00276539">
        <w:rPr>
          <w:rFonts w:ascii="Verdana" w:eastAsia="Verdana" w:hAnsi="Verdana" w:cs="Verdana"/>
          <w:sz w:val="20"/>
          <w:szCs w:val="20"/>
        </w:rPr>
        <w:t>gray</w:t>
      </w:r>
      <w:proofErr w:type="spellEnd"/>
      <w:r w:rsidRPr="00276539">
        <w:rPr>
          <w:rFonts w:ascii="Verdana" w:eastAsia="Verdana" w:hAnsi="Verdana" w:cs="Verdana"/>
          <w:sz w:val="20"/>
          <w:szCs w:val="20"/>
        </w:rPr>
        <w:t xml:space="preserve"> to black.</w:t>
      </w:r>
    </w:p>
    <w:p w14:paraId="0E95E515" w14:textId="77777777" w:rsidR="00567CD6" w:rsidRPr="00276539" w:rsidRDefault="00000000">
      <w:pPr>
        <w:numPr>
          <w:ilvl w:val="0"/>
          <w:numId w:val="45"/>
        </w:numPr>
        <w:shd w:val="clear" w:color="auto" w:fill="FFFFFF"/>
        <w:spacing w:after="0" w:line="240" w:lineRule="auto"/>
        <w:ind w:left="1170" w:right="0"/>
        <w:jc w:val="left"/>
      </w:pPr>
      <w:r w:rsidRPr="00276539">
        <w:rPr>
          <w:rFonts w:ascii="Verdana" w:eastAsia="Verdana" w:hAnsi="Verdana" w:cs="Verdana"/>
          <w:sz w:val="20"/>
          <w:szCs w:val="20"/>
        </w:rPr>
        <w:t xml:space="preserve">Let us start with arbitrary node c. Initial node c is inserted in queue labelled as Q. Node c is in queue, so it is </w:t>
      </w:r>
      <w:proofErr w:type="spellStart"/>
      <w:r w:rsidRPr="00276539">
        <w:rPr>
          <w:rFonts w:ascii="Verdana" w:eastAsia="Verdana" w:hAnsi="Verdana" w:cs="Verdana"/>
          <w:sz w:val="20"/>
          <w:szCs w:val="20"/>
        </w:rPr>
        <w:t>gray</w:t>
      </w:r>
      <w:proofErr w:type="spellEnd"/>
      <w:r w:rsidRPr="00276539">
        <w:rPr>
          <w:rFonts w:ascii="Verdana" w:eastAsia="Verdana" w:hAnsi="Verdana" w:cs="Verdana"/>
          <w:sz w:val="20"/>
          <w:szCs w:val="20"/>
        </w:rPr>
        <w:t xml:space="preserve"> and it is in discovered but not </w:t>
      </w:r>
      <w:proofErr w:type="gramStart"/>
      <w:r w:rsidRPr="00276539">
        <w:rPr>
          <w:rFonts w:ascii="Verdana" w:eastAsia="Verdana" w:hAnsi="Verdana" w:cs="Verdana"/>
          <w:sz w:val="20"/>
          <w:szCs w:val="20"/>
        </w:rPr>
        <w:t>fully  explored</w:t>
      </w:r>
      <w:proofErr w:type="gramEnd"/>
      <w:r w:rsidRPr="00276539">
        <w:rPr>
          <w:rFonts w:ascii="Verdana" w:eastAsia="Verdana" w:hAnsi="Verdana" w:cs="Verdana"/>
          <w:sz w:val="20"/>
          <w:szCs w:val="20"/>
        </w:rPr>
        <w:t xml:space="preserve"> state. Figure 1(a)</w:t>
      </w:r>
    </w:p>
    <w:p w14:paraId="278208E8" w14:textId="77777777" w:rsidR="00567CD6" w:rsidRPr="00276539" w:rsidRDefault="00000000">
      <w:pPr>
        <w:numPr>
          <w:ilvl w:val="0"/>
          <w:numId w:val="32"/>
        </w:numPr>
        <w:shd w:val="clear" w:color="auto" w:fill="FFFFFF"/>
        <w:spacing w:after="0" w:line="240" w:lineRule="auto"/>
        <w:ind w:left="1170" w:right="0"/>
        <w:jc w:val="left"/>
      </w:pPr>
      <w:r w:rsidRPr="00276539">
        <w:rPr>
          <w:rFonts w:ascii="Verdana" w:eastAsia="Verdana" w:hAnsi="Verdana" w:cs="Verdana"/>
          <w:sz w:val="20"/>
          <w:szCs w:val="20"/>
        </w:rPr>
        <w:t xml:space="preserve">Now, Front node c is removed from queue and labelled as visited, so it is converted from </w:t>
      </w:r>
      <w:proofErr w:type="spellStart"/>
      <w:r w:rsidRPr="00276539">
        <w:rPr>
          <w:rFonts w:ascii="Verdana" w:eastAsia="Verdana" w:hAnsi="Verdana" w:cs="Verdana"/>
          <w:sz w:val="20"/>
          <w:szCs w:val="20"/>
        </w:rPr>
        <w:t>gray</w:t>
      </w:r>
      <w:proofErr w:type="spellEnd"/>
      <w:r w:rsidRPr="00276539">
        <w:rPr>
          <w:rFonts w:ascii="Verdana" w:eastAsia="Verdana" w:hAnsi="Verdana" w:cs="Verdana"/>
          <w:sz w:val="20"/>
          <w:szCs w:val="20"/>
        </w:rPr>
        <w:t xml:space="preserve"> to black. All its neighbours are inserted </w:t>
      </w:r>
      <w:proofErr w:type="gramStart"/>
      <w:r w:rsidRPr="00276539">
        <w:rPr>
          <w:rFonts w:ascii="Verdana" w:eastAsia="Verdana" w:hAnsi="Verdana" w:cs="Verdana"/>
          <w:sz w:val="20"/>
          <w:szCs w:val="20"/>
        </w:rPr>
        <w:t>in to</w:t>
      </w:r>
      <w:proofErr w:type="gramEnd"/>
      <w:r w:rsidRPr="00276539">
        <w:rPr>
          <w:rFonts w:ascii="Verdana" w:eastAsia="Verdana" w:hAnsi="Verdana" w:cs="Verdana"/>
          <w:sz w:val="20"/>
          <w:szCs w:val="20"/>
        </w:rPr>
        <w:t xml:space="preserve"> queue. Here, g is the only </w:t>
      </w:r>
      <w:proofErr w:type="spellStart"/>
      <w:r w:rsidRPr="00276539">
        <w:rPr>
          <w:rFonts w:ascii="Verdana" w:eastAsia="Verdana" w:hAnsi="Verdana" w:cs="Verdana"/>
          <w:sz w:val="20"/>
          <w:szCs w:val="20"/>
        </w:rPr>
        <w:t>neighbor</w:t>
      </w:r>
      <w:proofErr w:type="spellEnd"/>
      <w:r w:rsidRPr="00276539">
        <w:rPr>
          <w:rFonts w:ascii="Verdana" w:eastAsia="Verdana" w:hAnsi="Verdana" w:cs="Verdana"/>
          <w:sz w:val="20"/>
          <w:szCs w:val="20"/>
        </w:rPr>
        <w:t xml:space="preserve"> of c. Node g is inserted in Q and </w:t>
      </w:r>
      <w:proofErr w:type="spellStart"/>
      <w:r w:rsidRPr="00276539">
        <w:rPr>
          <w:rFonts w:ascii="Verdana" w:eastAsia="Verdana" w:hAnsi="Verdana" w:cs="Verdana"/>
          <w:sz w:val="20"/>
          <w:szCs w:val="20"/>
        </w:rPr>
        <w:t>colored</w:t>
      </w:r>
      <w:proofErr w:type="spellEnd"/>
      <w:r w:rsidRPr="00276539">
        <w:rPr>
          <w:rFonts w:ascii="Verdana" w:eastAsia="Verdana" w:hAnsi="Verdana" w:cs="Verdana"/>
          <w:sz w:val="20"/>
          <w:szCs w:val="20"/>
        </w:rPr>
        <w:t xml:space="preserve"> </w:t>
      </w:r>
      <w:proofErr w:type="spellStart"/>
      <w:r w:rsidRPr="00276539">
        <w:rPr>
          <w:rFonts w:ascii="Verdana" w:eastAsia="Verdana" w:hAnsi="Verdana" w:cs="Verdana"/>
          <w:sz w:val="20"/>
          <w:szCs w:val="20"/>
        </w:rPr>
        <w:t>gray</w:t>
      </w:r>
      <w:proofErr w:type="spellEnd"/>
      <w:r w:rsidRPr="00276539">
        <w:rPr>
          <w:rFonts w:ascii="Verdana" w:eastAsia="Verdana" w:hAnsi="Verdana" w:cs="Verdana"/>
          <w:sz w:val="20"/>
          <w:szCs w:val="20"/>
        </w:rPr>
        <w:t>. Figure 1(b).</w:t>
      </w:r>
    </w:p>
    <w:p w14:paraId="429C818D" w14:textId="77777777" w:rsidR="00567CD6" w:rsidRPr="00276539" w:rsidRDefault="00000000">
      <w:pPr>
        <w:numPr>
          <w:ilvl w:val="0"/>
          <w:numId w:val="33"/>
        </w:numPr>
        <w:shd w:val="clear" w:color="auto" w:fill="FFFFFF"/>
        <w:spacing w:after="0" w:line="240" w:lineRule="auto"/>
        <w:ind w:left="1170" w:right="0"/>
        <w:jc w:val="left"/>
      </w:pPr>
      <w:r w:rsidRPr="00276539">
        <w:rPr>
          <w:rFonts w:ascii="Verdana" w:eastAsia="Verdana" w:hAnsi="Verdana" w:cs="Verdana"/>
          <w:sz w:val="20"/>
          <w:szCs w:val="20"/>
        </w:rPr>
        <w:t>Next, the front node g is removed from queue and labelled as visited, and all its unvisited neighbours are inserted in queue. Figure 1(c).</w:t>
      </w:r>
    </w:p>
    <w:p w14:paraId="0922CCD3" w14:textId="77777777" w:rsidR="00567CD6" w:rsidRPr="00276539" w:rsidRDefault="00000000">
      <w:pPr>
        <w:numPr>
          <w:ilvl w:val="0"/>
          <w:numId w:val="34"/>
        </w:numPr>
        <w:shd w:val="clear" w:color="auto" w:fill="FFFFFF"/>
        <w:spacing w:after="0" w:line="240" w:lineRule="auto"/>
        <w:ind w:left="1170" w:right="0"/>
        <w:jc w:val="left"/>
      </w:pPr>
      <w:r w:rsidRPr="00276539">
        <w:rPr>
          <w:rFonts w:ascii="Verdana" w:eastAsia="Verdana" w:hAnsi="Verdana" w:cs="Verdana"/>
          <w:sz w:val="20"/>
          <w:szCs w:val="20"/>
        </w:rPr>
        <w:t>Node f is at the front of queue and hence it is removed from queue and labelled as visited. All its unvisited neighbours are inserted in queue (Figure 1(d).</w:t>
      </w:r>
    </w:p>
    <w:p w14:paraId="171882E3" w14:textId="77777777" w:rsidR="00567CD6" w:rsidRPr="00276539" w:rsidRDefault="00000000">
      <w:pPr>
        <w:numPr>
          <w:ilvl w:val="0"/>
          <w:numId w:val="36"/>
        </w:numPr>
        <w:shd w:val="clear" w:color="auto" w:fill="FFFFFF"/>
        <w:spacing w:after="0" w:line="240" w:lineRule="auto"/>
        <w:ind w:left="1170" w:right="0"/>
        <w:jc w:val="left"/>
      </w:pPr>
      <w:r w:rsidRPr="00276539">
        <w:rPr>
          <w:rFonts w:ascii="Verdana" w:eastAsia="Verdana" w:hAnsi="Verdana" w:cs="Verdana"/>
          <w:sz w:val="20"/>
          <w:szCs w:val="20"/>
        </w:rPr>
        <w:t>This process continues until Q is empty.</w:t>
      </w:r>
    </w:p>
    <w:p w14:paraId="2261F5D7" w14:textId="77777777" w:rsidR="00567CD6" w:rsidRPr="00276539" w:rsidRDefault="00000000">
      <w:pPr>
        <w:shd w:val="clear" w:color="auto" w:fill="FFFFFF"/>
        <w:spacing w:after="0" w:line="240" w:lineRule="auto"/>
        <w:ind w:right="0"/>
        <w:jc w:val="left"/>
        <w:rPr>
          <w:rFonts w:ascii="Verdana" w:eastAsia="Verdana" w:hAnsi="Verdana" w:cs="Verdana"/>
          <w:sz w:val="20"/>
          <w:szCs w:val="20"/>
        </w:rPr>
      </w:pPr>
      <w:r w:rsidRPr="00276539">
        <w:rPr>
          <w:rFonts w:ascii="Verdana" w:eastAsia="Verdana" w:hAnsi="Verdana" w:cs="Verdana"/>
          <w:noProof/>
          <w:sz w:val="20"/>
          <w:szCs w:val="20"/>
        </w:rPr>
        <w:drawing>
          <wp:inline distT="0" distB="0" distL="0" distR="0" wp14:anchorId="000083F2" wp14:editId="2ED29835">
            <wp:extent cx="5954395" cy="4760595"/>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0"/>
                    <a:srcRect/>
                    <a:stretch>
                      <a:fillRect/>
                    </a:stretch>
                  </pic:blipFill>
                  <pic:spPr>
                    <a:xfrm>
                      <a:off x="0" y="0"/>
                      <a:ext cx="5954395" cy="4760595"/>
                    </a:xfrm>
                    <a:prstGeom prst="rect">
                      <a:avLst/>
                    </a:prstGeom>
                    <a:ln/>
                  </pic:spPr>
                </pic:pic>
              </a:graphicData>
            </a:graphic>
          </wp:inline>
        </w:drawing>
      </w:r>
    </w:p>
    <w:p w14:paraId="65E30FAD" w14:textId="4BD92FB1" w:rsidR="00567CD6" w:rsidRDefault="00BA0AE2">
      <w:pPr>
        <w:ind w:left="0"/>
        <w:rPr>
          <w:ins w:id="0" w:author="TELUGU RENUKA" w:date="2024-11-26T13:57:00Z" w16du:dateUtc="2024-11-26T08:27:00Z"/>
          <w:rFonts w:ascii="Verdana" w:eastAsia="Verdana" w:hAnsi="Verdana" w:cs="Verdana"/>
          <w:sz w:val="20"/>
          <w:szCs w:val="20"/>
        </w:rPr>
      </w:pPr>
      <w:del w:id="1" w:author="TELUGU RENUKA" w:date="2024-11-26T13:48:00Z" w16du:dateUtc="2024-11-26T08:18:00Z">
        <w:r w:rsidDel="00BA0AE2">
          <w:rPr>
            <w:rFonts w:ascii="Verdana" w:eastAsia="Verdana" w:hAnsi="Verdana" w:cs="Verdana"/>
            <w:noProof/>
            <w:sz w:val="20"/>
            <w:szCs w:val="20"/>
          </w:rPr>
          <mc:AlternateContent>
            <mc:Choice Requires="wpi">
              <w:drawing>
                <wp:anchor distT="0" distB="0" distL="114300" distR="114300" simplePos="0" relativeHeight="251667456" behindDoc="0" locked="0" layoutInCell="1" allowOverlap="1" wp14:anchorId="3CF948EB" wp14:editId="3BD16A33">
                  <wp:simplePos x="0" y="0"/>
                  <wp:positionH relativeFrom="column">
                    <wp:posOffset>2707475</wp:posOffset>
                  </wp:positionH>
                  <wp:positionV relativeFrom="paragraph">
                    <wp:posOffset>371605</wp:posOffset>
                  </wp:positionV>
                  <wp:extent cx="29520" cy="466200"/>
                  <wp:effectExtent l="57150" t="57150" r="46990" b="48260"/>
                  <wp:wrapNone/>
                  <wp:docPr id="2016000737" name="Ink 894"/>
                  <wp:cNvGraphicFramePr/>
                  <a:graphic xmlns:a="http://schemas.openxmlformats.org/drawingml/2006/main">
                    <a:graphicData uri="http://schemas.microsoft.com/office/word/2010/wordprocessingInk">
                      <w14:contentPart bwMode="auto" r:id="rId151">
                        <w14:nvContentPartPr>
                          <w14:cNvContentPartPr/>
                        </w14:nvContentPartPr>
                        <w14:xfrm>
                          <a:off x="0" y="0"/>
                          <a:ext cx="29520" cy="466200"/>
                        </w14:xfrm>
                      </w14:contentPart>
                    </a:graphicData>
                  </a:graphic>
                  <wp14:sizeRelH relativeFrom="margin">
                    <wp14:pctWidth>0</wp14:pctWidth>
                  </wp14:sizeRelH>
                  <wp14:sizeRelV relativeFrom="margin">
                    <wp14:pctHeight>0</wp14:pctHeight>
                  </wp14:sizeRelV>
                </wp:anchor>
              </w:drawing>
            </mc:Choice>
            <mc:Fallback>
              <w:pict>
                <v:shape w14:anchorId="7B1F3FE2" id="Ink 894" o:spid="_x0000_s1026" type="#_x0000_t75" style="position:absolute;margin-left:212.5pt;margin-top:28.55pt;width:3.7pt;height:3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">
                  <v:imagedata r:id="rId152" o:title=""/>
                </v:shape>
              </w:pict>
            </mc:Fallback>
          </mc:AlternateContent>
        </w:r>
      </w:del>
    </w:p>
    <w:p w14:paraId="3E028C72" w14:textId="383A6D3B" w:rsidR="004948DE" w:rsidRDefault="004948DE">
      <w:pPr>
        <w:ind w:left="0"/>
        <w:rPr>
          <w:ins w:id="2" w:author="TELUGU RENUKA" w:date="2024-11-26T13:57:00Z" w16du:dateUtc="2024-11-26T08:27:00Z"/>
          <w:rFonts w:ascii="Verdana" w:eastAsia="Verdana" w:hAnsi="Verdana" w:cs="Verdana"/>
          <w:sz w:val="20"/>
          <w:szCs w:val="20"/>
        </w:rPr>
      </w:pPr>
      <w:ins w:id="3" w:author="TELUGU RENUKA" w:date="2024-11-26T13:57:00Z" w16du:dateUtc="2024-11-26T08:27:00Z">
        <w:r w:rsidRPr="00CC77FB">
          <w:rPr>
            <w:rFonts w:ascii="Verdana" w:eastAsia="Verdana" w:hAnsi="Verdana" w:cs="Verdana"/>
            <w:b/>
            <w:sz w:val="20"/>
            <w:szCs w:val="20"/>
          </w:rPr>
          <w:lastRenderedPageBreak/>
          <w:drawing>
            <wp:inline distT="0" distB="0" distL="0" distR="0" wp14:anchorId="347D3E5C" wp14:editId="72DC440A">
              <wp:extent cx="5745480" cy="3575685"/>
              <wp:effectExtent l="0" t="0" r="7620" b="5715"/>
              <wp:docPr id="2038696545" name="Picture 1" descr="A whiteboar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6545" name="Picture 1" descr="A whiteboard with text and numbers&#10;&#10;Description automatically generated"/>
                      <pic:cNvPicPr/>
                    </pic:nvPicPr>
                    <pic:blipFill>
                      <a:blip r:embed="rId153"/>
                      <a:stretch>
                        <a:fillRect/>
                      </a:stretch>
                    </pic:blipFill>
                    <pic:spPr>
                      <a:xfrm>
                        <a:off x="0" y="0"/>
                        <a:ext cx="5745480" cy="3575685"/>
                      </a:xfrm>
                      <a:prstGeom prst="rect">
                        <a:avLst/>
                      </a:prstGeom>
                    </pic:spPr>
                  </pic:pic>
                </a:graphicData>
              </a:graphic>
            </wp:inline>
          </w:drawing>
        </w:r>
      </w:ins>
    </w:p>
    <w:p w14:paraId="07DA233B" w14:textId="789EA8ED" w:rsidR="004948DE" w:rsidRDefault="00B877C8">
      <w:pPr>
        <w:ind w:left="0"/>
        <w:rPr>
          <w:rFonts w:ascii="Verdana" w:eastAsia="Verdana" w:hAnsi="Verdana" w:cs="Verdana"/>
          <w:sz w:val="20"/>
          <w:szCs w:val="20"/>
        </w:rPr>
      </w:pPr>
      <w:ins w:id="4" w:author="TELUGU RENUKA" w:date="2024-11-26T14:21:00Z" w16du:dateUtc="2024-11-26T08:51:00Z">
        <w:r>
          <w:rPr>
            <w:noProof/>
          </w:rPr>
          <w:drawing>
            <wp:inline distT="0" distB="0" distL="0" distR="0" wp14:anchorId="79C39669" wp14:editId="3241F646">
              <wp:extent cx="5597236" cy="4694058"/>
              <wp:effectExtent l="0" t="0" r="3810" b="0"/>
              <wp:docPr id="1841662043" name="Picture 89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62043" name="Picture 895" descr="A paper with writing on it&#10;&#10;Description automatically generated"/>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629259" cy="4720914"/>
                      </a:xfrm>
                      <a:prstGeom prst="rect">
                        <a:avLst/>
                      </a:prstGeom>
                      <a:noFill/>
                      <a:ln>
                        <a:noFill/>
                      </a:ln>
                    </pic:spPr>
                  </pic:pic>
                </a:graphicData>
              </a:graphic>
            </wp:inline>
          </w:drawing>
        </w:r>
      </w:ins>
    </w:p>
    <w:p w14:paraId="2AD3A82E" w14:textId="52899388" w:rsidR="00685B8E" w:rsidRPr="00276539" w:rsidRDefault="001332D5">
      <w:pPr>
        <w:ind w:left="0"/>
        <w:rPr>
          <w:rFonts w:ascii="Verdana" w:eastAsia="Verdana" w:hAnsi="Verdana" w:cs="Verdana"/>
          <w:b/>
          <w:sz w:val="20"/>
          <w:szCs w:val="20"/>
        </w:rPr>
      </w:pPr>
      <w:ins w:id="5" w:author="TELUGU RENUKA" w:date="2024-11-26T14:20:00Z" w16du:dateUtc="2024-11-26T08:50:00Z">
        <w:r>
          <w:rPr>
            <w:noProof/>
          </w:rPr>
          <w:lastRenderedPageBreak/>
          <w:drawing>
            <wp:inline distT="0" distB="0" distL="0" distR="0" wp14:anchorId="50FB1463" wp14:editId="1213F339">
              <wp:extent cx="4387833" cy="6477000"/>
              <wp:effectExtent l="0" t="0" r="0" b="0"/>
              <wp:docPr id="574095640" name="Picture 896"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5640" name="Picture 896" descr="A notebook with writing on it&#10;&#10;Description automatically generated"/>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391120" cy="6481853"/>
                      </a:xfrm>
                      <a:prstGeom prst="rect">
                        <a:avLst/>
                      </a:prstGeom>
                      <a:noFill/>
                      <a:ln>
                        <a:noFill/>
                      </a:ln>
                    </pic:spPr>
                  </pic:pic>
                </a:graphicData>
              </a:graphic>
            </wp:inline>
          </w:drawing>
        </w:r>
        <w:r w:rsidRPr="001332D5">
          <w:t xml:space="preserve"> </w:t>
        </w:r>
        <w:r>
          <w:rPr>
            <w:noProof/>
          </w:rPr>
          <w:drawing>
            <wp:inline distT="0" distB="0" distL="0" distR="0" wp14:anchorId="5785A0F8" wp14:editId="4062318E">
              <wp:extent cx="4424795" cy="2306782"/>
              <wp:effectExtent l="0" t="0" r="0" b="0"/>
              <wp:docPr id="607554719" name="Picture 897" descr="A paper with a diagram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54719" name="Picture 897" descr="A paper with a diagram and numbers&#10;&#10;Description automatically generated"/>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444339" cy="2316971"/>
                      </a:xfrm>
                      <a:prstGeom prst="rect">
                        <a:avLst/>
                      </a:prstGeom>
                      <a:noFill/>
                      <a:ln>
                        <a:noFill/>
                      </a:ln>
                    </pic:spPr>
                  </pic:pic>
                </a:graphicData>
              </a:graphic>
            </wp:inline>
          </w:drawing>
        </w:r>
      </w:ins>
    </w:p>
    <w:sectPr w:rsidR="00685B8E" w:rsidRPr="00276539">
      <w:headerReference w:type="even" r:id="rId157"/>
      <w:headerReference w:type="default" r:id="rId158"/>
      <w:footerReference w:type="even" r:id="rId159"/>
      <w:footerReference w:type="default" r:id="rId160"/>
      <w:headerReference w:type="first" r:id="rId161"/>
      <w:footerReference w:type="first" r:id="rId162"/>
      <w:pgSz w:w="11911" w:h="16841"/>
      <w:pgMar w:top="1442" w:right="1423" w:bottom="1473" w:left="1440" w:header="76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BDF4B" w14:textId="77777777" w:rsidR="00656BB0" w:rsidRDefault="00656BB0">
      <w:pPr>
        <w:spacing w:after="0" w:line="240" w:lineRule="auto"/>
      </w:pPr>
      <w:r>
        <w:separator/>
      </w:r>
    </w:p>
  </w:endnote>
  <w:endnote w:type="continuationSeparator" w:id="0">
    <w:p w14:paraId="32A441D8" w14:textId="77777777" w:rsidR="00656BB0" w:rsidRDefault="0065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3F37" w14:textId="77777777" w:rsidR="00567CD6" w:rsidRDefault="00000000">
    <w:pPr>
      <w:tabs>
        <w:tab w:val="right" w:pos="9311"/>
      </w:tabs>
      <w:spacing w:after="0" w:line="259" w:lineRule="auto"/>
      <w:ind w:left="0" w:right="-320"/>
      <w:jc w:val="left"/>
    </w:pPr>
    <w:r>
      <w:rPr>
        <w:rFonts w:ascii="Cambria" w:eastAsia="Cambria" w:hAnsi="Cambria" w:cs="Cambria"/>
        <w:sz w:val="22"/>
        <w:szCs w:val="22"/>
      </w:rPr>
      <w:t>G</w:t>
    </w:r>
    <w:r>
      <w:t xml:space="preserve"> </w:t>
    </w:r>
    <w:r>
      <w:rPr>
        <w:rFonts w:ascii="Cambria" w:eastAsia="Cambria" w:hAnsi="Cambria" w:cs="Cambria"/>
        <w:sz w:val="22"/>
        <w:szCs w:val="22"/>
      </w:rPr>
      <w:t xml:space="preserve">VP College of Engineering for Women </w:t>
    </w:r>
    <w:r>
      <w:rPr>
        <w:rFonts w:ascii="Cambria" w:eastAsia="Cambria" w:hAnsi="Cambria" w:cs="Cambria"/>
        <w:sz w:val="22"/>
        <w:szCs w:val="22"/>
      </w:rPr>
      <w:tab/>
      <w:t xml:space="preserve">Page </w:t>
    </w:r>
    <w:r>
      <w:fldChar w:fldCharType="begin"/>
    </w:r>
    <w:r>
      <w:instrText>PAGE</w:instrText>
    </w:r>
    <w:r>
      <w:fldChar w:fldCharType="separate"/>
    </w:r>
    <w:r>
      <w:fldChar w:fldCharType="end"/>
    </w:r>
    <w:r>
      <w:rPr>
        <w:rFonts w:ascii="Cambria" w:eastAsia="Cambria" w:hAnsi="Cambria" w:cs="Cambria"/>
        <w:sz w:val="22"/>
        <w:szCs w:val="22"/>
      </w:rPr>
      <w:t xml:space="preserve"> </w:t>
    </w:r>
    <w:r>
      <w:rPr>
        <w:noProof/>
      </w:rPr>
      <mc:AlternateContent>
        <mc:Choice Requires="wps">
          <w:drawing>
            <wp:anchor distT="0" distB="0" distL="114300" distR="114300" simplePos="0" relativeHeight="251660288" behindDoc="0" locked="0" layoutInCell="1" hidden="0" allowOverlap="1" wp14:anchorId="25437D69" wp14:editId="292EDCBE">
              <wp:simplePos x="0" y="0"/>
              <wp:positionH relativeFrom="column">
                <wp:posOffset>20118</wp:posOffset>
              </wp:positionH>
              <wp:positionV relativeFrom="paragraph">
                <wp:posOffset>0</wp:posOffset>
              </wp:positionV>
              <wp:extent cx="5949443" cy="56388"/>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5949443" cy="56388"/>
                        <a:chOff x="0" y="0"/>
                        <a:chExt cx="5949443" cy="56388"/>
                      </a:xfrm>
                    </wpg:grpSpPr>
                    <wps:wsp>
                      <wps:cNvPr id="246706947" name="Freeform: Shape 246706947"/>
                      <wps:cNvSpPr/>
                      <wps:spPr>
                        <a:xfrm>
                          <a:off x="0" y="0"/>
                          <a:ext cx="5949443" cy="38100"/>
                        </a:xfrm>
                        <a:custGeom>
                          <a:avLst/>
                          <a:gdLst/>
                          <a:ahLst/>
                          <a:cxnLst/>
                          <a:rect l="0" t="0" r="0" b="0"/>
                          <a:pathLst>
                            <a:path w="5949443" h="38100">
                              <a:moveTo>
                                <a:pt x="0" y="0"/>
                              </a:moveTo>
                              <a:lnTo>
                                <a:pt x="5949443" y="0"/>
                              </a:lnTo>
                              <a:lnTo>
                                <a:pt x="5949443" y="38100"/>
                              </a:lnTo>
                              <a:lnTo>
                                <a:pt x="0" y="38100"/>
                              </a:lnTo>
                              <a:lnTo>
                                <a:pt x="0" y="0"/>
                              </a:lnTo>
                            </a:path>
                          </a:pathLst>
                        </a:custGeom>
                        <a:ln cap="flat">
                          <a:miter lim="127000"/>
                        </a:ln>
                      </wps:spPr>
                      <wps:style>
                        <a:lnRef idx="0">
                          <a:srgbClr val="000000">
                            <a:alpha val="0"/>
                          </a:srgbClr>
                        </a:lnRef>
                        <a:fillRef idx="1">
                          <a:srgbClr val="622423"/>
                        </a:fillRef>
                        <a:effectRef idx="0">
                          <a:scrgbClr r="0" g="0" b="0"/>
                        </a:effectRef>
                        <a:fontRef idx="none"/>
                      </wps:style>
                      <wps:bodyPr/>
                    </wps:wsp>
                    <wps:wsp>
                      <wps:cNvPr id="1214164453" name="Freeform: Shape 1214164453"/>
                      <wps:cNvSpPr/>
                      <wps:spPr>
                        <a:xfrm>
                          <a:off x="0" y="47244"/>
                          <a:ext cx="5949443" cy="9144"/>
                        </a:xfrm>
                        <a:custGeom>
                          <a:avLst/>
                          <a:gdLst/>
                          <a:ahLst/>
                          <a:cxnLst/>
                          <a:rect l="0" t="0" r="0" b="0"/>
                          <a:pathLst>
                            <a:path w="5949443" h="9144">
                              <a:moveTo>
                                <a:pt x="0" y="0"/>
                              </a:moveTo>
                              <a:lnTo>
                                <a:pt x="5949443" y="0"/>
                              </a:lnTo>
                              <a:lnTo>
                                <a:pt x="5949443" y="9144"/>
                              </a:lnTo>
                              <a:lnTo>
                                <a:pt x="0" y="9144"/>
                              </a:lnTo>
                              <a:lnTo>
                                <a:pt x="0" y="0"/>
                              </a:lnTo>
                            </a:path>
                          </a:pathLst>
                        </a:custGeom>
                        <a:ln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20118</wp:posOffset>
              </wp:positionH>
              <wp:positionV relativeFrom="paragraph">
                <wp:posOffset>0</wp:posOffset>
              </wp:positionV>
              <wp:extent cx="5949443" cy="56388"/>
              <wp:effectExtent b="0" l="0" r="0" t="0"/>
              <wp:wrapSquare wrapText="bothSides" distB="0" distT="0" distL="114300" distR="114300"/>
              <wp:docPr id="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9443" cy="56388"/>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812A7" w14:textId="77777777" w:rsidR="00567CD6" w:rsidRDefault="00000000">
    <w:pPr>
      <w:spacing w:after="521" w:line="259" w:lineRule="auto"/>
      <w:ind w:left="113" w:right="0"/>
      <w:jc w:val="center"/>
    </w:pPr>
    <w:r>
      <w:t xml:space="preserve"> </w:t>
    </w:r>
    <w:r>
      <w:rPr>
        <w:noProof/>
      </w:rPr>
      <mc:AlternateContent>
        <mc:Choice Requires="wps">
          <w:drawing>
            <wp:anchor distT="0" distB="0" distL="114300" distR="114300" simplePos="0" relativeHeight="251658240" behindDoc="0" locked="0" layoutInCell="1" hidden="0" allowOverlap="1" wp14:anchorId="05D73653" wp14:editId="2C4BC4B4">
              <wp:simplePos x="0" y="0"/>
              <wp:positionH relativeFrom="column">
                <wp:posOffset>20118</wp:posOffset>
              </wp:positionH>
              <wp:positionV relativeFrom="paragraph">
                <wp:posOffset>0</wp:posOffset>
              </wp:positionV>
              <wp:extent cx="5949443" cy="56388"/>
              <wp:effectExtent l="0" t="0" r="0" b="0"/>
              <wp:wrapSquare wrapText="bothSides" distT="0" distB="0" distL="114300" distR="114300"/>
              <wp:docPr id="12" name="Group 12"/>
              <wp:cNvGraphicFramePr/>
              <a:graphic xmlns:a="http://schemas.openxmlformats.org/drawingml/2006/main">
                <a:graphicData uri="http://schemas.microsoft.com/office/word/2010/wordprocessingGroup">
                  <wpg:wgp>
                    <wpg:cNvGrpSpPr/>
                    <wpg:grpSpPr>
                      <a:xfrm>
                        <a:off x="0" y="0"/>
                        <a:ext cx="5949443" cy="56388"/>
                        <a:chOff x="0" y="0"/>
                        <a:chExt cx="5949443" cy="56388"/>
                      </a:xfrm>
                    </wpg:grpSpPr>
                    <wps:wsp>
                      <wps:cNvPr id="634866342" name="Freeform: Shape 634866342"/>
                      <wps:cNvSpPr/>
                      <wps:spPr>
                        <a:xfrm>
                          <a:off x="0" y="0"/>
                          <a:ext cx="5949443" cy="38100"/>
                        </a:xfrm>
                        <a:custGeom>
                          <a:avLst/>
                          <a:gdLst/>
                          <a:ahLst/>
                          <a:cxnLst/>
                          <a:rect l="0" t="0" r="0" b="0"/>
                          <a:pathLst>
                            <a:path w="5949443" h="38100">
                              <a:moveTo>
                                <a:pt x="0" y="0"/>
                              </a:moveTo>
                              <a:lnTo>
                                <a:pt x="5949443" y="0"/>
                              </a:lnTo>
                              <a:lnTo>
                                <a:pt x="5949443" y="38100"/>
                              </a:lnTo>
                              <a:lnTo>
                                <a:pt x="0" y="38100"/>
                              </a:lnTo>
                              <a:lnTo>
                                <a:pt x="0" y="0"/>
                              </a:lnTo>
                            </a:path>
                          </a:pathLst>
                        </a:custGeom>
                        <a:ln cap="flat">
                          <a:miter lim="127000"/>
                        </a:ln>
                      </wps:spPr>
                      <wps:style>
                        <a:lnRef idx="0">
                          <a:srgbClr val="000000">
                            <a:alpha val="0"/>
                          </a:srgbClr>
                        </a:lnRef>
                        <a:fillRef idx="1">
                          <a:srgbClr val="622423"/>
                        </a:fillRef>
                        <a:effectRef idx="0">
                          <a:scrgbClr r="0" g="0" b="0"/>
                        </a:effectRef>
                        <a:fontRef idx="none"/>
                      </wps:style>
                      <wps:bodyPr/>
                    </wps:wsp>
                    <wps:wsp>
                      <wps:cNvPr id="1480212401" name="Freeform: Shape 1480212401"/>
                      <wps:cNvSpPr/>
                      <wps:spPr>
                        <a:xfrm>
                          <a:off x="0" y="47244"/>
                          <a:ext cx="5949443" cy="9144"/>
                        </a:xfrm>
                        <a:custGeom>
                          <a:avLst/>
                          <a:gdLst/>
                          <a:ahLst/>
                          <a:cxnLst/>
                          <a:rect l="0" t="0" r="0" b="0"/>
                          <a:pathLst>
                            <a:path w="5949443" h="9144">
                              <a:moveTo>
                                <a:pt x="0" y="0"/>
                              </a:moveTo>
                              <a:lnTo>
                                <a:pt x="5949443" y="0"/>
                              </a:lnTo>
                              <a:lnTo>
                                <a:pt x="5949443" y="9144"/>
                              </a:lnTo>
                              <a:lnTo>
                                <a:pt x="0" y="9144"/>
                              </a:lnTo>
                              <a:lnTo>
                                <a:pt x="0" y="0"/>
                              </a:lnTo>
                            </a:path>
                          </a:pathLst>
                        </a:custGeom>
                        <a:ln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20118</wp:posOffset>
              </wp:positionH>
              <wp:positionV relativeFrom="paragraph">
                <wp:posOffset>0</wp:posOffset>
              </wp:positionV>
              <wp:extent cx="5949443" cy="56388"/>
              <wp:effectExtent b="0" l="0" r="0" t="0"/>
              <wp:wrapSquare wrapText="bothSides" distB="0" distT="0" distL="114300" distR="114300"/>
              <wp:docPr id="12"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49443" cy="56388"/>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B49B0" w14:textId="77777777" w:rsidR="00567CD6" w:rsidRDefault="00000000">
    <w:pPr>
      <w:tabs>
        <w:tab w:val="right" w:pos="9311"/>
      </w:tabs>
      <w:spacing w:after="0" w:line="259" w:lineRule="auto"/>
      <w:ind w:left="0" w:right="-320"/>
      <w:jc w:val="left"/>
    </w:pPr>
    <w:r>
      <w:rPr>
        <w:rFonts w:ascii="Cambria" w:eastAsia="Cambria" w:hAnsi="Cambria" w:cs="Cambria"/>
        <w:sz w:val="22"/>
        <w:szCs w:val="22"/>
      </w:rPr>
      <w:t>G</w:t>
    </w:r>
    <w:r>
      <w:t xml:space="preserve"> </w:t>
    </w:r>
    <w:r>
      <w:rPr>
        <w:rFonts w:ascii="Cambria" w:eastAsia="Cambria" w:hAnsi="Cambria" w:cs="Cambria"/>
        <w:sz w:val="22"/>
        <w:szCs w:val="22"/>
      </w:rPr>
      <w:t xml:space="preserve">VP College of Engineering for Women </w:t>
    </w:r>
    <w:r>
      <w:rPr>
        <w:rFonts w:ascii="Cambria" w:eastAsia="Cambria" w:hAnsi="Cambria" w:cs="Cambria"/>
        <w:sz w:val="22"/>
        <w:szCs w:val="22"/>
      </w:rPr>
      <w:tab/>
      <w:t xml:space="preserve">Page </w:t>
    </w:r>
    <w:r>
      <w:fldChar w:fldCharType="begin"/>
    </w:r>
    <w:r>
      <w:instrText>PAGE</w:instrText>
    </w:r>
    <w:r>
      <w:fldChar w:fldCharType="separate"/>
    </w:r>
    <w:r w:rsidR="009F6FC4">
      <w:rPr>
        <w:noProof/>
      </w:rPr>
      <w:t>1</w:t>
    </w:r>
    <w:r>
      <w:fldChar w:fldCharType="end"/>
    </w:r>
    <w:r>
      <w:rPr>
        <w:rFonts w:ascii="Cambria" w:eastAsia="Cambria" w:hAnsi="Cambria" w:cs="Cambria"/>
        <w:sz w:val="22"/>
        <w:szCs w:val="22"/>
      </w:rPr>
      <w:t xml:space="preserve"> </w:t>
    </w:r>
    <w:r>
      <w:rPr>
        <w:noProof/>
      </w:rPr>
      <mc:AlternateContent>
        <mc:Choice Requires="wps">
          <w:drawing>
            <wp:anchor distT="0" distB="0" distL="114300" distR="114300" simplePos="0" relativeHeight="251659264" behindDoc="0" locked="0" layoutInCell="1" hidden="0" allowOverlap="1" wp14:anchorId="71C5E9DB" wp14:editId="50A966CD">
              <wp:simplePos x="0" y="0"/>
              <wp:positionH relativeFrom="column">
                <wp:posOffset>20118</wp:posOffset>
              </wp:positionH>
              <wp:positionV relativeFrom="paragraph">
                <wp:posOffset>0</wp:posOffset>
              </wp:positionV>
              <wp:extent cx="5949443" cy="56388"/>
              <wp:effectExtent l="0" t="0" r="0" b="0"/>
              <wp:wrapSquare wrapText="bothSides" distT="0" distB="0" distL="114300" distR="114300"/>
              <wp:docPr id="11" name="Group 11"/>
              <wp:cNvGraphicFramePr/>
              <a:graphic xmlns:a="http://schemas.openxmlformats.org/drawingml/2006/main">
                <a:graphicData uri="http://schemas.microsoft.com/office/word/2010/wordprocessingGroup">
                  <wpg:wgp>
                    <wpg:cNvGrpSpPr/>
                    <wpg:grpSpPr>
                      <a:xfrm>
                        <a:off x="0" y="0"/>
                        <a:ext cx="5949443" cy="56388"/>
                        <a:chOff x="0" y="0"/>
                        <a:chExt cx="5949443" cy="56388"/>
                      </a:xfrm>
                    </wpg:grpSpPr>
                    <wps:wsp>
                      <wps:cNvPr id="1662200504" name="Freeform: Shape 1662200504"/>
                      <wps:cNvSpPr/>
                      <wps:spPr>
                        <a:xfrm>
                          <a:off x="0" y="0"/>
                          <a:ext cx="5949443" cy="38100"/>
                        </a:xfrm>
                        <a:custGeom>
                          <a:avLst/>
                          <a:gdLst/>
                          <a:ahLst/>
                          <a:cxnLst/>
                          <a:rect l="0" t="0" r="0" b="0"/>
                          <a:pathLst>
                            <a:path w="5949443" h="38100">
                              <a:moveTo>
                                <a:pt x="0" y="0"/>
                              </a:moveTo>
                              <a:lnTo>
                                <a:pt x="5949443" y="0"/>
                              </a:lnTo>
                              <a:lnTo>
                                <a:pt x="5949443" y="38100"/>
                              </a:lnTo>
                              <a:lnTo>
                                <a:pt x="0" y="38100"/>
                              </a:lnTo>
                              <a:lnTo>
                                <a:pt x="0" y="0"/>
                              </a:lnTo>
                            </a:path>
                          </a:pathLst>
                        </a:custGeom>
                        <a:ln cap="flat">
                          <a:miter lim="127000"/>
                        </a:ln>
                      </wps:spPr>
                      <wps:style>
                        <a:lnRef idx="0">
                          <a:srgbClr val="000000">
                            <a:alpha val="0"/>
                          </a:srgbClr>
                        </a:lnRef>
                        <a:fillRef idx="1">
                          <a:srgbClr val="622423"/>
                        </a:fillRef>
                        <a:effectRef idx="0">
                          <a:scrgbClr r="0" g="0" b="0"/>
                        </a:effectRef>
                        <a:fontRef idx="none"/>
                      </wps:style>
                      <wps:bodyPr/>
                    </wps:wsp>
                    <wps:wsp>
                      <wps:cNvPr id="1326679310" name="Freeform: Shape 1326679310"/>
                      <wps:cNvSpPr/>
                      <wps:spPr>
                        <a:xfrm>
                          <a:off x="0" y="47244"/>
                          <a:ext cx="5949443" cy="9144"/>
                        </a:xfrm>
                        <a:custGeom>
                          <a:avLst/>
                          <a:gdLst/>
                          <a:ahLst/>
                          <a:cxnLst/>
                          <a:rect l="0" t="0" r="0" b="0"/>
                          <a:pathLst>
                            <a:path w="5949443" h="9144">
                              <a:moveTo>
                                <a:pt x="0" y="0"/>
                              </a:moveTo>
                              <a:lnTo>
                                <a:pt x="5949443" y="0"/>
                              </a:lnTo>
                              <a:lnTo>
                                <a:pt x="5949443" y="9144"/>
                              </a:lnTo>
                              <a:lnTo>
                                <a:pt x="0" y="9144"/>
                              </a:lnTo>
                              <a:lnTo>
                                <a:pt x="0" y="0"/>
                              </a:lnTo>
                            </a:path>
                          </a:pathLst>
                        </a:custGeom>
                        <a:ln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20118</wp:posOffset>
              </wp:positionH>
              <wp:positionV relativeFrom="paragraph">
                <wp:posOffset>0</wp:posOffset>
              </wp:positionV>
              <wp:extent cx="5949443" cy="56388"/>
              <wp:effectExtent b="0" l="0" r="0" t="0"/>
              <wp:wrapSquare wrapText="bothSides" distB="0" distT="0" distL="114300" distR="114300"/>
              <wp:docPr id="1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9443" cy="56388"/>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D7F8" w14:textId="77777777" w:rsidR="00567CD6" w:rsidRDefault="00000000">
    <w:pPr>
      <w:tabs>
        <w:tab w:val="center" w:pos="4322"/>
      </w:tabs>
      <w:spacing w:after="0" w:line="259" w:lineRule="auto"/>
      <w:ind w:left="0" w:right="0"/>
      <w:jc w:val="left"/>
    </w:pPr>
    <w:r>
      <w:rPr>
        <w:rFonts w:ascii="Garamond" w:eastAsia="Garamond" w:hAnsi="Garamond" w:cs="Garamond"/>
        <w:sz w:val="20"/>
        <w:szCs w:val="20"/>
      </w:rPr>
      <w:t xml:space="preserve">GVP College of Engineering for Women </w:t>
    </w:r>
    <w:r>
      <w:rPr>
        <w:rFonts w:ascii="Garamond" w:eastAsia="Garamond" w:hAnsi="Garamond" w:cs="Garamond"/>
        <w:sz w:val="20"/>
        <w:szCs w:val="20"/>
      </w:rPr>
      <w:tab/>
      <w:t xml:space="preserve">- </w:t>
    </w:r>
    <w:r>
      <w:fldChar w:fldCharType="begin"/>
    </w:r>
    <w:r>
      <w:instrText>PAGE</w:instrText>
    </w:r>
    <w:r>
      <w:fldChar w:fldCharType="separate"/>
    </w:r>
    <w:r>
      <w:fldChar w:fldCharType="end"/>
    </w:r>
    <w:r>
      <w:rPr>
        <w:rFonts w:ascii="Garamond" w:eastAsia="Garamond" w:hAnsi="Garamond" w:cs="Garamond"/>
        <w:sz w:val="20"/>
        <w:szCs w:val="20"/>
      </w:rPr>
      <w:t xml:space="preserve"> -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67AE0" w14:textId="77777777" w:rsidR="00567CD6" w:rsidRDefault="00567CD6">
    <w:pPr>
      <w:pBdr>
        <w:top w:val="nil"/>
        <w:left w:val="nil"/>
        <w:bottom w:val="nil"/>
        <w:right w:val="nil"/>
        <w:between w:val="nil"/>
      </w:pBdr>
      <w:tabs>
        <w:tab w:val="center" w:pos="4513"/>
        <w:tab w:val="right" w:pos="9026"/>
      </w:tabs>
      <w:spacing w:after="0" w:line="240" w:lineRule="auto"/>
      <w:ind w:hanging="1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BA0DE" w14:textId="77777777" w:rsidR="00567CD6" w:rsidRDefault="00000000">
    <w:pPr>
      <w:tabs>
        <w:tab w:val="center" w:pos="4322"/>
      </w:tabs>
      <w:spacing w:after="0" w:line="259" w:lineRule="auto"/>
      <w:ind w:left="0" w:right="0"/>
      <w:jc w:val="left"/>
    </w:pPr>
    <w:r>
      <w:rPr>
        <w:rFonts w:ascii="Garamond" w:eastAsia="Garamond" w:hAnsi="Garamond" w:cs="Garamond"/>
        <w:sz w:val="20"/>
        <w:szCs w:val="20"/>
      </w:rPr>
      <w:t xml:space="preserve">GVP College of Engineering for Women </w:t>
    </w:r>
    <w:r>
      <w:rPr>
        <w:rFonts w:ascii="Garamond" w:eastAsia="Garamond" w:hAnsi="Garamond" w:cs="Garamond"/>
        <w:sz w:val="20"/>
        <w:szCs w:val="20"/>
      </w:rPr>
      <w:tab/>
      <w:t xml:space="preserve">- </w:t>
    </w:r>
    <w:r>
      <w:fldChar w:fldCharType="begin"/>
    </w:r>
    <w:r>
      <w:instrText>PAGE</w:instrText>
    </w:r>
    <w:r>
      <w:fldChar w:fldCharType="separate"/>
    </w:r>
    <w:r>
      <w:fldChar w:fldCharType="end"/>
    </w:r>
    <w:r>
      <w:rPr>
        <w:rFonts w:ascii="Garamond" w:eastAsia="Garamond" w:hAnsi="Garamond" w:cs="Garamond"/>
        <w:sz w:val="20"/>
        <w:szCs w:val="20"/>
      </w:rP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DC227" w14:textId="77777777" w:rsidR="00656BB0" w:rsidRDefault="00656BB0">
      <w:pPr>
        <w:spacing w:after="0" w:line="240" w:lineRule="auto"/>
      </w:pPr>
      <w:r>
        <w:separator/>
      </w:r>
    </w:p>
  </w:footnote>
  <w:footnote w:type="continuationSeparator" w:id="0">
    <w:p w14:paraId="2732D7F6" w14:textId="77777777" w:rsidR="00656BB0" w:rsidRDefault="00656B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DF784" w14:textId="77777777" w:rsidR="00567CD6" w:rsidRDefault="00000000">
    <w:pPr>
      <w:tabs>
        <w:tab w:val="center" w:pos="4513"/>
        <w:tab w:val="right" w:pos="8992"/>
      </w:tabs>
      <w:spacing w:after="0" w:line="259" w:lineRule="auto"/>
      <w:ind w:left="0" w:right="-35"/>
      <w:jc w:val="left"/>
    </w:pPr>
    <w:r>
      <w:rPr>
        <w:sz w:val="22"/>
        <w:szCs w:val="22"/>
      </w:rPr>
      <w:t xml:space="preserve"> </w:t>
    </w:r>
    <w:r>
      <w:rPr>
        <w:sz w:val="22"/>
        <w:szCs w:val="22"/>
      </w:rPr>
      <w:tab/>
      <w:t xml:space="preserve"> </w:t>
    </w:r>
    <w:r>
      <w:rPr>
        <w:sz w:val="22"/>
        <w:szCs w:val="22"/>
      </w:rPr>
      <w:tab/>
      <w:t xml:space="preserve">Design and Analysis of Algorithms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0EEF7" w14:textId="77777777" w:rsidR="00567CD6" w:rsidRDefault="00000000">
    <w:pPr>
      <w:tabs>
        <w:tab w:val="center" w:pos="4513"/>
        <w:tab w:val="right" w:pos="8992"/>
      </w:tabs>
      <w:spacing w:after="0" w:line="259" w:lineRule="auto"/>
      <w:ind w:left="0" w:right="-35"/>
      <w:jc w:val="left"/>
    </w:pPr>
    <w:r>
      <w:rPr>
        <w:sz w:val="22"/>
        <w:szCs w:val="22"/>
      </w:rPr>
      <w:t xml:space="preserve"> </w:t>
    </w:r>
    <w:r>
      <w:rPr>
        <w:sz w:val="22"/>
        <w:szCs w:val="22"/>
      </w:rPr>
      <w:tab/>
      <w:t xml:space="preserve"> </w:t>
    </w:r>
    <w:r>
      <w:rPr>
        <w:sz w:val="22"/>
        <w:szCs w:val="22"/>
      </w:rPr>
      <w:tab/>
      <w:t xml:space="preserve">Design and Analysis of Algorithms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8C04D" w14:textId="77777777" w:rsidR="00567CD6" w:rsidRDefault="00000000">
    <w:pPr>
      <w:tabs>
        <w:tab w:val="center" w:pos="4513"/>
        <w:tab w:val="right" w:pos="8992"/>
      </w:tabs>
      <w:spacing w:after="0" w:line="259" w:lineRule="auto"/>
      <w:ind w:left="0" w:right="-35"/>
      <w:jc w:val="left"/>
    </w:pPr>
    <w:r>
      <w:rPr>
        <w:sz w:val="22"/>
        <w:szCs w:val="22"/>
      </w:rPr>
      <w:t xml:space="preserve"> </w:t>
    </w:r>
    <w:r>
      <w:rPr>
        <w:sz w:val="22"/>
        <w:szCs w:val="22"/>
      </w:rPr>
      <w:tab/>
      <w:t xml:space="preserve"> </w:t>
    </w:r>
    <w:r>
      <w:rPr>
        <w:sz w:val="22"/>
        <w:szCs w:val="22"/>
      </w:rPr>
      <w:tab/>
      <w:t xml:space="preserve">Design and Analysis of Algorithms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B2D88" w14:textId="77777777" w:rsidR="00567CD6" w:rsidRDefault="00000000">
    <w:pPr>
      <w:spacing w:after="0" w:line="259" w:lineRule="auto"/>
      <w:ind w:left="0" w:right="16"/>
      <w:jc w:val="center"/>
    </w:pPr>
    <w:r>
      <w:rPr>
        <w:rFonts w:ascii="Garamond" w:eastAsia="Garamond" w:hAnsi="Garamond" w:cs="Garamond"/>
        <w:sz w:val="22"/>
        <w:szCs w:val="22"/>
      </w:rPr>
      <w:t>Design and Analysis of Algorithms</w:t>
    </w:r>
    <w:r>
      <w:rPr>
        <w:rFonts w:ascii="Garamond" w:eastAsia="Garamond" w:hAnsi="Garamond" w:cs="Garamond"/>
        <w:sz w:val="20"/>
        <w:szCs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545B9" w14:textId="77777777" w:rsidR="00567CD6" w:rsidRDefault="00000000">
    <w:pPr>
      <w:spacing w:after="0" w:line="259" w:lineRule="auto"/>
      <w:ind w:left="0" w:right="16"/>
      <w:jc w:val="center"/>
    </w:pPr>
    <w:r>
      <w:rPr>
        <w:rFonts w:ascii="Garamond" w:eastAsia="Garamond" w:hAnsi="Garamond" w:cs="Garamond"/>
        <w:sz w:val="22"/>
        <w:szCs w:val="22"/>
      </w:rPr>
      <w:t>Design and Analysis of Algorithms</w:t>
    </w:r>
    <w:r>
      <w:rPr>
        <w:rFonts w:ascii="Garamond" w:eastAsia="Garamond" w:hAnsi="Garamond" w:cs="Garamond"/>
        <w:sz w:val="20"/>
        <w:szCs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FFD1B" w14:textId="77777777" w:rsidR="00567CD6" w:rsidRDefault="00000000">
    <w:pPr>
      <w:spacing w:after="0" w:line="259" w:lineRule="auto"/>
      <w:ind w:left="0" w:right="16"/>
      <w:jc w:val="center"/>
    </w:pPr>
    <w:r>
      <w:rPr>
        <w:rFonts w:ascii="Garamond" w:eastAsia="Garamond" w:hAnsi="Garamond" w:cs="Garamond"/>
        <w:sz w:val="22"/>
        <w:szCs w:val="22"/>
      </w:rPr>
      <w:t>Design and Analysis of Algorithms</w:t>
    </w:r>
    <w:r>
      <w:rPr>
        <w:rFonts w:ascii="Garamond" w:eastAsia="Garamond" w:hAnsi="Garamond" w:cs="Garamond"/>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F4631"/>
    <w:multiLevelType w:val="multilevel"/>
    <w:tmpl w:val="2A64897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1F7A4F"/>
    <w:multiLevelType w:val="multilevel"/>
    <w:tmpl w:val="E5849F88"/>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BB54B8"/>
    <w:multiLevelType w:val="multilevel"/>
    <w:tmpl w:val="B96ABAF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EA064B"/>
    <w:multiLevelType w:val="multilevel"/>
    <w:tmpl w:val="5110473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02573F"/>
    <w:multiLevelType w:val="multilevel"/>
    <w:tmpl w:val="9F668898"/>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E655EF3"/>
    <w:multiLevelType w:val="multilevel"/>
    <w:tmpl w:val="C08AEF0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16E51BB"/>
    <w:multiLevelType w:val="multilevel"/>
    <w:tmpl w:val="84760E08"/>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4FE12D3"/>
    <w:multiLevelType w:val="multilevel"/>
    <w:tmpl w:val="CC1CDCB8"/>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5E23A9C"/>
    <w:multiLevelType w:val="multilevel"/>
    <w:tmpl w:val="60EEFA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B717705"/>
    <w:multiLevelType w:val="multilevel"/>
    <w:tmpl w:val="A13049F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E6D01AF"/>
    <w:multiLevelType w:val="multilevel"/>
    <w:tmpl w:val="91F8486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0062F42"/>
    <w:multiLevelType w:val="multilevel"/>
    <w:tmpl w:val="7A92ABA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1A01D02"/>
    <w:multiLevelType w:val="multilevel"/>
    <w:tmpl w:val="2E1434BC"/>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1A9002D"/>
    <w:multiLevelType w:val="multilevel"/>
    <w:tmpl w:val="D0A0137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1AD10EC"/>
    <w:multiLevelType w:val="multilevel"/>
    <w:tmpl w:val="9E9A1FC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3E8424A"/>
    <w:multiLevelType w:val="multilevel"/>
    <w:tmpl w:val="C7C8E0E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4A7520D"/>
    <w:multiLevelType w:val="multilevel"/>
    <w:tmpl w:val="22D81E88"/>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5707F64"/>
    <w:multiLevelType w:val="multilevel"/>
    <w:tmpl w:val="E24E5E1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6525A5E"/>
    <w:multiLevelType w:val="multilevel"/>
    <w:tmpl w:val="2D381FC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70D47E9"/>
    <w:multiLevelType w:val="multilevel"/>
    <w:tmpl w:val="F5B01F9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7F929F0"/>
    <w:multiLevelType w:val="multilevel"/>
    <w:tmpl w:val="07F4603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89B0060"/>
    <w:multiLevelType w:val="multilevel"/>
    <w:tmpl w:val="0C9AE29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8F457CB"/>
    <w:multiLevelType w:val="multilevel"/>
    <w:tmpl w:val="B5E6B324"/>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94C70FB"/>
    <w:multiLevelType w:val="multilevel"/>
    <w:tmpl w:val="4C0266EA"/>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AF113D6"/>
    <w:multiLevelType w:val="multilevel"/>
    <w:tmpl w:val="35F0B9DE"/>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B702785"/>
    <w:multiLevelType w:val="multilevel"/>
    <w:tmpl w:val="AE56B50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D276399"/>
    <w:multiLevelType w:val="multilevel"/>
    <w:tmpl w:val="69FC7EF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D524D4E"/>
    <w:multiLevelType w:val="multilevel"/>
    <w:tmpl w:val="C9D8E12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DB531B8"/>
    <w:multiLevelType w:val="multilevel"/>
    <w:tmpl w:val="2E2EF58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E0E08C0"/>
    <w:multiLevelType w:val="multilevel"/>
    <w:tmpl w:val="9C027BC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5257F42"/>
    <w:multiLevelType w:val="multilevel"/>
    <w:tmpl w:val="D93A3CCA"/>
    <w:lvl w:ilvl="0">
      <w:start w:val="1"/>
      <w:numFmt w:val="bullet"/>
      <w:lvlText w:val="•"/>
      <w:lvlJc w:val="left"/>
      <w:pPr>
        <w:ind w:left="1380" w:hanging="138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2100" w:hanging="21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820" w:hanging="28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3540" w:hanging="354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4260" w:hanging="42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980" w:hanging="498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700" w:hanging="570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6420" w:hanging="64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7140" w:hanging="714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31" w15:restartNumberingAfterBreak="0">
    <w:nsid w:val="36521665"/>
    <w:multiLevelType w:val="multilevel"/>
    <w:tmpl w:val="B628CEF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3B6555B2"/>
    <w:multiLevelType w:val="multilevel"/>
    <w:tmpl w:val="B5FAB24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C9C665C"/>
    <w:multiLevelType w:val="multilevel"/>
    <w:tmpl w:val="4EB255BC"/>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CA95FC3"/>
    <w:multiLevelType w:val="multilevel"/>
    <w:tmpl w:val="14C29540"/>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EF45042"/>
    <w:multiLevelType w:val="multilevel"/>
    <w:tmpl w:val="52144E5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414D62AA"/>
    <w:multiLevelType w:val="multilevel"/>
    <w:tmpl w:val="E1A2B4C8"/>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418A1A04"/>
    <w:multiLevelType w:val="multilevel"/>
    <w:tmpl w:val="65CA5254"/>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44AD72DE"/>
    <w:multiLevelType w:val="multilevel"/>
    <w:tmpl w:val="EACE7244"/>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6D50B28"/>
    <w:multiLevelType w:val="multilevel"/>
    <w:tmpl w:val="6D4A52E2"/>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9C12DAC"/>
    <w:multiLevelType w:val="multilevel"/>
    <w:tmpl w:val="942A84B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4B943D29"/>
    <w:multiLevelType w:val="multilevel"/>
    <w:tmpl w:val="3BD2636A"/>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EEE44DF"/>
    <w:multiLevelType w:val="multilevel"/>
    <w:tmpl w:val="C02E492A"/>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50B9098C"/>
    <w:multiLevelType w:val="multilevel"/>
    <w:tmpl w:val="FA308DD0"/>
    <w:lvl w:ilvl="0">
      <w:start w:val="16"/>
      <w:numFmt w:val="upperLetter"/>
      <w:lvlText w:val="%1"/>
      <w:lvlJc w:val="left"/>
      <w:pPr>
        <w:ind w:left="1339" w:hanging="1339"/>
      </w:pPr>
      <w:rPr>
        <w:rFonts w:ascii="Verdana" w:eastAsia="Verdana" w:hAnsi="Verdana" w:cs="Verdana"/>
        <w:b w:val="0"/>
        <w:i w:val="0"/>
        <w:strike w:val="0"/>
        <w:color w:val="000000"/>
        <w:sz w:val="20"/>
        <w:szCs w:val="20"/>
        <w:u w:val="none"/>
        <w:shd w:val="clear" w:color="auto" w:fill="auto"/>
        <w:vertAlign w:val="baseline"/>
      </w:rPr>
    </w:lvl>
    <w:lvl w:ilvl="1">
      <w:start w:val="1"/>
      <w:numFmt w:val="lowerLetter"/>
      <w:lvlText w:val="%2"/>
      <w:lvlJc w:val="left"/>
      <w:pPr>
        <w:ind w:left="2100" w:hanging="2100"/>
      </w:pPr>
      <w:rPr>
        <w:rFonts w:ascii="Verdana" w:eastAsia="Verdana" w:hAnsi="Verdana" w:cs="Verdana"/>
        <w:b w:val="0"/>
        <w:i w:val="0"/>
        <w:strike w:val="0"/>
        <w:color w:val="000000"/>
        <w:sz w:val="20"/>
        <w:szCs w:val="20"/>
        <w:u w:val="none"/>
        <w:shd w:val="clear" w:color="auto" w:fill="auto"/>
        <w:vertAlign w:val="baseline"/>
      </w:rPr>
    </w:lvl>
    <w:lvl w:ilvl="2">
      <w:start w:val="1"/>
      <w:numFmt w:val="lowerRoman"/>
      <w:lvlText w:val="%3"/>
      <w:lvlJc w:val="left"/>
      <w:pPr>
        <w:ind w:left="2820" w:hanging="2820"/>
      </w:pPr>
      <w:rPr>
        <w:rFonts w:ascii="Verdana" w:eastAsia="Verdana" w:hAnsi="Verdana" w:cs="Verdana"/>
        <w:b w:val="0"/>
        <w:i w:val="0"/>
        <w:strike w:val="0"/>
        <w:color w:val="000000"/>
        <w:sz w:val="20"/>
        <w:szCs w:val="20"/>
        <w:u w:val="none"/>
        <w:shd w:val="clear" w:color="auto" w:fill="auto"/>
        <w:vertAlign w:val="baseline"/>
      </w:rPr>
    </w:lvl>
    <w:lvl w:ilvl="3">
      <w:start w:val="1"/>
      <w:numFmt w:val="decimal"/>
      <w:lvlText w:val="%4"/>
      <w:lvlJc w:val="left"/>
      <w:pPr>
        <w:ind w:left="3540" w:hanging="3540"/>
      </w:pPr>
      <w:rPr>
        <w:rFonts w:ascii="Verdana" w:eastAsia="Verdana" w:hAnsi="Verdana" w:cs="Verdana"/>
        <w:b w:val="0"/>
        <w:i w:val="0"/>
        <w:strike w:val="0"/>
        <w:color w:val="000000"/>
        <w:sz w:val="20"/>
        <w:szCs w:val="20"/>
        <w:u w:val="none"/>
        <w:shd w:val="clear" w:color="auto" w:fill="auto"/>
        <w:vertAlign w:val="baseline"/>
      </w:rPr>
    </w:lvl>
    <w:lvl w:ilvl="4">
      <w:start w:val="1"/>
      <w:numFmt w:val="lowerLetter"/>
      <w:lvlText w:val="%5"/>
      <w:lvlJc w:val="left"/>
      <w:pPr>
        <w:ind w:left="4260" w:hanging="4260"/>
      </w:pPr>
      <w:rPr>
        <w:rFonts w:ascii="Verdana" w:eastAsia="Verdana" w:hAnsi="Verdana" w:cs="Verdana"/>
        <w:b w:val="0"/>
        <w:i w:val="0"/>
        <w:strike w:val="0"/>
        <w:color w:val="000000"/>
        <w:sz w:val="20"/>
        <w:szCs w:val="20"/>
        <w:u w:val="none"/>
        <w:shd w:val="clear" w:color="auto" w:fill="auto"/>
        <w:vertAlign w:val="baseline"/>
      </w:rPr>
    </w:lvl>
    <w:lvl w:ilvl="5">
      <w:start w:val="1"/>
      <w:numFmt w:val="lowerRoman"/>
      <w:lvlText w:val="%6"/>
      <w:lvlJc w:val="left"/>
      <w:pPr>
        <w:ind w:left="4980" w:hanging="4980"/>
      </w:pPr>
      <w:rPr>
        <w:rFonts w:ascii="Verdana" w:eastAsia="Verdana" w:hAnsi="Verdana" w:cs="Verdana"/>
        <w:b w:val="0"/>
        <w:i w:val="0"/>
        <w:strike w:val="0"/>
        <w:color w:val="000000"/>
        <w:sz w:val="20"/>
        <w:szCs w:val="20"/>
        <w:u w:val="none"/>
        <w:shd w:val="clear" w:color="auto" w:fill="auto"/>
        <w:vertAlign w:val="baseline"/>
      </w:rPr>
    </w:lvl>
    <w:lvl w:ilvl="6">
      <w:start w:val="1"/>
      <w:numFmt w:val="decimal"/>
      <w:lvlText w:val="%7"/>
      <w:lvlJc w:val="left"/>
      <w:pPr>
        <w:ind w:left="5700" w:hanging="5700"/>
      </w:pPr>
      <w:rPr>
        <w:rFonts w:ascii="Verdana" w:eastAsia="Verdana" w:hAnsi="Verdana" w:cs="Verdana"/>
        <w:b w:val="0"/>
        <w:i w:val="0"/>
        <w:strike w:val="0"/>
        <w:color w:val="000000"/>
        <w:sz w:val="20"/>
        <w:szCs w:val="20"/>
        <w:u w:val="none"/>
        <w:shd w:val="clear" w:color="auto" w:fill="auto"/>
        <w:vertAlign w:val="baseline"/>
      </w:rPr>
    </w:lvl>
    <w:lvl w:ilvl="7">
      <w:start w:val="1"/>
      <w:numFmt w:val="lowerLetter"/>
      <w:lvlText w:val="%8"/>
      <w:lvlJc w:val="left"/>
      <w:pPr>
        <w:ind w:left="6420" w:hanging="6420"/>
      </w:pPr>
      <w:rPr>
        <w:rFonts w:ascii="Verdana" w:eastAsia="Verdana" w:hAnsi="Verdana" w:cs="Verdana"/>
        <w:b w:val="0"/>
        <w:i w:val="0"/>
        <w:strike w:val="0"/>
        <w:color w:val="000000"/>
        <w:sz w:val="20"/>
        <w:szCs w:val="20"/>
        <w:u w:val="none"/>
        <w:shd w:val="clear" w:color="auto" w:fill="auto"/>
        <w:vertAlign w:val="baseline"/>
      </w:rPr>
    </w:lvl>
    <w:lvl w:ilvl="8">
      <w:start w:val="1"/>
      <w:numFmt w:val="lowerRoman"/>
      <w:lvlText w:val="%9"/>
      <w:lvlJc w:val="left"/>
      <w:pPr>
        <w:ind w:left="7140" w:hanging="7140"/>
      </w:pPr>
      <w:rPr>
        <w:rFonts w:ascii="Verdana" w:eastAsia="Verdana" w:hAnsi="Verdana" w:cs="Verdana"/>
        <w:b w:val="0"/>
        <w:i w:val="0"/>
        <w:strike w:val="0"/>
        <w:color w:val="000000"/>
        <w:sz w:val="20"/>
        <w:szCs w:val="20"/>
        <w:u w:val="none"/>
        <w:shd w:val="clear" w:color="auto" w:fill="auto"/>
        <w:vertAlign w:val="baseline"/>
      </w:rPr>
    </w:lvl>
  </w:abstractNum>
  <w:abstractNum w:abstractNumId="44" w15:restartNumberingAfterBreak="0">
    <w:nsid w:val="538F522F"/>
    <w:multiLevelType w:val="multilevel"/>
    <w:tmpl w:val="377E369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4033546"/>
    <w:multiLevelType w:val="multilevel"/>
    <w:tmpl w:val="D63672B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64B4FC2"/>
    <w:multiLevelType w:val="multilevel"/>
    <w:tmpl w:val="283ABDDC"/>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56900DD3"/>
    <w:multiLevelType w:val="multilevel"/>
    <w:tmpl w:val="027A76C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77D1191"/>
    <w:multiLevelType w:val="multilevel"/>
    <w:tmpl w:val="4022EB7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5BF16B0A"/>
    <w:multiLevelType w:val="multilevel"/>
    <w:tmpl w:val="7C7294DC"/>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5CAC7407"/>
    <w:multiLevelType w:val="multilevel"/>
    <w:tmpl w:val="E3E8F23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EC3337C"/>
    <w:multiLevelType w:val="multilevel"/>
    <w:tmpl w:val="B6E28AA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615C4A18"/>
    <w:multiLevelType w:val="multilevel"/>
    <w:tmpl w:val="9EE8B802"/>
    <w:lvl w:ilvl="0">
      <w:start w:val="1"/>
      <w:numFmt w:val="bullet"/>
      <w:lvlText w:val="-"/>
      <w:lvlJc w:val="left"/>
      <w:pPr>
        <w:ind w:left="161" w:hanging="161"/>
      </w:pPr>
      <w:rPr>
        <w:rFonts w:ascii="Verdana" w:eastAsia="Verdana" w:hAnsi="Verdana" w:cs="Verdana"/>
        <w:b w:val="0"/>
        <w:i w:val="0"/>
        <w:strike w:val="0"/>
        <w:color w:val="000000"/>
        <w:sz w:val="20"/>
        <w:szCs w:val="20"/>
        <w:u w:val="none"/>
        <w:shd w:val="clear" w:color="auto" w:fill="auto"/>
        <w:vertAlign w:val="baseline"/>
      </w:rPr>
    </w:lvl>
    <w:lvl w:ilvl="1">
      <w:start w:val="1"/>
      <w:numFmt w:val="bullet"/>
      <w:lvlText w:val="o"/>
      <w:lvlJc w:val="left"/>
      <w:pPr>
        <w:ind w:left="1080" w:hanging="1080"/>
      </w:pPr>
      <w:rPr>
        <w:rFonts w:ascii="Verdana" w:eastAsia="Verdana" w:hAnsi="Verdana" w:cs="Verdana"/>
        <w:b w:val="0"/>
        <w:i w:val="0"/>
        <w:strike w:val="0"/>
        <w:color w:val="000000"/>
        <w:sz w:val="20"/>
        <w:szCs w:val="20"/>
        <w:u w:val="none"/>
        <w:shd w:val="clear" w:color="auto" w:fill="auto"/>
        <w:vertAlign w:val="baseline"/>
      </w:rPr>
    </w:lvl>
    <w:lvl w:ilvl="2">
      <w:start w:val="1"/>
      <w:numFmt w:val="bullet"/>
      <w:lvlText w:val="▪"/>
      <w:lvlJc w:val="left"/>
      <w:pPr>
        <w:ind w:left="1800" w:hanging="1800"/>
      </w:pPr>
      <w:rPr>
        <w:rFonts w:ascii="Verdana" w:eastAsia="Verdana" w:hAnsi="Verdana" w:cs="Verdana"/>
        <w:b w:val="0"/>
        <w:i w:val="0"/>
        <w:strike w:val="0"/>
        <w:color w:val="000000"/>
        <w:sz w:val="20"/>
        <w:szCs w:val="20"/>
        <w:u w:val="none"/>
        <w:shd w:val="clear" w:color="auto" w:fill="auto"/>
        <w:vertAlign w:val="baseline"/>
      </w:rPr>
    </w:lvl>
    <w:lvl w:ilvl="3">
      <w:start w:val="1"/>
      <w:numFmt w:val="bullet"/>
      <w:lvlText w:val="•"/>
      <w:lvlJc w:val="left"/>
      <w:pPr>
        <w:ind w:left="2520" w:hanging="2520"/>
      </w:pPr>
      <w:rPr>
        <w:rFonts w:ascii="Verdana" w:eastAsia="Verdana" w:hAnsi="Verdana" w:cs="Verdana"/>
        <w:b w:val="0"/>
        <w:i w:val="0"/>
        <w:strike w:val="0"/>
        <w:color w:val="000000"/>
        <w:sz w:val="20"/>
        <w:szCs w:val="20"/>
        <w:u w:val="none"/>
        <w:shd w:val="clear" w:color="auto" w:fill="auto"/>
        <w:vertAlign w:val="baseline"/>
      </w:rPr>
    </w:lvl>
    <w:lvl w:ilvl="4">
      <w:start w:val="1"/>
      <w:numFmt w:val="bullet"/>
      <w:lvlText w:val="o"/>
      <w:lvlJc w:val="left"/>
      <w:pPr>
        <w:ind w:left="3240" w:hanging="3240"/>
      </w:pPr>
      <w:rPr>
        <w:rFonts w:ascii="Verdana" w:eastAsia="Verdana" w:hAnsi="Verdana" w:cs="Verdana"/>
        <w:b w:val="0"/>
        <w:i w:val="0"/>
        <w:strike w:val="0"/>
        <w:color w:val="000000"/>
        <w:sz w:val="20"/>
        <w:szCs w:val="20"/>
        <w:u w:val="none"/>
        <w:shd w:val="clear" w:color="auto" w:fill="auto"/>
        <w:vertAlign w:val="baseline"/>
      </w:rPr>
    </w:lvl>
    <w:lvl w:ilvl="5">
      <w:start w:val="1"/>
      <w:numFmt w:val="bullet"/>
      <w:lvlText w:val="▪"/>
      <w:lvlJc w:val="left"/>
      <w:pPr>
        <w:ind w:left="3960" w:hanging="3960"/>
      </w:pPr>
      <w:rPr>
        <w:rFonts w:ascii="Verdana" w:eastAsia="Verdana" w:hAnsi="Verdana" w:cs="Verdana"/>
        <w:b w:val="0"/>
        <w:i w:val="0"/>
        <w:strike w:val="0"/>
        <w:color w:val="000000"/>
        <w:sz w:val="20"/>
        <w:szCs w:val="20"/>
        <w:u w:val="none"/>
        <w:shd w:val="clear" w:color="auto" w:fill="auto"/>
        <w:vertAlign w:val="baseline"/>
      </w:rPr>
    </w:lvl>
    <w:lvl w:ilvl="6">
      <w:start w:val="1"/>
      <w:numFmt w:val="bullet"/>
      <w:lvlText w:val="•"/>
      <w:lvlJc w:val="left"/>
      <w:pPr>
        <w:ind w:left="4680" w:hanging="4680"/>
      </w:pPr>
      <w:rPr>
        <w:rFonts w:ascii="Verdana" w:eastAsia="Verdana" w:hAnsi="Verdana" w:cs="Verdana"/>
        <w:b w:val="0"/>
        <w:i w:val="0"/>
        <w:strike w:val="0"/>
        <w:color w:val="000000"/>
        <w:sz w:val="20"/>
        <w:szCs w:val="20"/>
        <w:u w:val="none"/>
        <w:shd w:val="clear" w:color="auto" w:fill="auto"/>
        <w:vertAlign w:val="baseline"/>
      </w:rPr>
    </w:lvl>
    <w:lvl w:ilvl="7">
      <w:start w:val="1"/>
      <w:numFmt w:val="bullet"/>
      <w:lvlText w:val="o"/>
      <w:lvlJc w:val="left"/>
      <w:pPr>
        <w:ind w:left="5400" w:hanging="5400"/>
      </w:pPr>
      <w:rPr>
        <w:rFonts w:ascii="Verdana" w:eastAsia="Verdana" w:hAnsi="Verdana" w:cs="Verdana"/>
        <w:b w:val="0"/>
        <w:i w:val="0"/>
        <w:strike w:val="0"/>
        <w:color w:val="000000"/>
        <w:sz w:val="20"/>
        <w:szCs w:val="20"/>
        <w:u w:val="none"/>
        <w:shd w:val="clear" w:color="auto" w:fill="auto"/>
        <w:vertAlign w:val="baseline"/>
      </w:rPr>
    </w:lvl>
    <w:lvl w:ilvl="8">
      <w:start w:val="1"/>
      <w:numFmt w:val="bullet"/>
      <w:lvlText w:val="▪"/>
      <w:lvlJc w:val="left"/>
      <w:pPr>
        <w:ind w:left="6120" w:hanging="6120"/>
      </w:pPr>
      <w:rPr>
        <w:rFonts w:ascii="Verdana" w:eastAsia="Verdana" w:hAnsi="Verdana" w:cs="Verdana"/>
        <w:b w:val="0"/>
        <w:i w:val="0"/>
        <w:strike w:val="0"/>
        <w:color w:val="000000"/>
        <w:sz w:val="20"/>
        <w:szCs w:val="20"/>
        <w:u w:val="none"/>
        <w:shd w:val="clear" w:color="auto" w:fill="auto"/>
        <w:vertAlign w:val="baseline"/>
      </w:rPr>
    </w:lvl>
  </w:abstractNum>
  <w:abstractNum w:abstractNumId="53" w15:restartNumberingAfterBreak="0">
    <w:nsid w:val="65E41A02"/>
    <w:multiLevelType w:val="multilevel"/>
    <w:tmpl w:val="D92E342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65F07CAA"/>
    <w:multiLevelType w:val="multilevel"/>
    <w:tmpl w:val="9DD6BEA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66D536C8"/>
    <w:multiLevelType w:val="multilevel"/>
    <w:tmpl w:val="98D0F0A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674E7A81"/>
    <w:multiLevelType w:val="multilevel"/>
    <w:tmpl w:val="0D5864B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678940A5"/>
    <w:multiLevelType w:val="multilevel"/>
    <w:tmpl w:val="6DCA474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A3A7A18"/>
    <w:multiLevelType w:val="multilevel"/>
    <w:tmpl w:val="6908E2CE"/>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6B8224E6"/>
    <w:multiLevelType w:val="multilevel"/>
    <w:tmpl w:val="A288EB1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CC63D3B"/>
    <w:multiLevelType w:val="multilevel"/>
    <w:tmpl w:val="78EC88DC"/>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7320692B"/>
    <w:multiLevelType w:val="multilevel"/>
    <w:tmpl w:val="B5A62C04"/>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74081552"/>
    <w:multiLevelType w:val="multilevel"/>
    <w:tmpl w:val="558C731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766312D5"/>
    <w:multiLevelType w:val="multilevel"/>
    <w:tmpl w:val="3F202BE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772170AF"/>
    <w:multiLevelType w:val="multilevel"/>
    <w:tmpl w:val="8FE0F260"/>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78EA6E61"/>
    <w:multiLevelType w:val="multilevel"/>
    <w:tmpl w:val="B5702212"/>
    <w:lvl w:ilvl="0">
      <w:start w:val="1"/>
      <w:numFmt w:val="bullet"/>
      <w:lvlText w:val="-"/>
      <w:lvlJc w:val="left"/>
      <w:pPr>
        <w:ind w:left="1181" w:hanging="1181"/>
      </w:pPr>
      <w:rPr>
        <w:rFonts w:ascii="Verdana" w:eastAsia="Verdana" w:hAnsi="Verdana" w:cs="Verdana"/>
        <w:b w:val="0"/>
        <w:i w:val="0"/>
        <w:strike w:val="0"/>
        <w:color w:val="000000"/>
        <w:sz w:val="20"/>
        <w:szCs w:val="20"/>
        <w:u w:val="none"/>
        <w:shd w:val="clear" w:color="auto" w:fill="auto"/>
        <w:vertAlign w:val="baseline"/>
      </w:rPr>
    </w:lvl>
    <w:lvl w:ilvl="1">
      <w:start w:val="1"/>
      <w:numFmt w:val="bullet"/>
      <w:lvlText w:val="o"/>
      <w:lvlJc w:val="left"/>
      <w:pPr>
        <w:ind w:left="2100" w:hanging="2100"/>
      </w:pPr>
      <w:rPr>
        <w:rFonts w:ascii="Verdana" w:eastAsia="Verdana" w:hAnsi="Verdana" w:cs="Verdana"/>
        <w:b w:val="0"/>
        <w:i w:val="0"/>
        <w:strike w:val="0"/>
        <w:color w:val="000000"/>
        <w:sz w:val="20"/>
        <w:szCs w:val="20"/>
        <w:u w:val="none"/>
        <w:shd w:val="clear" w:color="auto" w:fill="auto"/>
        <w:vertAlign w:val="baseline"/>
      </w:rPr>
    </w:lvl>
    <w:lvl w:ilvl="2">
      <w:start w:val="1"/>
      <w:numFmt w:val="bullet"/>
      <w:lvlText w:val="▪"/>
      <w:lvlJc w:val="left"/>
      <w:pPr>
        <w:ind w:left="2820" w:hanging="2820"/>
      </w:pPr>
      <w:rPr>
        <w:rFonts w:ascii="Verdana" w:eastAsia="Verdana" w:hAnsi="Verdana" w:cs="Verdana"/>
        <w:b w:val="0"/>
        <w:i w:val="0"/>
        <w:strike w:val="0"/>
        <w:color w:val="000000"/>
        <w:sz w:val="20"/>
        <w:szCs w:val="20"/>
        <w:u w:val="none"/>
        <w:shd w:val="clear" w:color="auto" w:fill="auto"/>
        <w:vertAlign w:val="baseline"/>
      </w:rPr>
    </w:lvl>
    <w:lvl w:ilvl="3">
      <w:start w:val="1"/>
      <w:numFmt w:val="bullet"/>
      <w:lvlText w:val="•"/>
      <w:lvlJc w:val="left"/>
      <w:pPr>
        <w:ind w:left="3540" w:hanging="3540"/>
      </w:pPr>
      <w:rPr>
        <w:rFonts w:ascii="Verdana" w:eastAsia="Verdana" w:hAnsi="Verdana" w:cs="Verdana"/>
        <w:b w:val="0"/>
        <w:i w:val="0"/>
        <w:strike w:val="0"/>
        <w:color w:val="000000"/>
        <w:sz w:val="20"/>
        <w:szCs w:val="20"/>
        <w:u w:val="none"/>
        <w:shd w:val="clear" w:color="auto" w:fill="auto"/>
        <w:vertAlign w:val="baseline"/>
      </w:rPr>
    </w:lvl>
    <w:lvl w:ilvl="4">
      <w:start w:val="1"/>
      <w:numFmt w:val="bullet"/>
      <w:lvlText w:val="o"/>
      <w:lvlJc w:val="left"/>
      <w:pPr>
        <w:ind w:left="4260" w:hanging="4260"/>
      </w:pPr>
      <w:rPr>
        <w:rFonts w:ascii="Verdana" w:eastAsia="Verdana" w:hAnsi="Verdana" w:cs="Verdana"/>
        <w:b w:val="0"/>
        <w:i w:val="0"/>
        <w:strike w:val="0"/>
        <w:color w:val="000000"/>
        <w:sz w:val="20"/>
        <w:szCs w:val="20"/>
        <w:u w:val="none"/>
        <w:shd w:val="clear" w:color="auto" w:fill="auto"/>
        <w:vertAlign w:val="baseline"/>
      </w:rPr>
    </w:lvl>
    <w:lvl w:ilvl="5">
      <w:start w:val="1"/>
      <w:numFmt w:val="bullet"/>
      <w:lvlText w:val="▪"/>
      <w:lvlJc w:val="left"/>
      <w:pPr>
        <w:ind w:left="4980" w:hanging="4980"/>
      </w:pPr>
      <w:rPr>
        <w:rFonts w:ascii="Verdana" w:eastAsia="Verdana" w:hAnsi="Verdana" w:cs="Verdana"/>
        <w:b w:val="0"/>
        <w:i w:val="0"/>
        <w:strike w:val="0"/>
        <w:color w:val="000000"/>
        <w:sz w:val="20"/>
        <w:szCs w:val="20"/>
        <w:u w:val="none"/>
        <w:shd w:val="clear" w:color="auto" w:fill="auto"/>
        <w:vertAlign w:val="baseline"/>
      </w:rPr>
    </w:lvl>
    <w:lvl w:ilvl="6">
      <w:start w:val="1"/>
      <w:numFmt w:val="bullet"/>
      <w:lvlText w:val="•"/>
      <w:lvlJc w:val="left"/>
      <w:pPr>
        <w:ind w:left="5700" w:hanging="5700"/>
      </w:pPr>
      <w:rPr>
        <w:rFonts w:ascii="Verdana" w:eastAsia="Verdana" w:hAnsi="Verdana" w:cs="Verdana"/>
        <w:b w:val="0"/>
        <w:i w:val="0"/>
        <w:strike w:val="0"/>
        <w:color w:val="000000"/>
        <w:sz w:val="20"/>
        <w:szCs w:val="20"/>
        <w:u w:val="none"/>
        <w:shd w:val="clear" w:color="auto" w:fill="auto"/>
        <w:vertAlign w:val="baseline"/>
      </w:rPr>
    </w:lvl>
    <w:lvl w:ilvl="7">
      <w:start w:val="1"/>
      <w:numFmt w:val="bullet"/>
      <w:lvlText w:val="o"/>
      <w:lvlJc w:val="left"/>
      <w:pPr>
        <w:ind w:left="6420" w:hanging="6420"/>
      </w:pPr>
      <w:rPr>
        <w:rFonts w:ascii="Verdana" w:eastAsia="Verdana" w:hAnsi="Verdana" w:cs="Verdana"/>
        <w:b w:val="0"/>
        <w:i w:val="0"/>
        <w:strike w:val="0"/>
        <w:color w:val="000000"/>
        <w:sz w:val="20"/>
        <w:szCs w:val="20"/>
        <w:u w:val="none"/>
        <w:shd w:val="clear" w:color="auto" w:fill="auto"/>
        <w:vertAlign w:val="baseline"/>
      </w:rPr>
    </w:lvl>
    <w:lvl w:ilvl="8">
      <w:start w:val="1"/>
      <w:numFmt w:val="bullet"/>
      <w:lvlText w:val="▪"/>
      <w:lvlJc w:val="left"/>
      <w:pPr>
        <w:ind w:left="7140" w:hanging="7140"/>
      </w:pPr>
      <w:rPr>
        <w:rFonts w:ascii="Verdana" w:eastAsia="Verdana" w:hAnsi="Verdana" w:cs="Verdana"/>
        <w:b w:val="0"/>
        <w:i w:val="0"/>
        <w:strike w:val="0"/>
        <w:color w:val="000000"/>
        <w:sz w:val="20"/>
        <w:szCs w:val="20"/>
        <w:u w:val="none"/>
        <w:shd w:val="clear" w:color="auto" w:fill="auto"/>
        <w:vertAlign w:val="baseline"/>
      </w:rPr>
    </w:lvl>
  </w:abstractNum>
  <w:abstractNum w:abstractNumId="66" w15:restartNumberingAfterBreak="0">
    <w:nsid w:val="7B400F14"/>
    <w:multiLevelType w:val="multilevel"/>
    <w:tmpl w:val="5852B43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7EEF5821"/>
    <w:multiLevelType w:val="multilevel"/>
    <w:tmpl w:val="6708153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2153970">
    <w:abstractNumId w:val="46"/>
  </w:num>
  <w:num w:numId="2" w16cid:durableId="244002136">
    <w:abstractNumId w:val="16"/>
  </w:num>
  <w:num w:numId="3" w16cid:durableId="1249998795">
    <w:abstractNumId w:val="1"/>
  </w:num>
  <w:num w:numId="4" w16cid:durableId="1863516707">
    <w:abstractNumId w:val="47"/>
  </w:num>
  <w:num w:numId="5" w16cid:durableId="65684879">
    <w:abstractNumId w:val="21"/>
  </w:num>
  <w:num w:numId="6" w16cid:durableId="267785484">
    <w:abstractNumId w:val="9"/>
  </w:num>
  <w:num w:numId="7" w16cid:durableId="906451854">
    <w:abstractNumId w:val="67"/>
  </w:num>
  <w:num w:numId="8" w16cid:durableId="232081076">
    <w:abstractNumId w:val="18"/>
  </w:num>
  <w:num w:numId="9" w16cid:durableId="1416395042">
    <w:abstractNumId w:val="23"/>
  </w:num>
  <w:num w:numId="10" w16cid:durableId="1047337607">
    <w:abstractNumId w:val="53"/>
  </w:num>
  <w:num w:numId="11" w16cid:durableId="81345091">
    <w:abstractNumId w:val="49"/>
  </w:num>
  <w:num w:numId="12" w16cid:durableId="876549662">
    <w:abstractNumId w:val="35"/>
  </w:num>
  <w:num w:numId="13" w16cid:durableId="715277781">
    <w:abstractNumId w:val="54"/>
  </w:num>
  <w:num w:numId="14" w16cid:durableId="806580832">
    <w:abstractNumId w:val="8"/>
  </w:num>
  <w:num w:numId="15" w16cid:durableId="2103137043">
    <w:abstractNumId w:val="20"/>
  </w:num>
  <w:num w:numId="16" w16cid:durableId="1175992707">
    <w:abstractNumId w:val="57"/>
  </w:num>
  <w:num w:numId="17" w16cid:durableId="673189222">
    <w:abstractNumId w:val="60"/>
  </w:num>
  <w:num w:numId="18" w16cid:durableId="619067223">
    <w:abstractNumId w:val="17"/>
  </w:num>
  <w:num w:numId="19" w16cid:durableId="15930376">
    <w:abstractNumId w:val="15"/>
  </w:num>
  <w:num w:numId="20" w16cid:durableId="522935733">
    <w:abstractNumId w:val="63"/>
  </w:num>
  <w:num w:numId="21" w16cid:durableId="1225218485">
    <w:abstractNumId w:val="5"/>
  </w:num>
  <w:num w:numId="22" w16cid:durableId="1664620921">
    <w:abstractNumId w:val="62"/>
  </w:num>
  <w:num w:numId="23" w16cid:durableId="438840252">
    <w:abstractNumId w:val="3"/>
  </w:num>
  <w:num w:numId="24" w16cid:durableId="1522164721">
    <w:abstractNumId w:val="40"/>
  </w:num>
  <w:num w:numId="25" w16cid:durableId="628971879">
    <w:abstractNumId w:val="31"/>
  </w:num>
  <w:num w:numId="26" w16cid:durableId="2047099480">
    <w:abstractNumId w:val="27"/>
  </w:num>
  <w:num w:numId="27" w16cid:durableId="585387749">
    <w:abstractNumId w:val="11"/>
  </w:num>
  <w:num w:numId="28" w16cid:durableId="182130293">
    <w:abstractNumId w:val="10"/>
  </w:num>
  <w:num w:numId="29" w16cid:durableId="51081531">
    <w:abstractNumId w:val="14"/>
  </w:num>
  <w:num w:numId="30" w16cid:durableId="500000412">
    <w:abstractNumId w:val="44"/>
  </w:num>
  <w:num w:numId="31" w16cid:durableId="1084306227">
    <w:abstractNumId w:val="51"/>
  </w:num>
  <w:num w:numId="32" w16cid:durableId="983048967">
    <w:abstractNumId w:val="7"/>
  </w:num>
  <w:num w:numId="33" w16cid:durableId="813522016">
    <w:abstractNumId w:val="12"/>
  </w:num>
  <w:num w:numId="34" w16cid:durableId="590042495">
    <w:abstractNumId w:val="2"/>
  </w:num>
  <w:num w:numId="35" w16cid:durableId="1771195547">
    <w:abstractNumId w:val="28"/>
  </w:num>
  <w:num w:numId="36" w16cid:durableId="263005673">
    <w:abstractNumId w:val="26"/>
  </w:num>
  <w:num w:numId="37" w16cid:durableId="1059934731">
    <w:abstractNumId w:val="43"/>
  </w:num>
  <w:num w:numId="38" w16cid:durableId="2056082290">
    <w:abstractNumId w:val="33"/>
  </w:num>
  <w:num w:numId="39" w16cid:durableId="641613733">
    <w:abstractNumId w:val="30"/>
  </w:num>
  <w:num w:numId="40" w16cid:durableId="864632758">
    <w:abstractNumId w:val="48"/>
  </w:num>
  <w:num w:numId="41" w16cid:durableId="1861309246">
    <w:abstractNumId w:val="65"/>
  </w:num>
  <w:num w:numId="42" w16cid:durableId="1810318728">
    <w:abstractNumId w:val="4"/>
  </w:num>
  <w:num w:numId="43" w16cid:durableId="1526357800">
    <w:abstractNumId w:val="52"/>
  </w:num>
  <w:num w:numId="44" w16cid:durableId="1998800611">
    <w:abstractNumId w:val="13"/>
  </w:num>
  <w:num w:numId="45" w16cid:durableId="1646809839">
    <w:abstractNumId w:val="19"/>
  </w:num>
  <w:num w:numId="46" w16cid:durableId="1479104763">
    <w:abstractNumId w:val="32"/>
  </w:num>
  <w:num w:numId="47" w16cid:durableId="314994423">
    <w:abstractNumId w:val="45"/>
  </w:num>
  <w:num w:numId="48" w16cid:durableId="1584877900">
    <w:abstractNumId w:val="36"/>
  </w:num>
  <w:num w:numId="49" w16cid:durableId="2013028159">
    <w:abstractNumId w:val="0"/>
  </w:num>
  <w:num w:numId="50" w16cid:durableId="1008337629">
    <w:abstractNumId w:val="56"/>
  </w:num>
  <w:num w:numId="51" w16cid:durableId="1352754443">
    <w:abstractNumId w:val="50"/>
  </w:num>
  <w:num w:numId="52" w16cid:durableId="2146772114">
    <w:abstractNumId w:val="22"/>
  </w:num>
  <w:num w:numId="53" w16cid:durableId="594093538">
    <w:abstractNumId w:val="55"/>
  </w:num>
  <w:num w:numId="54" w16cid:durableId="50931342">
    <w:abstractNumId w:val="34"/>
  </w:num>
  <w:num w:numId="55" w16cid:durableId="873036965">
    <w:abstractNumId w:val="59"/>
  </w:num>
  <w:num w:numId="56" w16cid:durableId="170609546">
    <w:abstractNumId w:val="39"/>
  </w:num>
  <w:num w:numId="57" w16cid:durableId="805662782">
    <w:abstractNumId w:val="29"/>
  </w:num>
  <w:num w:numId="58" w16cid:durableId="2123840981">
    <w:abstractNumId w:val="38"/>
  </w:num>
  <w:num w:numId="59" w16cid:durableId="1590115341">
    <w:abstractNumId w:val="58"/>
  </w:num>
  <w:num w:numId="60" w16cid:durableId="79955230">
    <w:abstractNumId w:val="61"/>
  </w:num>
  <w:num w:numId="61" w16cid:durableId="901208242">
    <w:abstractNumId w:val="41"/>
  </w:num>
  <w:num w:numId="62" w16cid:durableId="178129770">
    <w:abstractNumId w:val="6"/>
  </w:num>
  <w:num w:numId="63" w16cid:durableId="813986633">
    <w:abstractNumId w:val="42"/>
  </w:num>
  <w:num w:numId="64" w16cid:durableId="1963924649">
    <w:abstractNumId w:val="24"/>
  </w:num>
  <w:num w:numId="65" w16cid:durableId="1894462653">
    <w:abstractNumId w:val="37"/>
  </w:num>
  <w:num w:numId="66" w16cid:durableId="1921329385">
    <w:abstractNumId w:val="25"/>
  </w:num>
  <w:num w:numId="67" w16cid:durableId="1450972439">
    <w:abstractNumId w:val="66"/>
  </w:num>
  <w:num w:numId="68" w16cid:durableId="1527406292">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ELUGU RENUKA">
    <w15:presenceInfo w15:providerId="AD" w15:userId="S::22B81A0529@cvr.ac.in::100fcd28-f810-47d5-b95b-9a2ff0b953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CD6"/>
    <w:rsid w:val="000112F9"/>
    <w:rsid w:val="00022FB0"/>
    <w:rsid w:val="00124B90"/>
    <w:rsid w:val="001332D5"/>
    <w:rsid w:val="001D3EF8"/>
    <w:rsid w:val="001E6A39"/>
    <w:rsid w:val="001E73D7"/>
    <w:rsid w:val="00244FB3"/>
    <w:rsid w:val="00276539"/>
    <w:rsid w:val="00276C4E"/>
    <w:rsid w:val="002F4A80"/>
    <w:rsid w:val="003442A5"/>
    <w:rsid w:val="00491682"/>
    <w:rsid w:val="004948DE"/>
    <w:rsid w:val="004C5F67"/>
    <w:rsid w:val="004C7888"/>
    <w:rsid w:val="00567CD6"/>
    <w:rsid w:val="005D1C3D"/>
    <w:rsid w:val="005F3C34"/>
    <w:rsid w:val="00612A32"/>
    <w:rsid w:val="00656BB0"/>
    <w:rsid w:val="00685B8E"/>
    <w:rsid w:val="0069765E"/>
    <w:rsid w:val="007F529E"/>
    <w:rsid w:val="0083512B"/>
    <w:rsid w:val="00852304"/>
    <w:rsid w:val="00870B39"/>
    <w:rsid w:val="008917BC"/>
    <w:rsid w:val="008B2F69"/>
    <w:rsid w:val="009053A6"/>
    <w:rsid w:val="00927077"/>
    <w:rsid w:val="009B57FD"/>
    <w:rsid w:val="009F6FC4"/>
    <w:rsid w:val="00A3747A"/>
    <w:rsid w:val="00A402A8"/>
    <w:rsid w:val="00AC4CC4"/>
    <w:rsid w:val="00B877C8"/>
    <w:rsid w:val="00BA0AE2"/>
    <w:rsid w:val="00CC77FB"/>
    <w:rsid w:val="00CF3609"/>
    <w:rsid w:val="00D02A2A"/>
    <w:rsid w:val="00D31565"/>
    <w:rsid w:val="00D66C1D"/>
    <w:rsid w:val="00E623A4"/>
    <w:rsid w:val="00E623A7"/>
    <w:rsid w:val="00E87392"/>
    <w:rsid w:val="00F2203F"/>
    <w:rsid w:val="00F52641"/>
    <w:rsid w:val="00F932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3CC6"/>
  <w15:docId w15:val="{145D8383-D51E-42A1-9840-C163CA01B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IN" w:eastAsia="en-IN" w:bidi="ar-SA"/>
      </w:rPr>
    </w:rPrDefault>
    <w:pPrDefault>
      <w:pPr>
        <w:spacing w:after="18" w:line="248" w:lineRule="auto"/>
        <w:ind w:left="10" w:right="1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1" w:line="251" w:lineRule="auto"/>
      <w:ind w:left="550" w:right="0" w:hanging="10"/>
      <w:jc w:val="left"/>
      <w:outlineLvl w:val="0"/>
    </w:pPr>
    <w:rPr>
      <w:rFonts w:ascii="Verdana" w:eastAsia="Verdana" w:hAnsi="Verdana" w:cs="Verdana"/>
      <w:b/>
      <w:color w:val="000000"/>
      <w:sz w:val="20"/>
      <w:szCs w:val="20"/>
    </w:rPr>
  </w:style>
  <w:style w:type="paragraph" w:styleId="Heading2">
    <w:name w:val="heading 2"/>
    <w:basedOn w:val="Normal"/>
    <w:next w:val="Normal"/>
    <w:uiPriority w:val="9"/>
    <w:unhideWhenUsed/>
    <w:qFormat/>
    <w:pPr>
      <w:keepNext/>
      <w:keepLines/>
      <w:spacing w:before="40" w:after="0"/>
      <w:ind w:left="300" w:right="26"/>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after="0"/>
      <w:ind w:left="300" w:right="26"/>
      <w:outlineLvl w:val="2"/>
    </w:pPr>
    <w:rPr>
      <w:rFonts w:ascii="Calibri" w:eastAsia="Calibri" w:hAnsi="Calibri" w:cs="Calibri"/>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CellMar>
        <w:top w:w="45" w:type="dxa"/>
        <w:left w:w="0" w:type="dxa"/>
        <w:right w:w="0" w:type="dxa"/>
      </w:tblCellMar>
    </w:tblPr>
  </w:style>
  <w:style w:type="table" w:customStyle="1" w:styleId="a2">
    <w:basedOn w:val="TableNormal"/>
    <w:pPr>
      <w:spacing w:after="0" w:line="240" w:lineRule="auto"/>
    </w:pPr>
    <w:tblPr>
      <w:tblStyleRowBandSize w:val="1"/>
      <w:tblStyleColBandSize w:val="1"/>
      <w:tblCellMar>
        <w:left w:w="0" w:type="dxa"/>
        <w:right w:w="0" w:type="dxa"/>
      </w:tblCellMar>
    </w:tblPr>
  </w:style>
  <w:style w:type="table" w:customStyle="1" w:styleId="a3">
    <w:basedOn w:val="TableNormal"/>
    <w:pPr>
      <w:spacing w:after="0" w:line="240" w:lineRule="auto"/>
    </w:pPr>
    <w:tblPr>
      <w:tblStyleRowBandSize w:val="1"/>
      <w:tblStyleColBandSize w:val="1"/>
      <w:tblCellMar>
        <w:left w:w="0" w:type="dxa"/>
        <w:right w:w="0" w:type="dxa"/>
      </w:tblCellMar>
    </w:tblPr>
  </w:style>
  <w:style w:type="table" w:customStyle="1" w:styleId="a4">
    <w:basedOn w:val="TableNormal"/>
    <w:pPr>
      <w:spacing w:after="0" w:line="240" w:lineRule="auto"/>
    </w:pPr>
    <w:tblPr>
      <w:tblStyleRowBandSize w:val="1"/>
      <w:tblStyleColBandSize w:val="1"/>
      <w:tblCellMar>
        <w:top w:w="6" w:type="dxa"/>
        <w:left w:w="4" w:type="dxa"/>
        <w:right w:w="0" w:type="dxa"/>
      </w:tblCellMar>
    </w:tblPr>
  </w:style>
  <w:style w:type="table" w:customStyle="1" w:styleId="a5">
    <w:basedOn w:val="TableNormal"/>
    <w:pPr>
      <w:spacing w:after="0" w:line="240" w:lineRule="auto"/>
    </w:pPr>
    <w:tblPr>
      <w:tblStyleRowBandSize w:val="1"/>
      <w:tblStyleColBandSize w:val="1"/>
      <w:tblCellMar>
        <w:top w:w="6" w:type="dxa"/>
        <w:left w:w="0" w:type="dxa"/>
        <w:right w:w="0" w:type="dxa"/>
      </w:tblCellMar>
    </w:tblPr>
  </w:style>
  <w:style w:type="table" w:customStyle="1" w:styleId="a6">
    <w:basedOn w:val="TableNormal"/>
    <w:pPr>
      <w:spacing w:after="0" w:line="240" w:lineRule="auto"/>
    </w:pPr>
    <w:tblPr>
      <w:tblStyleRowBandSize w:val="1"/>
      <w:tblStyleColBandSize w:val="1"/>
      <w:tblCellMar>
        <w:left w:w="0" w:type="dxa"/>
        <w:right w:w="0" w:type="dxa"/>
      </w:tblCellMar>
    </w:tblPr>
  </w:style>
  <w:style w:type="table" w:customStyle="1" w:styleId="a7">
    <w:basedOn w:val="TableNormal"/>
    <w:pPr>
      <w:spacing w:after="0" w:line="240" w:lineRule="auto"/>
    </w:pPr>
    <w:tblPr>
      <w:tblStyleRowBandSize w:val="1"/>
      <w:tblStyleColBandSize w:val="1"/>
      <w:tblCellMar>
        <w:left w:w="0" w:type="dxa"/>
        <w:right w:w="0" w:type="dxa"/>
      </w:tblCellMar>
    </w:tblPr>
  </w:style>
  <w:style w:type="paragraph" w:styleId="Revision">
    <w:name w:val="Revision"/>
    <w:hidden/>
    <w:uiPriority w:val="99"/>
    <w:semiHidden/>
    <w:rsid w:val="00BA0AE2"/>
    <w:pPr>
      <w:spacing w:after="0" w:line="240" w:lineRule="auto"/>
      <w:ind w:left="0" w:righ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67.png"/><Relationship Id="rId47" Type="http://schemas.openxmlformats.org/officeDocument/2006/relationships/image" Target="media/image4.png"/><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2.png"/><Relationship Id="rId133" Type="http://schemas.openxmlformats.org/officeDocument/2006/relationships/image" Target="media/image78.png"/><Relationship Id="rId138" Type="http://schemas.openxmlformats.org/officeDocument/2006/relationships/image" Target="media/image83.png"/><Relationship Id="rId154" Type="http://schemas.openxmlformats.org/officeDocument/2006/relationships/image" Target="media/image98.jpeg"/><Relationship Id="rId159" Type="http://schemas.openxmlformats.org/officeDocument/2006/relationships/footer" Target="footer4.xml"/><Relationship Id="rId107" Type="http://schemas.openxmlformats.org/officeDocument/2006/relationships/image" Target="media/image57.png"/><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2.png"/><Relationship Id="rId123" Type="http://schemas.openxmlformats.org/officeDocument/2006/relationships/image" Target="media/image290.png"/><Relationship Id="rId128" Type="http://schemas.openxmlformats.org/officeDocument/2006/relationships/image" Target="media/image75.png"/><Relationship Id="rId144" Type="http://schemas.openxmlformats.org/officeDocument/2006/relationships/image" Target="media/image89.png"/><Relationship Id="rId149"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footer" Target="footer2.xml"/><Relationship Id="rId160" Type="http://schemas.openxmlformats.org/officeDocument/2006/relationships/footer" Target="footer5.xml"/><Relationship Id="rId165" Type="http://schemas.openxmlformats.org/officeDocument/2006/relationships/theme" Target="theme/theme1.xml"/><Relationship Id="rId48" Type="http://schemas.openxmlformats.org/officeDocument/2006/relationships/hyperlink" Target="https://codecrucks.com/sorting-algorithm/" TargetMode="External"/><Relationship Id="rId64" Type="http://schemas.openxmlformats.org/officeDocument/2006/relationships/image" Target="media/image20.png"/><Relationship Id="rId69" Type="http://schemas.openxmlformats.org/officeDocument/2006/relationships/image" Target="media/image25.png"/><Relationship Id="rId113" Type="http://schemas.openxmlformats.org/officeDocument/2006/relationships/image" Target="media/image63.png"/><Relationship Id="rId118" Type="http://schemas.openxmlformats.org/officeDocument/2006/relationships/image" Target="media/image68.png"/><Relationship Id="rId134" Type="http://schemas.openxmlformats.org/officeDocument/2006/relationships/image" Target="media/image79.png"/><Relationship Id="rId139" Type="http://schemas.openxmlformats.org/officeDocument/2006/relationships/image" Target="media/image84.png"/><Relationship Id="rId80" Type="http://schemas.openxmlformats.org/officeDocument/2006/relationships/image" Target="media/image36.png"/><Relationship Id="rId85" Type="http://schemas.openxmlformats.org/officeDocument/2006/relationships/image" Target="media/image41.png"/><Relationship Id="rId150" Type="http://schemas.openxmlformats.org/officeDocument/2006/relationships/image" Target="media/image95.png"/><Relationship Id="rId155" Type="http://schemas.openxmlformats.org/officeDocument/2006/relationships/image" Target="media/image99.jpeg"/><Relationship Id="rId59" Type="http://schemas.openxmlformats.org/officeDocument/2006/relationships/image" Target="media/image15.png"/><Relationship Id="rId103" Type="http://schemas.openxmlformats.org/officeDocument/2006/relationships/image" Target="media/image53.png"/><Relationship Id="rId108" Type="http://schemas.openxmlformats.org/officeDocument/2006/relationships/image" Target="media/image58.png"/><Relationship Id="rId124" Type="http://schemas.openxmlformats.org/officeDocument/2006/relationships/image" Target="media/image73.png"/><Relationship Id="rId129" Type="http://schemas.openxmlformats.org/officeDocument/2006/relationships/image" Target="media/image430.png"/><Relationship Id="rId54" Type="http://schemas.openxmlformats.org/officeDocument/2006/relationships/image" Target="media/image10.png"/><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header" Target="header3.xml"/><Relationship Id="rId140" Type="http://schemas.openxmlformats.org/officeDocument/2006/relationships/image" Target="media/image85.png"/><Relationship Id="rId145" Type="http://schemas.openxmlformats.org/officeDocument/2006/relationships/image" Target="media/image90.png"/><Relationship Id="rId16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5.png"/><Relationship Id="rId114" Type="http://schemas.openxmlformats.org/officeDocument/2006/relationships/image" Target="media/image64.png"/><Relationship Id="rId119" Type="http://schemas.openxmlformats.org/officeDocument/2006/relationships/image" Target="media/image69.png"/><Relationship Id="rId44" Type="http://schemas.openxmlformats.org/officeDocument/2006/relationships/image" Target="media/image74.png"/><Relationship Id="rId60" Type="http://schemas.openxmlformats.org/officeDocument/2006/relationships/image" Target="media/image16.png"/><Relationship Id="rId65" Type="http://schemas.openxmlformats.org/officeDocument/2006/relationships/image" Target="media/image21.png"/><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image" Target="media/image160.png"/><Relationship Id="rId135" Type="http://schemas.openxmlformats.org/officeDocument/2006/relationships/image" Target="media/image80.png"/><Relationship Id="rId151" Type="http://schemas.openxmlformats.org/officeDocument/2006/relationships/customXml" Target="ink/ink1.xml"/><Relationship Id="rId156" Type="http://schemas.openxmlformats.org/officeDocument/2006/relationships/image" Target="media/image100.jpeg"/><Relationship Id="rId109" Type="http://schemas.openxmlformats.org/officeDocument/2006/relationships/image" Target="media/image59.png"/><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2.png"/><Relationship Id="rId97" Type="http://schemas.openxmlformats.org/officeDocument/2006/relationships/footer" Target="footer3.xml"/><Relationship Id="rId104" Type="http://schemas.openxmlformats.org/officeDocument/2006/relationships/image" Target="media/image54.png"/><Relationship Id="rId120" Type="http://schemas.openxmlformats.org/officeDocument/2006/relationships/image" Target="media/image70.png"/><Relationship Id="rId125" Type="http://schemas.openxmlformats.org/officeDocument/2006/relationships/image" Target="media/image710.png"/><Relationship Id="rId141" Type="http://schemas.openxmlformats.org/officeDocument/2006/relationships/image" Target="media/image86.png"/><Relationship Id="rId146"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27.png"/><Relationship Id="rId92" Type="http://schemas.openxmlformats.org/officeDocument/2006/relationships/header" Target="header1.xml"/><Relationship Id="rId162" Type="http://schemas.openxmlformats.org/officeDocument/2006/relationships/footer" Target="footer6.xml"/><Relationship Id="rId2" Type="http://schemas.openxmlformats.org/officeDocument/2006/relationships/styles" Target="styles.xml"/><Relationship Id="rId45" Type="http://schemas.openxmlformats.org/officeDocument/2006/relationships/image" Target="media/image2.png"/><Relationship Id="rId66" Type="http://schemas.openxmlformats.org/officeDocument/2006/relationships/image" Target="media/image22.png"/><Relationship Id="rId87" Type="http://schemas.openxmlformats.org/officeDocument/2006/relationships/image" Target="media/image43.png"/><Relationship Id="rId110" Type="http://schemas.openxmlformats.org/officeDocument/2006/relationships/image" Target="media/image60.png"/><Relationship Id="rId115" Type="http://schemas.openxmlformats.org/officeDocument/2006/relationships/image" Target="media/image65.png"/><Relationship Id="rId131" Type="http://schemas.openxmlformats.org/officeDocument/2006/relationships/image" Target="media/image76.jpeg"/><Relationship Id="rId136" Type="http://schemas.openxmlformats.org/officeDocument/2006/relationships/image" Target="media/image81.png"/><Relationship Id="rId157" Type="http://schemas.openxmlformats.org/officeDocument/2006/relationships/header" Target="header4.xml"/><Relationship Id="rId61" Type="http://schemas.openxmlformats.org/officeDocument/2006/relationships/image" Target="media/image17.png"/><Relationship Id="rId82" Type="http://schemas.openxmlformats.org/officeDocument/2006/relationships/image" Target="media/image38.png"/><Relationship Id="rId152" Type="http://schemas.openxmlformats.org/officeDocument/2006/relationships/image" Target="media/image96.png"/><Relationship Id="rId56" Type="http://schemas.openxmlformats.org/officeDocument/2006/relationships/image" Target="media/image12.png"/><Relationship Id="rId77" Type="http://schemas.openxmlformats.org/officeDocument/2006/relationships/image" Target="media/image33.png"/><Relationship Id="rId100" Type="http://schemas.openxmlformats.org/officeDocument/2006/relationships/image" Target="media/image50.png"/><Relationship Id="rId105" Type="http://schemas.openxmlformats.org/officeDocument/2006/relationships/image" Target="media/image55.png"/><Relationship Id="rId126" Type="http://schemas.openxmlformats.org/officeDocument/2006/relationships/image" Target="media/image720.png"/><Relationship Id="rId147" Type="http://schemas.openxmlformats.org/officeDocument/2006/relationships/image" Target="media/image92.png"/><Relationship Id="rId8" Type="http://schemas.openxmlformats.org/officeDocument/2006/relationships/hyperlink" Target="https://codecrucks.com/divide-and-conquer/" TargetMode="External"/><Relationship Id="rId51" Type="http://schemas.openxmlformats.org/officeDocument/2006/relationships/image" Target="media/image7.png"/><Relationship Id="rId72" Type="http://schemas.openxmlformats.org/officeDocument/2006/relationships/image" Target="media/image28.png"/><Relationship Id="rId93" Type="http://schemas.openxmlformats.org/officeDocument/2006/relationships/header" Target="header2.xml"/><Relationship Id="rId98" Type="http://schemas.openxmlformats.org/officeDocument/2006/relationships/image" Target="media/image48.png"/><Relationship Id="rId121" Type="http://schemas.openxmlformats.org/officeDocument/2006/relationships/image" Target="media/image71.png"/><Relationship Id="rId142" Type="http://schemas.openxmlformats.org/officeDocument/2006/relationships/image" Target="media/image87.png"/><Relationship Id="rId163" Type="http://schemas.openxmlformats.org/officeDocument/2006/relationships/fontTable" Target="fontTable.xml"/><Relationship Id="rId3" Type="http://schemas.openxmlformats.org/officeDocument/2006/relationships/settings" Target="settings.xml"/><Relationship Id="rId46" Type="http://schemas.openxmlformats.org/officeDocument/2006/relationships/image" Target="media/image3.png"/><Relationship Id="rId67" Type="http://schemas.openxmlformats.org/officeDocument/2006/relationships/image" Target="media/image23.png"/><Relationship Id="rId116" Type="http://schemas.openxmlformats.org/officeDocument/2006/relationships/image" Target="media/image66.png"/><Relationship Id="rId137" Type="http://schemas.openxmlformats.org/officeDocument/2006/relationships/image" Target="media/image82.png"/><Relationship Id="rId158" Type="http://schemas.openxmlformats.org/officeDocument/2006/relationships/header" Target="header5.xml"/><Relationship Id="rId62" Type="http://schemas.openxmlformats.org/officeDocument/2006/relationships/image" Target="media/image18.png"/><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1.png"/><Relationship Id="rId132" Type="http://schemas.openxmlformats.org/officeDocument/2006/relationships/image" Target="media/image77.jpeg"/><Relationship Id="rId153" Type="http://schemas.openxmlformats.org/officeDocument/2006/relationships/image" Target="media/image97.png"/><Relationship Id="rId57" Type="http://schemas.openxmlformats.org/officeDocument/2006/relationships/image" Target="media/image13.png"/><Relationship Id="rId106" Type="http://schemas.openxmlformats.org/officeDocument/2006/relationships/image" Target="media/image56.png"/><Relationship Id="rId127" Type="http://schemas.openxmlformats.org/officeDocument/2006/relationships/image" Target="media/image150.png"/><Relationship Id="rId52" Type="http://schemas.openxmlformats.org/officeDocument/2006/relationships/image" Target="media/image8.png"/><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footer" Target="footer1.xml"/><Relationship Id="rId99" Type="http://schemas.openxmlformats.org/officeDocument/2006/relationships/image" Target="media/image49.png"/><Relationship Id="rId101" Type="http://schemas.openxmlformats.org/officeDocument/2006/relationships/image" Target="media/image51.png"/><Relationship Id="rId122" Type="http://schemas.openxmlformats.org/officeDocument/2006/relationships/image" Target="media/image72.png"/><Relationship Id="rId143" Type="http://schemas.openxmlformats.org/officeDocument/2006/relationships/image" Target="media/image88.png"/><Relationship Id="rId148" Type="http://schemas.openxmlformats.org/officeDocument/2006/relationships/image" Target="media/image93.png"/><Relationship Id="rId164" Type="http://schemas.microsoft.com/office/2011/relationships/people" Target="people.xml"/><Relationship Id="rId4" Type="http://schemas.openxmlformats.org/officeDocument/2006/relationships/webSettings" Target="webSettings.xml"/></Relationships>
</file>

<file path=word/_rels/footer1.xml.rels><?xml version="1.0" encoding="UTF-8" standalone="yes"?>
<Relationships xmlns="http://schemas.openxmlformats.org/package/2006/relationships"><Relationship Id="rId37" Type="http://schemas.openxmlformats.org/officeDocument/2006/relationships/image" Target="media/image280.png"/></Relationships>
</file>

<file path=word/_rels/footer2.xml.rels><?xml version="1.0" encoding="UTF-8" standalone="yes"?>
<Relationships xmlns="http://schemas.openxmlformats.org/package/2006/relationships"><Relationship Id="rId37" Type="http://schemas.openxmlformats.org/officeDocument/2006/relationships/image" Target="media/image280.png"/></Relationships>
</file>

<file path=word/_rels/footer3.xml.rels><?xml version="1.0" encoding="UTF-8" standalone="yes"?>
<Relationships xmlns="http://schemas.openxmlformats.org/package/2006/relationships"><Relationship Id="rId37" Type="http://schemas.openxmlformats.org/officeDocument/2006/relationships/image" Target="media/image2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6T08:17:36.885"/>
    </inkml:context>
    <inkml:brush xml:id="br0">
      <inkml:brushProperty name="width" value="0.05" units="cm"/>
      <inkml:brushProperty name="height" value="0.05" units="cm"/>
    </inkml:brush>
  </inkml:definitions>
  <inkml:trace contextRef="#ctx0" brushRef="#br0">408 527 24575,'0'65'0,"2"95"0,0-131 0,2-1 0,1 1 0,13 43 0,-5-23 0,-1 0 0,-2 2 0,5 93 0,-15 156 0,-3-167 0,2 23-1365,1-128-5461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34</Pages>
  <Words>4534</Words>
  <Characters>25845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TELUGU RENUKA</cp:lastModifiedBy>
  <cp:revision>49</cp:revision>
  <dcterms:created xsi:type="dcterms:W3CDTF">2024-11-26T03:21:00Z</dcterms:created>
  <dcterms:modified xsi:type="dcterms:W3CDTF">2024-11-26T08:51:00Z</dcterms:modified>
</cp:coreProperties>
</file>